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446"/>
      </w:tblGrid>
      <w:tr w:rsidR="001B3364" w14:paraId="0DCC6818" w14:textId="77777777" w:rsidTr="001B3364">
        <w:trPr>
          <w:trHeight w:val="1852"/>
          <w:jc w:val="center"/>
        </w:trPr>
        <w:tc>
          <w:tcPr>
            <w:tcW w:w="5000" w:type="pct"/>
          </w:tcPr>
          <w:p w14:paraId="14CA052F" w14:textId="7FF742A0" w:rsidR="001B3364" w:rsidRPr="00F63FDE" w:rsidRDefault="001B3364" w:rsidP="00B3337E">
            <w:pPr>
              <w:spacing w:line="360" w:lineRule="auto"/>
              <w:jc w:val="center"/>
              <w:rPr>
                <w:rFonts w:eastAsiaTheme="majorEastAsia" w:cstheme="minorHAnsi"/>
                <w:lang w:eastAsia="en-US"/>
              </w:rPr>
            </w:pPr>
            <w:r w:rsidRPr="00F63FDE">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B3337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12027" w14:paraId="51DA5125" w14:textId="77777777" w:rsidTr="001B3364">
        <w:trPr>
          <w:trHeight w:val="1852"/>
          <w:jc w:val="center"/>
        </w:trPr>
        <w:tc>
          <w:tcPr>
            <w:tcW w:w="5000" w:type="pct"/>
          </w:tcPr>
          <w:p w14:paraId="3A43B097" w14:textId="77777777" w:rsidR="00512027" w:rsidRPr="00F63FDE" w:rsidRDefault="00512027" w:rsidP="00B3337E">
            <w:pPr>
              <w:spacing w:line="360" w:lineRule="auto"/>
              <w:jc w:val="center"/>
              <w:rPr>
                <w:rFonts w:cstheme="minorHAnsi"/>
                <w:noProof/>
              </w:rPr>
            </w:pPr>
          </w:p>
        </w:tc>
      </w:tr>
    </w:tbl>
    <w:p w14:paraId="57687762" w14:textId="13333FF0" w:rsidR="00971DE1" w:rsidRDefault="00971DE1" w:rsidP="00807EAE">
      <w:pPr>
        <w:rPr>
          <w:rFonts w:cstheme="minorHAnsi"/>
        </w:rPr>
      </w:pPr>
      <w:bookmarkStart w:id="0" w:name="_Hlk14967838"/>
      <w:bookmarkStart w:id="1" w:name="_Hlk23950999"/>
      <w:bookmarkStart w:id="2" w:name="_Hlk10713674"/>
      <w:bookmarkStart w:id="3" w:name="_Hlk15306111"/>
      <w:bookmarkEnd w:id="0"/>
    </w:p>
    <w:sdt>
      <w:sdtPr>
        <w:rPr>
          <w:rFonts w:cstheme="minorHAnsi"/>
        </w:rPr>
        <w:id w:val="824939676"/>
        <w:docPartObj>
          <w:docPartGallery w:val="Cover Pages"/>
          <w:docPartUnique/>
        </w:docPartObj>
      </w:sdtPr>
      <w:sdtEndPr/>
      <w:sdtContent>
        <w:p w14:paraId="10FFD0BF" w14:textId="72202CED" w:rsidR="002E0985" w:rsidRPr="009A6E94" w:rsidRDefault="002E0985" w:rsidP="00807EAE">
          <w:pPr>
            <w:rPr>
              <w:rFonts w:cstheme="minorHAnsi"/>
            </w:rPr>
          </w:pPr>
        </w:p>
        <w:p w14:paraId="6B377865" w14:textId="3AB660F3" w:rsidR="00BB2E46" w:rsidRDefault="00BB2E46" w:rsidP="0036023D">
          <w:pPr>
            <w:pStyle w:val="SIUT-Intestazione"/>
            <w:rPr>
              <w:rFonts w:asciiTheme="minorHAnsi" w:hAnsiTheme="minorHAnsi" w:cstheme="minorHAnsi"/>
              <w:b w:val="0"/>
              <w:i w:val="0"/>
            </w:rPr>
          </w:pPr>
          <w:r w:rsidRPr="00C81570">
            <w:rPr>
              <w:rFonts w:asciiTheme="minorHAnsi" w:hAnsiTheme="minorHAnsi" w:cstheme="minorHAnsi"/>
              <w:b w:val="0"/>
              <w:i w:val="0"/>
            </w:rPr>
            <w:fldChar w:fldCharType="begin"/>
          </w:r>
          <w:r w:rsidRPr="00C81570">
            <w:rPr>
              <w:rFonts w:asciiTheme="minorHAnsi" w:hAnsiTheme="minorHAnsi" w:cstheme="minorHAnsi"/>
            </w:rPr>
            <w:instrText xml:space="preserve"> DOCPROPERTY  Title  \* MERGEFORMAT </w:instrText>
          </w:r>
          <w:r w:rsidRPr="00C81570">
            <w:rPr>
              <w:rFonts w:asciiTheme="minorHAnsi" w:hAnsiTheme="minorHAnsi" w:cstheme="minorHAnsi"/>
              <w:b w:val="0"/>
              <w:i w:val="0"/>
            </w:rPr>
            <w:fldChar w:fldCharType="separate"/>
          </w:r>
          <w:r w:rsidR="009D367D">
            <w:rPr>
              <w:rFonts w:asciiTheme="minorHAnsi" w:hAnsiTheme="minorHAnsi" w:cstheme="minorHAnsi"/>
            </w:rPr>
            <w:t>Specifiche Intervento Scheda n.</w:t>
          </w:r>
          <w:r w:rsidRPr="00C81570">
            <w:rPr>
              <w:rFonts w:asciiTheme="minorHAnsi" w:hAnsiTheme="minorHAnsi" w:cstheme="minorHAnsi"/>
              <w:b w:val="0"/>
              <w:i w:val="0"/>
            </w:rPr>
            <w:fldChar w:fldCharType="end"/>
          </w:r>
          <w:r w:rsidRPr="00B15A46">
            <w:rPr>
              <w:rFonts w:asciiTheme="minorHAnsi" w:hAnsiTheme="minorHAnsi" w:cstheme="minorHAnsi"/>
            </w:rPr>
            <w:t xml:space="preserve"> </w:t>
          </w:r>
          <w:r w:rsidR="00F81294" w:rsidRPr="00B15A46">
            <w:rPr>
              <w:rFonts w:asciiTheme="minorHAnsi" w:hAnsiTheme="minorHAnsi" w:cstheme="minorHAnsi"/>
            </w:rPr>
            <w:fldChar w:fldCharType="begin"/>
          </w:r>
          <w:r w:rsidR="00F81294" w:rsidRPr="00B15A46">
            <w:rPr>
              <w:rFonts w:asciiTheme="minorHAnsi" w:hAnsiTheme="minorHAnsi" w:cstheme="minorHAnsi"/>
            </w:rPr>
            <w:instrText xml:space="preserve"> DOCPROPERTY  Num.scheda  \* MERGEFORMAT </w:instrText>
          </w:r>
          <w:r w:rsidR="00F81294" w:rsidRPr="00B15A46">
            <w:rPr>
              <w:rFonts w:asciiTheme="minorHAnsi" w:hAnsiTheme="minorHAnsi" w:cstheme="minorHAnsi"/>
            </w:rPr>
            <w:fldChar w:fldCharType="separate"/>
          </w:r>
          <w:r w:rsidR="009D367D">
            <w:rPr>
              <w:rFonts w:asciiTheme="minorHAnsi" w:hAnsiTheme="minorHAnsi" w:cstheme="minorHAnsi"/>
            </w:rPr>
            <w:t>021</w:t>
          </w:r>
          <w:r w:rsidR="00F81294" w:rsidRPr="00B15A46">
            <w:rPr>
              <w:rFonts w:asciiTheme="minorHAnsi" w:hAnsiTheme="minorHAnsi" w:cstheme="minorHAnsi"/>
            </w:rPr>
            <w:fldChar w:fldCharType="end"/>
          </w:r>
        </w:p>
        <w:p w14:paraId="40F7ECC1" w14:textId="2C775EAF" w:rsidR="002E0985" w:rsidRPr="00B15A46" w:rsidRDefault="002E0985" w:rsidP="0036023D">
          <w:pPr>
            <w:pStyle w:val="SIUT-Intestazione"/>
            <w:rPr>
              <w:rFonts w:asciiTheme="minorHAnsi" w:hAnsiTheme="minorHAnsi" w:cstheme="minorHAnsi"/>
            </w:rPr>
          </w:pPr>
        </w:p>
        <w:p w14:paraId="7DD2F98A" w14:textId="1A269474" w:rsidR="006C07C1" w:rsidRPr="00B15A46" w:rsidRDefault="00FD1B3B" w:rsidP="0036023D">
          <w:pPr>
            <w:pStyle w:val="SIUT-Intestazione"/>
            <w:rPr>
              <w:rFonts w:asciiTheme="minorHAnsi" w:hAnsiTheme="minorHAnsi" w:cstheme="minorHAnsi"/>
            </w:rPr>
          </w:pPr>
          <w:r>
            <w:rPr>
              <w:rFonts w:asciiTheme="minorHAnsi" w:hAnsiTheme="minorHAnsi" w:cstheme="minorHAnsi"/>
            </w:rPr>
            <w:t xml:space="preserve">SIES - </w:t>
          </w:r>
          <w:r w:rsidR="00F710D0">
            <w:rPr>
              <w:rFonts w:asciiTheme="minorHAnsi" w:hAnsiTheme="minorHAnsi" w:cstheme="minorHAnsi"/>
            </w:rPr>
            <w:t>ReGIndE</w:t>
          </w:r>
        </w:p>
        <w:p w14:paraId="4FC1ACAF" w14:textId="3DA326E7" w:rsidR="002E0985" w:rsidRPr="00B15A46" w:rsidRDefault="002E0985" w:rsidP="002E0985">
          <w:pPr>
            <w:rPr>
              <w:rFonts w:cstheme="minorHAnsi"/>
            </w:rPr>
          </w:pPr>
        </w:p>
        <w:p w14:paraId="3718308E" w14:textId="360B79C0" w:rsidR="00FF0EC8" w:rsidRPr="00B15A46" w:rsidRDefault="00FF0EC8" w:rsidP="002E0985">
          <w:pPr>
            <w:rPr>
              <w:rFonts w:cstheme="minorHAnsi"/>
            </w:rPr>
          </w:pPr>
        </w:p>
        <w:p w14:paraId="714A7D22" w14:textId="51AF7F01" w:rsidR="00FF0EC8" w:rsidRPr="00B15A46" w:rsidRDefault="00FF0EC8" w:rsidP="002E0985">
          <w:pPr>
            <w:rPr>
              <w:rFonts w:cstheme="minorHAnsi"/>
            </w:rPr>
          </w:pPr>
        </w:p>
        <w:p w14:paraId="54A83ABB" w14:textId="77777777" w:rsidR="00FF0EC8" w:rsidRPr="00B15A46" w:rsidRDefault="00FF0EC8" w:rsidP="002E0985">
          <w:pPr>
            <w:rPr>
              <w:rFonts w:cstheme="minorHAnsi"/>
            </w:rPr>
          </w:pPr>
        </w:p>
        <w:p w14:paraId="540A93D5" w14:textId="77777777" w:rsidR="002E0985" w:rsidRPr="00B15A46" w:rsidRDefault="002E0985" w:rsidP="002E0985">
          <w:pPr>
            <w:rPr>
              <w:rFonts w:cstheme="minorHAnsi"/>
            </w:rPr>
          </w:pPr>
        </w:p>
        <w:p w14:paraId="34D63F8D" w14:textId="77777777" w:rsidR="002E0985" w:rsidRPr="00B15A46" w:rsidRDefault="002E0985" w:rsidP="002E0985">
          <w:pPr>
            <w:jc w:val="right"/>
            <w:rPr>
              <w:rFonts w:cstheme="minorHAnsi"/>
              <w:sz w:val="28"/>
              <w:szCs w:val="28"/>
            </w:rPr>
          </w:pPr>
        </w:p>
        <w:bookmarkEnd w:id="1"/>
        <w:p w14:paraId="1A50D0A7" w14:textId="77777777" w:rsidR="002E0985" w:rsidRPr="00B15A46" w:rsidRDefault="002E0985" w:rsidP="002E0985">
          <w:pPr>
            <w:jc w:val="right"/>
            <w:rPr>
              <w:rFonts w:cstheme="minorHAnsi"/>
              <w:sz w:val="28"/>
              <w:szCs w:val="28"/>
            </w:rPr>
          </w:pPr>
        </w:p>
        <w:p w14:paraId="296154A3" w14:textId="4C766E05" w:rsidR="002E0985" w:rsidRPr="00134C20" w:rsidRDefault="002E0985" w:rsidP="00134C20">
          <w:pPr>
            <w:spacing w:after="160" w:line="252" w:lineRule="auto"/>
            <w:jc w:val="right"/>
            <w:rPr>
              <w:rFonts w:eastAsiaTheme="minorEastAsia" w:cstheme="minorHAnsi"/>
              <w:color w:val="1F497D" w:themeColor="text2"/>
              <w:sz w:val="28"/>
              <w:szCs w:val="28"/>
            </w:rPr>
          </w:pPr>
          <w:r w:rsidRPr="00134C20">
            <w:rPr>
              <w:rFonts w:eastAsiaTheme="minorEastAsia" w:cstheme="minorHAnsi"/>
              <w:color w:val="1F497D" w:themeColor="text2"/>
              <w:sz w:val="28"/>
              <w:szCs w:val="28"/>
            </w:rPr>
            <w:t xml:space="preserve">Versione </w:t>
          </w:r>
          <w:r w:rsidR="00CF2E7B">
            <w:rPr>
              <w:rFonts w:eastAsiaTheme="minorEastAsia" w:cstheme="minorHAnsi"/>
              <w:color w:val="1F497D" w:themeColor="text2"/>
              <w:sz w:val="28"/>
              <w:szCs w:val="28"/>
            </w:rPr>
            <w:t>2.</w:t>
          </w:r>
          <w:r w:rsidR="00F063CC">
            <w:rPr>
              <w:rFonts w:eastAsiaTheme="minorEastAsia" w:cstheme="minorHAnsi"/>
              <w:color w:val="1F497D" w:themeColor="text2"/>
              <w:sz w:val="28"/>
              <w:szCs w:val="28"/>
            </w:rPr>
            <w:t>2</w:t>
          </w:r>
          <w:r w:rsidR="004A3D29" w:rsidRPr="00134C20">
            <w:rPr>
              <w:rFonts w:eastAsiaTheme="minorEastAsia" w:cstheme="minorHAnsi"/>
              <w:color w:val="1F497D" w:themeColor="text2"/>
              <w:sz w:val="28"/>
              <w:szCs w:val="28"/>
            </w:rPr>
            <w:t xml:space="preserve"> </w:t>
          </w:r>
          <w:r w:rsidRPr="00134C20">
            <w:rPr>
              <w:rFonts w:eastAsiaTheme="minorEastAsia" w:cstheme="minorHAnsi"/>
              <w:color w:val="1F497D" w:themeColor="text2"/>
              <w:sz w:val="28"/>
              <w:szCs w:val="28"/>
            </w:rPr>
            <w:t xml:space="preserve">del </w:t>
          </w:r>
          <w:r w:rsidR="004A3D29" w:rsidRPr="00134C20">
            <w:rPr>
              <w:rFonts w:eastAsiaTheme="minorEastAsia" w:cstheme="minorHAnsi"/>
              <w:color w:val="1F497D" w:themeColor="text2"/>
              <w:sz w:val="28"/>
              <w:szCs w:val="28"/>
            </w:rPr>
            <w:fldChar w:fldCharType="begin"/>
          </w:r>
          <w:r w:rsidR="004A3D29" w:rsidRPr="00134C20">
            <w:rPr>
              <w:rFonts w:eastAsiaTheme="minorEastAsia" w:cstheme="minorHAnsi"/>
              <w:color w:val="1F497D" w:themeColor="text2"/>
              <w:sz w:val="28"/>
              <w:szCs w:val="28"/>
            </w:rPr>
            <w:instrText xml:space="preserve"> DOCPROPERTY  "Data Versione"  \* MERGEFORMAT </w:instrText>
          </w:r>
          <w:r w:rsidR="004A3D29" w:rsidRPr="00134C20">
            <w:rPr>
              <w:rFonts w:eastAsiaTheme="minorEastAsia" w:cstheme="minorHAnsi"/>
              <w:color w:val="1F497D" w:themeColor="text2"/>
              <w:sz w:val="28"/>
              <w:szCs w:val="28"/>
            </w:rPr>
            <w:fldChar w:fldCharType="separate"/>
          </w:r>
          <w:r w:rsidR="009D367D">
            <w:rPr>
              <w:rFonts w:eastAsiaTheme="minorEastAsia" w:cstheme="minorHAnsi"/>
              <w:color w:val="1F497D" w:themeColor="text2"/>
              <w:sz w:val="28"/>
              <w:szCs w:val="28"/>
            </w:rPr>
            <w:t>18/12/2020</w:t>
          </w:r>
          <w:r w:rsidR="004A3D29" w:rsidRPr="00134C20">
            <w:rPr>
              <w:rFonts w:eastAsiaTheme="minorEastAsia" w:cstheme="minorHAnsi"/>
              <w:color w:val="1F497D" w:themeColor="text2"/>
              <w:sz w:val="28"/>
              <w:szCs w:val="28"/>
            </w:rPr>
            <w:fldChar w:fldCharType="end"/>
          </w:r>
        </w:p>
        <w:p w14:paraId="15F8AD03" w14:textId="19444423" w:rsidR="002E0985" w:rsidRPr="00B15A46" w:rsidRDefault="008B5F47" w:rsidP="002E0985">
          <w:pPr>
            <w:rPr>
              <w:rFonts w:cstheme="minorHAnsi"/>
            </w:rPr>
          </w:pPr>
        </w:p>
      </w:sdtContent>
    </w:sdt>
    <w:p w14:paraId="71AAB7E9" w14:textId="77777777" w:rsidR="002E0985" w:rsidRPr="00B15A46" w:rsidRDefault="002E0985">
      <w:pPr>
        <w:jc w:val="left"/>
        <w:rPr>
          <w:rFonts w:cstheme="minorHAnsi"/>
        </w:rPr>
      </w:pPr>
      <w:r w:rsidRPr="00B15A46">
        <w:rPr>
          <w:rFonts w:cstheme="minorHAnsi"/>
        </w:rPr>
        <w:br w:type="page"/>
      </w:r>
    </w:p>
    <w:p w14:paraId="6E04C8A2" w14:textId="0B60A3AF" w:rsidR="00BB2E46" w:rsidRPr="00B15A46" w:rsidRDefault="00BB2E46" w:rsidP="00416778">
      <w:pPr>
        <w:pStyle w:val="Corpo"/>
        <w:tabs>
          <w:tab w:val="left" w:pos="3156"/>
        </w:tabs>
        <w:jc w:val="center"/>
        <w:rPr>
          <w:rFonts w:cstheme="minorHAnsi"/>
          <w:b/>
          <w:color w:val="1F497D" w:themeColor="text2"/>
          <w:spacing w:val="24"/>
          <w:sz w:val="32"/>
          <w:szCs w:val="40"/>
        </w:rPr>
      </w:pPr>
    </w:p>
    <w:bookmarkEnd w:id="2"/>
    <w:p w14:paraId="60519BC9"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35D24B75"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5FA58E62"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6D543F5C" w14:textId="77777777" w:rsidR="00BB2E46" w:rsidRDefault="00BB2E46" w:rsidP="009048A1">
      <w:pPr>
        <w:widowControl w:val="0"/>
        <w:spacing w:before="60" w:after="120"/>
        <w:ind w:left="426" w:right="566"/>
        <w:rPr>
          <w:rFonts w:cstheme="minorHAnsi"/>
          <w:b/>
          <w:i/>
          <w:color w:val="1F497D" w:themeColor="text2"/>
          <w:spacing w:val="24"/>
          <w:sz w:val="32"/>
          <w:szCs w:val="40"/>
          <w:lang w:eastAsia="ja-JP"/>
        </w:rPr>
      </w:pPr>
      <w:r w:rsidRPr="00C81570">
        <w:rPr>
          <w:rFonts w:cstheme="minorHAnsi"/>
          <w:b/>
          <w:i/>
          <w:color w:val="1F497D" w:themeColor="text2"/>
          <w:spacing w:val="24"/>
          <w:sz w:val="32"/>
          <w:szCs w:val="40"/>
          <w:lang w:eastAsia="ja-JP"/>
        </w:rPr>
        <w:t>Il presente documento è stato redatto con la collaborazione del RTI Engineering Ingegneria Informatica S.p.A</w:t>
      </w:r>
      <w:r>
        <w:rPr>
          <w:rFonts w:cstheme="minorHAnsi"/>
          <w:b/>
          <w:i/>
          <w:color w:val="1F497D" w:themeColor="text2"/>
          <w:spacing w:val="24"/>
          <w:sz w:val="32"/>
          <w:szCs w:val="40"/>
          <w:lang w:eastAsia="ja-JP"/>
        </w:rPr>
        <w:t>.</w:t>
      </w:r>
      <w:r w:rsidRPr="00C81570">
        <w:rPr>
          <w:rFonts w:cstheme="minorHAnsi"/>
          <w:b/>
          <w:i/>
          <w:color w:val="1F497D" w:themeColor="text2"/>
          <w:spacing w:val="24"/>
          <w:sz w:val="32"/>
          <w:szCs w:val="40"/>
          <w:lang w:eastAsia="ja-JP"/>
        </w:rPr>
        <w:t xml:space="preserve"> &amp; Sirfin-PA S.r.l. nell’ambito del contratto CIG 73479643B7 per lo “Sviluppo del </w:t>
      </w:r>
      <w:r>
        <w:rPr>
          <w:rFonts w:cstheme="minorHAnsi"/>
          <w:b/>
          <w:i/>
          <w:color w:val="1F497D" w:themeColor="text2"/>
          <w:spacing w:val="24"/>
          <w:sz w:val="32"/>
          <w:szCs w:val="40"/>
          <w:lang w:eastAsia="ja-JP"/>
        </w:rPr>
        <w:t>S</w:t>
      </w:r>
      <w:r w:rsidRPr="00C81570">
        <w:rPr>
          <w:rFonts w:cstheme="minorHAnsi"/>
          <w:b/>
          <w:i/>
          <w:color w:val="1F497D" w:themeColor="text2"/>
          <w:spacing w:val="24"/>
          <w:sz w:val="32"/>
          <w:szCs w:val="40"/>
          <w:lang w:eastAsia="ja-JP"/>
        </w:rPr>
        <w:t xml:space="preserve">istema </w:t>
      </w:r>
      <w:r>
        <w:rPr>
          <w:rFonts w:cstheme="minorHAnsi"/>
          <w:b/>
          <w:i/>
          <w:color w:val="1F497D" w:themeColor="text2"/>
          <w:spacing w:val="24"/>
          <w:sz w:val="32"/>
          <w:szCs w:val="40"/>
          <w:lang w:eastAsia="ja-JP"/>
        </w:rPr>
        <w:t>I</w:t>
      </w:r>
      <w:r w:rsidRPr="00C81570">
        <w:rPr>
          <w:rFonts w:cstheme="minorHAnsi"/>
          <w:b/>
          <w:i/>
          <w:color w:val="1F497D" w:themeColor="text2"/>
          <w:spacing w:val="24"/>
          <w:sz w:val="32"/>
          <w:szCs w:val="40"/>
          <w:lang w:eastAsia="ja-JP"/>
        </w:rPr>
        <w:t xml:space="preserve">nformativo </w:t>
      </w:r>
      <w:r>
        <w:rPr>
          <w:rFonts w:cstheme="minorHAnsi"/>
          <w:b/>
          <w:i/>
          <w:color w:val="1F497D" w:themeColor="text2"/>
          <w:spacing w:val="24"/>
          <w:sz w:val="32"/>
          <w:szCs w:val="40"/>
          <w:lang w:eastAsia="ja-JP"/>
        </w:rPr>
        <w:t>U</w:t>
      </w:r>
      <w:r w:rsidRPr="00C81570">
        <w:rPr>
          <w:rFonts w:cstheme="minorHAnsi"/>
          <w:b/>
          <w:i/>
          <w:color w:val="1F497D" w:themeColor="text2"/>
          <w:spacing w:val="24"/>
          <w:sz w:val="32"/>
          <w:szCs w:val="40"/>
          <w:lang w:eastAsia="ja-JP"/>
        </w:rPr>
        <w:t xml:space="preserve">nitario </w:t>
      </w:r>
      <w:r>
        <w:rPr>
          <w:rFonts w:cstheme="minorHAnsi"/>
          <w:b/>
          <w:i/>
          <w:color w:val="1F497D" w:themeColor="text2"/>
          <w:spacing w:val="24"/>
          <w:sz w:val="32"/>
          <w:szCs w:val="40"/>
          <w:lang w:eastAsia="ja-JP"/>
        </w:rPr>
        <w:t>T</w:t>
      </w:r>
      <w:r w:rsidRPr="00C81570">
        <w:rPr>
          <w:rFonts w:cstheme="minorHAnsi"/>
          <w:b/>
          <w:i/>
          <w:color w:val="1F497D" w:themeColor="text2"/>
          <w:spacing w:val="24"/>
          <w:sz w:val="32"/>
          <w:szCs w:val="40"/>
          <w:lang w:eastAsia="ja-JP"/>
        </w:rPr>
        <w:t xml:space="preserve">elematico, la manutenzione degli attuali sistemi dell’area </w:t>
      </w:r>
      <w:r>
        <w:rPr>
          <w:rFonts w:cstheme="minorHAnsi"/>
          <w:b/>
          <w:i/>
          <w:color w:val="1F497D" w:themeColor="text2"/>
          <w:spacing w:val="24"/>
          <w:sz w:val="32"/>
          <w:szCs w:val="40"/>
          <w:lang w:eastAsia="ja-JP"/>
        </w:rPr>
        <w:t>P</w:t>
      </w:r>
      <w:r w:rsidRPr="00C81570">
        <w:rPr>
          <w:rFonts w:cstheme="minorHAnsi"/>
          <w:b/>
          <w:i/>
          <w:color w:val="1F497D" w:themeColor="text2"/>
          <w:spacing w:val="24"/>
          <w:sz w:val="32"/>
          <w:szCs w:val="40"/>
          <w:lang w:eastAsia="ja-JP"/>
        </w:rPr>
        <w:t>enale del Ministero della Giustizia e servizi correlati. Lotto 1”</w:t>
      </w:r>
      <w:bookmarkStart w:id="4" w:name="_Hlk24008890"/>
      <w:r w:rsidRPr="00C81570">
        <w:rPr>
          <w:rFonts w:cstheme="minorHAnsi"/>
          <w:b/>
          <w:i/>
          <w:color w:val="1F497D" w:themeColor="text2"/>
          <w:spacing w:val="24"/>
          <w:sz w:val="32"/>
          <w:szCs w:val="40"/>
          <w:lang w:eastAsia="ja-JP"/>
        </w:rPr>
        <w:t>.</w:t>
      </w:r>
      <w:bookmarkEnd w:id="4"/>
    </w:p>
    <w:p w14:paraId="540F8CA1" w14:textId="77777777" w:rsidR="00BB2E46" w:rsidRPr="009C28D5" w:rsidRDefault="00BB2E46" w:rsidP="00BB2E46">
      <w:pPr>
        <w:widowControl w:val="0"/>
        <w:spacing w:before="60" w:after="120"/>
        <w:ind w:left="709" w:right="566"/>
        <w:rPr>
          <w:rFonts w:cstheme="minorHAnsi"/>
          <w:b/>
          <w:i/>
          <w:color w:val="1F497D" w:themeColor="text2"/>
          <w:spacing w:val="24"/>
          <w:sz w:val="32"/>
          <w:szCs w:val="40"/>
          <w:lang w:eastAsia="ja-JP"/>
        </w:rPr>
      </w:pPr>
    </w:p>
    <w:p w14:paraId="3AB9D2D3" w14:textId="448C394A" w:rsidR="00BB2E46" w:rsidRPr="00B5205A" w:rsidRDefault="00BB2E46" w:rsidP="00B5205A">
      <w:pPr>
        <w:jc w:val="left"/>
        <w:rPr>
          <w:rFonts w:cstheme="minorHAnsi"/>
          <w:b/>
          <w:i/>
          <w:szCs w:val="24"/>
          <w:u w:val="single"/>
          <w:lang w:eastAsia="en-US"/>
        </w:rPr>
      </w:pPr>
      <w:r w:rsidRPr="009C28D5">
        <w:rPr>
          <w:rFonts w:cstheme="minorHAnsi"/>
          <w:b/>
          <w:szCs w:val="24"/>
          <w:u w:val="single"/>
        </w:rPr>
        <w:br w:type="page"/>
      </w:r>
    </w:p>
    <w:p w14:paraId="05D9C26C" w14:textId="77777777" w:rsidR="00BB2E46" w:rsidRPr="00C81570" w:rsidRDefault="00BB2E46" w:rsidP="00BB2E46">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17"/>
        <w:gridCol w:w="2959"/>
        <w:gridCol w:w="3772"/>
      </w:tblGrid>
      <w:tr w:rsidR="00CC1FF3" w:rsidRPr="00697619" w14:paraId="0CE98F08"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E046495" w14:textId="77777777" w:rsidR="00CC1FF3" w:rsidRPr="00697619" w:rsidRDefault="00CC1FF3" w:rsidP="0077191D">
            <w:pPr>
              <w:jc w:val="center"/>
              <w:rPr>
                <w:rFonts w:cstheme="minorHAnsi"/>
                <w:b/>
                <w:bCs/>
                <w:color w:val="FFFFFF" w:themeColor="background1"/>
                <w:sz w:val="20"/>
              </w:rPr>
            </w:pPr>
          </w:p>
        </w:tc>
        <w:tc>
          <w:tcPr>
            <w:tcW w:w="153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9935635" w14:textId="77777777" w:rsidR="00CC1FF3" w:rsidRPr="00697619" w:rsidRDefault="00CC1FF3" w:rsidP="0077191D">
            <w:pPr>
              <w:jc w:val="center"/>
              <w:rPr>
                <w:rFonts w:cstheme="minorHAnsi"/>
                <w:b/>
                <w:bCs/>
                <w:noProof/>
                <w:color w:val="FFFFFF" w:themeColor="background1"/>
                <w:sz w:val="20"/>
              </w:rPr>
            </w:pPr>
            <w:r w:rsidRPr="00697619">
              <w:rPr>
                <w:rFonts w:cstheme="minorHAnsi"/>
                <w:b/>
                <w:bCs/>
                <w:color w:val="FFFFFF" w:themeColor="background1"/>
                <w:sz w:val="20"/>
              </w:rPr>
              <w:t>Nominativo</w:t>
            </w:r>
          </w:p>
        </w:tc>
        <w:tc>
          <w:tcPr>
            <w:tcW w:w="195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45F244C" w14:textId="77777777" w:rsidR="00CC1FF3" w:rsidRPr="00697619" w:rsidRDefault="00CC1FF3" w:rsidP="0077191D">
            <w:pPr>
              <w:jc w:val="center"/>
              <w:rPr>
                <w:rFonts w:cstheme="minorHAnsi"/>
                <w:b/>
                <w:bCs/>
                <w:color w:val="FFFFFF" w:themeColor="background1"/>
                <w:sz w:val="20"/>
              </w:rPr>
            </w:pPr>
            <w:r w:rsidRPr="00697619">
              <w:rPr>
                <w:rFonts w:cstheme="minorHAnsi"/>
                <w:b/>
                <w:bCs/>
                <w:color w:val="FFFFFF" w:themeColor="background1"/>
                <w:sz w:val="20"/>
              </w:rPr>
              <w:t>Funzione</w:t>
            </w:r>
          </w:p>
        </w:tc>
      </w:tr>
      <w:tr w:rsidR="00C907B4" w14:paraId="6BEBEB00"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E6FFDE" w14:textId="77777777" w:rsidR="00C907B4" w:rsidRPr="00C907B4" w:rsidRDefault="00C907B4" w:rsidP="00855768">
            <w:pPr>
              <w:jc w:val="center"/>
              <w:rPr>
                <w:rFonts w:cstheme="minorHAnsi"/>
                <w:sz w:val="20"/>
              </w:rPr>
            </w:pPr>
            <w:r w:rsidRPr="00C907B4">
              <w:rPr>
                <w:rFonts w:cstheme="minorHAnsi"/>
                <w:sz w:val="20"/>
              </w:rPr>
              <w:t>Elaborato da</w:t>
            </w:r>
          </w:p>
        </w:tc>
        <w:tc>
          <w:tcPr>
            <w:tcW w:w="1533" w:type="pct"/>
            <w:tcBorders>
              <w:top w:val="single" w:sz="4" w:space="0" w:color="auto"/>
              <w:left w:val="single" w:sz="4" w:space="0" w:color="auto"/>
              <w:bottom w:val="single" w:sz="4" w:space="0" w:color="auto"/>
              <w:right w:val="single" w:sz="4" w:space="0" w:color="auto"/>
            </w:tcBorders>
            <w:vAlign w:val="center"/>
          </w:tcPr>
          <w:p w14:paraId="63F2A4B7" w14:textId="7BBC70A4" w:rsidR="00C907B4" w:rsidRPr="00C907B4" w:rsidRDefault="00C907B4" w:rsidP="00855768">
            <w:pPr>
              <w:jc w:val="center"/>
              <w:rPr>
                <w:rFonts w:cstheme="minorHAnsi"/>
                <w:sz w:val="20"/>
              </w:rPr>
            </w:pPr>
            <w:r w:rsidRPr="00645B12">
              <w:rPr>
                <w:rFonts w:cstheme="minorHAnsi"/>
                <w:sz w:val="20"/>
              </w:rPr>
              <w:t>Umberto Mignogna</w:t>
            </w:r>
          </w:p>
        </w:tc>
        <w:tc>
          <w:tcPr>
            <w:tcW w:w="1955" w:type="pct"/>
            <w:tcBorders>
              <w:top w:val="single" w:sz="4" w:space="0" w:color="auto"/>
              <w:left w:val="single" w:sz="4" w:space="0" w:color="auto"/>
              <w:bottom w:val="single" w:sz="4" w:space="0" w:color="auto"/>
              <w:right w:val="single" w:sz="4" w:space="0" w:color="auto"/>
            </w:tcBorders>
            <w:vAlign w:val="center"/>
          </w:tcPr>
          <w:p w14:paraId="6EA5DBBE" w14:textId="3F585247" w:rsidR="00C907B4" w:rsidRPr="00855768" w:rsidRDefault="00C907B4" w:rsidP="00855768">
            <w:pPr>
              <w:jc w:val="center"/>
              <w:rPr>
                <w:rFonts w:cstheme="minorHAnsi"/>
                <w:i/>
                <w:iCs/>
                <w:sz w:val="20"/>
              </w:rPr>
            </w:pPr>
            <w:r w:rsidRPr="00855768">
              <w:rPr>
                <w:rFonts w:cstheme="minorHAnsi"/>
                <w:i/>
                <w:iCs/>
                <w:sz w:val="20"/>
              </w:rPr>
              <w:t>Analista Funzionale</w:t>
            </w:r>
          </w:p>
        </w:tc>
      </w:tr>
      <w:tr w:rsidR="00C907B4" w14:paraId="7F3538D2"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4A35D41" w14:textId="77777777" w:rsidR="00C907B4" w:rsidRPr="00C907B4" w:rsidRDefault="00C907B4" w:rsidP="00855768">
            <w:pPr>
              <w:jc w:val="center"/>
              <w:rPr>
                <w:rFonts w:cstheme="minorHAnsi"/>
                <w:sz w:val="20"/>
              </w:rPr>
            </w:pPr>
            <w:bookmarkStart w:id="5" w:name="x__Hlk10558887"/>
            <w:r w:rsidRPr="00C907B4">
              <w:rPr>
                <w:rFonts w:cstheme="minorHAnsi"/>
                <w:sz w:val="20"/>
              </w:rPr>
              <w:t>Verificato da</w:t>
            </w:r>
            <w:bookmarkEnd w:id="5"/>
          </w:p>
        </w:tc>
        <w:tc>
          <w:tcPr>
            <w:tcW w:w="1533" w:type="pct"/>
            <w:tcBorders>
              <w:top w:val="single" w:sz="4" w:space="0" w:color="auto"/>
              <w:left w:val="single" w:sz="4" w:space="0" w:color="auto"/>
              <w:bottom w:val="single" w:sz="4" w:space="0" w:color="auto"/>
              <w:right w:val="single" w:sz="4" w:space="0" w:color="auto"/>
            </w:tcBorders>
            <w:vAlign w:val="center"/>
          </w:tcPr>
          <w:p w14:paraId="1A3D6301" w14:textId="449B327F" w:rsidR="00C907B4" w:rsidRPr="00C907B4" w:rsidRDefault="00C907B4" w:rsidP="00855768">
            <w:pPr>
              <w:jc w:val="center"/>
              <w:rPr>
                <w:rFonts w:cstheme="minorHAnsi"/>
                <w:sz w:val="20"/>
              </w:rPr>
            </w:pPr>
            <w:r w:rsidRPr="00697619">
              <w:rPr>
                <w:rFonts w:cstheme="minorHAnsi"/>
                <w:sz w:val="20"/>
              </w:rPr>
              <w:t>Vito Bufi</w:t>
            </w:r>
          </w:p>
          <w:p w14:paraId="400BCF6A" w14:textId="77777777" w:rsidR="00C907B4" w:rsidRPr="00C907B4" w:rsidRDefault="00C907B4" w:rsidP="00855768">
            <w:pPr>
              <w:jc w:val="center"/>
              <w:rPr>
                <w:rFonts w:cstheme="minorHAnsi"/>
                <w:sz w:val="20"/>
              </w:rPr>
            </w:pPr>
            <w:r w:rsidRPr="00C907B4">
              <w:rPr>
                <w:rFonts w:cstheme="minorHAnsi"/>
                <w:sz w:val="20"/>
              </w:rPr>
              <w:t>Alessandro Falleni</w:t>
            </w:r>
          </w:p>
          <w:p w14:paraId="2020FC3D" w14:textId="77777777" w:rsidR="00C907B4" w:rsidRPr="00C907B4" w:rsidRDefault="00C907B4" w:rsidP="00855768">
            <w:pPr>
              <w:jc w:val="center"/>
              <w:rPr>
                <w:rFonts w:cstheme="minorHAnsi"/>
                <w:sz w:val="20"/>
              </w:rPr>
            </w:pPr>
            <w:r w:rsidRPr="00C907B4">
              <w:rPr>
                <w:rFonts w:cstheme="minorHAnsi"/>
                <w:sz w:val="20"/>
              </w:rPr>
              <w:t>Fabio Gattamorta</w:t>
            </w:r>
          </w:p>
        </w:tc>
        <w:tc>
          <w:tcPr>
            <w:tcW w:w="1955" w:type="pct"/>
            <w:tcBorders>
              <w:top w:val="single" w:sz="4" w:space="0" w:color="auto"/>
              <w:left w:val="single" w:sz="4" w:space="0" w:color="auto"/>
              <w:bottom w:val="single" w:sz="4" w:space="0" w:color="auto"/>
              <w:right w:val="single" w:sz="4" w:space="0" w:color="auto"/>
            </w:tcBorders>
            <w:vAlign w:val="center"/>
          </w:tcPr>
          <w:p w14:paraId="2C7964C3" w14:textId="2D9312FA" w:rsidR="00C907B4" w:rsidRPr="00855768" w:rsidRDefault="00C907B4" w:rsidP="00855768">
            <w:pPr>
              <w:jc w:val="center"/>
              <w:rPr>
                <w:rFonts w:cstheme="minorHAnsi"/>
                <w:i/>
                <w:iCs/>
                <w:sz w:val="20"/>
              </w:rPr>
            </w:pPr>
            <w:r w:rsidRPr="00855768">
              <w:rPr>
                <w:rFonts w:cstheme="minorHAnsi"/>
                <w:i/>
                <w:iCs/>
                <w:sz w:val="20"/>
              </w:rPr>
              <w:t>Responsabile Manutenzione Sistemi attuali</w:t>
            </w:r>
          </w:p>
          <w:p w14:paraId="481B53F2" w14:textId="77777777" w:rsidR="00C907B4" w:rsidRPr="00C907B4" w:rsidRDefault="00C907B4" w:rsidP="00855768">
            <w:pPr>
              <w:jc w:val="center"/>
              <w:rPr>
                <w:rFonts w:cstheme="minorHAnsi"/>
                <w:i/>
                <w:sz w:val="20"/>
              </w:rPr>
            </w:pPr>
            <w:r w:rsidRPr="00C907B4">
              <w:rPr>
                <w:rFonts w:cstheme="minorHAnsi"/>
                <w:i/>
                <w:sz w:val="20"/>
              </w:rPr>
              <w:t>Referente Sicurezza</w:t>
            </w:r>
          </w:p>
          <w:p w14:paraId="5B705337" w14:textId="77777777" w:rsidR="00C907B4" w:rsidRPr="00C907B4" w:rsidRDefault="00C907B4" w:rsidP="00855768">
            <w:pPr>
              <w:jc w:val="center"/>
              <w:rPr>
                <w:rFonts w:cstheme="minorHAnsi"/>
                <w:i/>
                <w:sz w:val="20"/>
              </w:rPr>
            </w:pPr>
            <w:r w:rsidRPr="00C907B4">
              <w:rPr>
                <w:rFonts w:cstheme="minorHAnsi"/>
                <w:i/>
                <w:sz w:val="20"/>
              </w:rPr>
              <w:t>Referente PMO e Qualità</w:t>
            </w:r>
          </w:p>
        </w:tc>
      </w:tr>
      <w:tr w:rsidR="00C907B4" w14:paraId="249C9C68"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37D1DA4F" w14:textId="77777777" w:rsidR="00C907B4" w:rsidRPr="00C907B4" w:rsidRDefault="00C907B4" w:rsidP="00855768">
            <w:pPr>
              <w:jc w:val="center"/>
              <w:rPr>
                <w:rFonts w:cstheme="minorHAnsi"/>
                <w:sz w:val="20"/>
              </w:rPr>
            </w:pPr>
            <w:r w:rsidRPr="00C907B4">
              <w:rPr>
                <w:rFonts w:cstheme="minorHAnsi"/>
                <w:sz w:val="20"/>
              </w:rPr>
              <w:t>Approvato da</w:t>
            </w:r>
          </w:p>
        </w:tc>
        <w:tc>
          <w:tcPr>
            <w:tcW w:w="1533" w:type="pct"/>
            <w:tcBorders>
              <w:top w:val="single" w:sz="4" w:space="0" w:color="auto"/>
              <w:left w:val="single" w:sz="4" w:space="0" w:color="auto"/>
              <w:bottom w:val="single" w:sz="4" w:space="0" w:color="auto"/>
              <w:right w:val="single" w:sz="4" w:space="0" w:color="auto"/>
            </w:tcBorders>
            <w:vAlign w:val="center"/>
          </w:tcPr>
          <w:p w14:paraId="08B0D2A8" w14:textId="3EF4B218" w:rsidR="00C907B4" w:rsidRPr="00C907B4" w:rsidRDefault="00855768" w:rsidP="00855768">
            <w:pPr>
              <w:jc w:val="center"/>
              <w:rPr>
                <w:rFonts w:cstheme="minorHAnsi"/>
                <w:sz w:val="20"/>
              </w:rPr>
            </w:pPr>
            <w:r w:rsidRPr="00697619">
              <w:rPr>
                <w:rFonts w:cstheme="minorHAnsi"/>
                <w:sz w:val="20"/>
              </w:rPr>
              <w:t>Paolo Ceccanti</w:t>
            </w:r>
          </w:p>
        </w:tc>
        <w:tc>
          <w:tcPr>
            <w:tcW w:w="1955" w:type="pct"/>
            <w:tcBorders>
              <w:top w:val="single" w:sz="4" w:space="0" w:color="auto"/>
              <w:left w:val="single" w:sz="4" w:space="0" w:color="auto"/>
              <w:bottom w:val="single" w:sz="4" w:space="0" w:color="auto"/>
              <w:right w:val="single" w:sz="4" w:space="0" w:color="auto"/>
            </w:tcBorders>
            <w:vAlign w:val="center"/>
          </w:tcPr>
          <w:p w14:paraId="028E353A" w14:textId="42131F8E" w:rsidR="00C907B4" w:rsidRPr="00855768" w:rsidRDefault="00855768" w:rsidP="00855768">
            <w:pPr>
              <w:jc w:val="center"/>
              <w:rPr>
                <w:rFonts w:cstheme="minorHAnsi"/>
                <w:i/>
                <w:iCs/>
                <w:sz w:val="20"/>
              </w:rPr>
            </w:pPr>
            <w:r w:rsidRPr="00855768">
              <w:rPr>
                <w:rFonts w:cstheme="minorHAnsi"/>
                <w:i/>
                <w:iCs/>
                <w:sz w:val="20"/>
              </w:rPr>
              <w:t>Responsabile Unico Fornitura</w:t>
            </w:r>
          </w:p>
        </w:tc>
      </w:tr>
      <w:tr w:rsidR="00C907B4" w14:paraId="381D237D"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290D50" w14:textId="77777777" w:rsidR="00C907B4" w:rsidRPr="00C907B4" w:rsidRDefault="00C907B4" w:rsidP="00855768">
            <w:pPr>
              <w:jc w:val="center"/>
              <w:rPr>
                <w:rFonts w:cstheme="minorHAnsi"/>
                <w:sz w:val="20"/>
              </w:rPr>
            </w:pPr>
            <w:bookmarkStart w:id="6" w:name="x__Hlk10558793"/>
            <w:r w:rsidRPr="00C907B4">
              <w:rPr>
                <w:rFonts w:cstheme="minorHAnsi"/>
                <w:sz w:val="20"/>
              </w:rPr>
              <w:t>Data approvazione</w:t>
            </w:r>
            <w:bookmarkEnd w:id="6"/>
          </w:p>
        </w:tc>
        <w:tc>
          <w:tcPr>
            <w:tcW w:w="1533" w:type="pct"/>
            <w:tcBorders>
              <w:top w:val="single" w:sz="4" w:space="0" w:color="auto"/>
              <w:left w:val="single" w:sz="4" w:space="0" w:color="auto"/>
              <w:bottom w:val="single" w:sz="4" w:space="0" w:color="auto"/>
              <w:right w:val="single" w:sz="4" w:space="0" w:color="auto"/>
            </w:tcBorders>
            <w:vAlign w:val="center"/>
          </w:tcPr>
          <w:p w14:paraId="6CF08423" w14:textId="3D46A2D8" w:rsidR="00C907B4" w:rsidRPr="00C907B4" w:rsidRDefault="00416778" w:rsidP="00416778">
            <w:pPr>
              <w:jc w:val="center"/>
              <w:rPr>
                <w:rFonts w:cstheme="minorHAnsi"/>
                <w:sz w:val="20"/>
              </w:rPr>
            </w:pPr>
            <w:r>
              <w:rPr>
                <w:rFonts w:cstheme="minorHAnsi"/>
                <w:sz w:val="20"/>
              </w:rPr>
              <w:t>25</w:t>
            </w:r>
            <w:r w:rsidR="00855768">
              <w:rPr>
                <w:rFonts w:cstheme="minorHAnsi"/>
                <w:sz w:val="20"/>
              </w:rPr>
              <w:t>/</w:t>
            </w:r>
            <w:r>
              <w:rPr>
                <w:rFonts w:cstheme="minorHAnsi"/>
                <w:sz w:val="20"/>
              </w:rPr>
              <w:t>01</w:t>
            </w:r>
            <w:r w:rsidR="00855768">
              <w:rPr>
                <w:rFonts w:cstheme="minorHAnsi"/>
                <w:sz w:val="20"/>
              </w:rPr>
              <w:t>/202</w:t>
            </w:r>
            <w:r>
              <w:rPr>
                <w:rFonts w:cstheme="minorHAnsi"/>
                <w:sz w:val="20"/>
              </w:rPr>
              <w:t>1</w:t>
            </w:r>
          </w:p>
        </w:tc>
        <w:tc>
          <w:tcPr>
            <w:tcW w:w="1955" w:type="pct"/>
            <w:tcBorders>
              <w:top w:val="single" w:sz="4" w:space="0" w:color="auto"/>
              <w:left w:val="single" w:sz="4" w:space="0" w:color="auto"/>
              <w:bottom w:val="single" w:sz="4" w:space="0" w:color="auto"/>
              <w:right w:val="single" w:sz="4" w:space="0" w:color="auto"/>
            </w:tcBorders>
            <w:vAlign w:val="center"/>
          </w:tcPr>
          <w:p w14:paraId="620A16E4" w14:textId="78165206" w:rsidR="00C907B4" w:rsidRPr="00C907B4" w:rsidRDefault="00C907B4" w:rsidP="00855768">
            <w:pPr>
              <w:jc w:val="center"/>
              <w:rPr>
                <w:rFonts w:cstheme="minorHAnsi"/>
                <w:i/>
                <w:sz w:val="20"/>
              </w:rPr>
            </w:pPr>
          </w:p>
        </w:tc>
      </w:tr>
      <w:tr w:rsidR="00C907B4" w14:paraId="2626C4ED"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0E73326" w14:textId="77777777" w:rsidR="00C907B4" w:rsidRPr="00C907B4" w:rsidRDefault="00C907B4" w:rsidP="00855768">
            <w:pPr>
              <w:jc w:val="center"/>
              <w:rPr>
                <w:rFonts w:cstheme="minorHAnsi"/>
                <w:sz w:val="20"/>
              </w:rPr>
            </w:pPr>
            <w:bookmarkStart w:id="7" w:name="x__Hlk10558777"/>
            <w:r w:rsidRPr="00C907B4">
              <w:rPr>
                <w:rFonts w:cstheme="minorHAnsi"/>
                <w:sz w:val="20"/>
              </w:rPr>
              <w:t>Livello di riservatezza</w:t>
            </w:r>
            <w:bookmarkEnd w:id="7"/>
          </w:p>
        </w:tc>
        <w:tc>
          <w:tcPr>
            <w:tcW w:w="1533" w:type="pct"/>
            <w:tcBorders>
              <w:top w:val="single" w:sz="4" w:space="0" w:color="auto"/>
              <w:left w:val="single" w:sz="4" w:space="0" w:color="auto"/>
              <w:bottom w:val="single" w:sz="4" w:space="0" w:color="auto"/>
              <w:right w:val="single" w:sz="4" w:space="0" w:color="auto"/>
            </w:tcBorders>
            <w:vAlign w:val="center"/>
          </w:tcPr>
          <w:p w14:paraId="50A2103F" w14:textId="77777777" w:rsidR="00C907B4" w:rsidRPr="00C907B4" w:rsidRDefault="00C907B4" w:rsidP="00855768">
            <w:pPr>
              <w:jc w:val="center"/>
              <w:rPr>
                <w:rFonts w:cstheme="minorHAnsi"/>
                <w:sz w:val="20"/>
              </w:rPr>
            </w:pPr>
            <w:r w:rsidRPr="00C907B4">
              <w:rPr>
                <w:rFonts w:cstheme="minorHAnsi"/>
                <w:sz w:val="20"/>
              </w:rPr>
              <w:t>L4</w:t>
            </w:r>
          </w:p>
        </w:tc>
        <w:tc>
          <w:tcPr>
            <w:tcW w:w="1955" w:type="pct"/>
            <w:tcBorders>
              <w:top w:val="single" w:sz="4" w:space="0" w:color="auto"/>
              <w:left w:val="single" w:sz="4" w:space="0" w:color="auto"/>
              <w:bottom w:val="single" w:sz="4" w:space="0" w:color="auto"/>
              <w:right w:val="single" w:sz="4" w:space="0" w:color="auto"/>
            </w:tcBorders>
            <w:vAlign w:val="center"/>
          </w:tcPr>
          <w:p w14:paraId="745619C0" w14:textId="0B55A645" w:rsidR="00C907B4" w:rsidRPr="00C907B4" w:rsidRDefault="00C907B4" w:rsidP="00855768">
            <w:pPr>
              <w:jc w:val="center"/>
              <w:rPr>
                <w:rFonts w:cstheme="minorHAnsi"/>
                <w:i/>
                <w:sz w:val="20"/>
              </w:rPr>
            </w:pPr>
          </w:p>
        </w:tc>
      </w:tr>
    </w:tbl>
    <w:p w14:paraId="7FF2EE69" w14:textId="77777777" w:rsidR="00BB2E46" w:rsidRPr="00C81570" w:rsidRDefault="00BB2E46" w:rsidP="00BB2E46">
      <w:pPr>
        <w:rPr>
          <w:rFonts w:cstheme="minorHAnsi"/>
          <w:szCs w:val="18"/>
        </w:rPr>
      </w:pPr>
    </w:p>
    <w:p w14:paraId="25B124C9"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74"/>
        <w:gridCol w:w="1355"/>
        <w:gridCol w:w="2892"/>
        <w:gridCol w:w="4127"/>
      </w:tblGrid>
      <w:tr w:rsidR="00BB2E46" w:rsidRPr="00697619" w14:paraId="11D34E13" w14:textId="77777777" w:rsidTr="00C06CA5">
        <w:trPr>
          <w:tblHeader/>
        </w:trPr>
        <w:tc>
          <w:tcPr>
            <w:tcW w:w="660" w:type="pct"/>
            <w:shd w:val="clear" w:color="auto" w:fill="4F81BD" w:themeFill="accent1"/>
          </w:tcPr>
          <w:p w14:paraId="17DD0991"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Versione</w:t>
            </w:r>
          </w:p>
        </w:tc>
        <w:tc>
          <w:tcPr>
            <w:tcW w:w="702" w:type="pct"/>
            <w:shd w:val="clear" w:color="auto" w:fill="4F81BD" w:themeFill="accent1"/>
          </w:tcPr>
          <w:p w14:paraId="15C4AB49"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 xml:space="preserve">Data </w:t>
            </w:r>
          </w:p>
        </w:tc>
        <w:tc>
          <w:tcPr>
            <w:tcW w:w="1499" w:type="pct"/>
            <w:shd w:val="clear" w:color="auto" w:fill="4F81BD" w:themeFill="accent1"/>
          </w:tcPr>
          <w:p w14:paraId="34EBDE6C"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Motivo</w:t>
            </w:r>
          </w:p>
        </w:tc>
        <w:tc>
          <w:tcPr>
            <w:tcW w:w="2139" w:type="pct"/>
            <w:shd w:val="clear" w:color="auto" w:fill="4F81BD" w:themeFill="accent1"/>
          </w:tcPr>
          <w:p w14:paraId="57C092F9"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Modifica</w:t>
            </w:r>
          </w:p>
        </w:tc>
      </w:tr>
      <w:tr w:rsidR="00BB2E46" w:rsidRPr="00697619" w14:paraId="07A660F2" w14:textId="77777777" w:rsidTr="00E83699">
        <w:tc>
          <w:tcPr>
            <w:tcW w:w="660" w:type="pct"/>
            <w:vAlign w:val="center"/>
          </w:tcPr>
          <w:p w14:paraId="7266ECCA" w14:textId="77777777" w:rsidR="00BB2E46" w:rsidRPr="00FF4927" w:rsidRDefault="00BB2E46" w:rsidP="0077191D">
            <w:pPr>
              <w:jc w:val="center"/>
              <w:rPr>
                <w:rFonts w:cstheme="minorHAnsi"/>
                <w:sz w:val="22"/>
                <w:szCs w:val="22"/>
              </w:rPr>
            </w:pPr>
            <w:r w:rsidRPr="00FF4927">
              <w:rPr>
                <w:rFonts w:cstheme="minorHAnsi"/>
                <w:sz w:val="22"/>
                <w:szCs w:val="22"/>
              </w:rPr>
              <w:t>1.0</w:t>
            </w:r>
          </w:p>
        </w:tc>
        <w:tc>
          <w:tcPr>
            <w:tcW w:w="702" w:type="pct"/>
            <w:vAlign w:val="center"/>
          </w:tcPr>
          <w:p w14:paraId="719702EE" w14:textId="39B6F658" w:rsidR="00BB2E46" w:rsidRPr="00FF4927" w:rsidRDefault="00645B12" w:rsidP="00B5205A">
            <w:pPr>
              <w:jc w:val="center"/>
              <w:rPr>
                <w:rFonts w:cstheme="minorHAnsi"/>
                <w:sz w:val="22"/>
                <w:szCs w:val="22"/>
              </w:rPr>
            </w:pPr>
            <w:r w:rsidRPr="00FF4927">
              <w:rPr>
                <w:rFonts w:cstheme="minorHAnsi"/>
                <w:sz w:val="22"/>
                <w:szCs w:val="22"/>
              </w:rPr>
              <w:t>05</w:t>
            </w:r>
            <w:r w:rsidR="00862DD3" w:rsidRPr="00FF4927">
              <w:rPr>
                <w:rFonts w:cstheme="minorHAnsi"/>
                <w:sz w:val="22"/>
                <w:szCs w:val="22"/>
              </w:rPr>
              <w:t>/08/2020</w:t>
            </w:r>
          </w:p>
        </w:tc>
        <w:tc>
          <w:tcPr>
            <w:tcW w:w="1499" w:type="pct"/>
            <w:vAlign w:val="center"/>
          </w:tcPr>
          <w:p w14:paraId="495866E9" w14:textId="77777777" w:rsidR="00BB2E46" w:rsidRPr="00FF4927" w:rsidRDefault="00BB2E46" w:rsidP="0077191D">
            <w:pPr>
              <w:jc w:val="center"/>
              <w:rPr>
                <w:rFonts w:cstheme="minorHAnsi"/>
                <w:sz w:val="22"/>
                <w:szCs w:val="22"/>
              </w:rPr>
            </w:pPr>
            <w:r w:rsidRPr="00FF4927">
              <w:rPr>
                <w:rFonts w:cstheme="minorHAnsi"/>
                <w:sz w:val="22"/>
                <w:szCs w:val="22"/>
              </w:rPr>
              <w:t>Prima Emissione</w:t>
            </w:r>
          </w:p>
        </w:tc>
        <w:tc>
          <w:tcPr>
            <w:tcW w:w="2139" w:type="pct"/>
            <w:vAlign w:val="center"/>
          </w:tcPr>
          <w:p w14:paraId="5F70DBA0" w14:textId="2E269082" w:rsidR="00F8702E" w:rsidRPr="00645B12" w:rsidRDefault="00F8702E" w:rsidP="00B26E26">
            <w:pPr>
              <w:pStyle w:val="SIUTpuntoelenco"/>
              <w:numPr>
                <w:ilvl w:val="0"/>
                <w:numId w:val="0"/>
              </w:numPr>
              <w:ind w:left="480"/>
            </w:pPr>
          </w:p>
        </w:tc>
      </w:tr>
      <w:tr w:rsidR="00FF4927" w:rsidRPr="00697619" w14:paraId="2B76D6F1" w14:textId="77777777" w:rsidTr="00E83699">
        <w:tc>
          <w:tcPr>
            <w:tcW w:w="660" w:type="pct"/>
            <w:vAlign w:val="center"/>
          </w:tcPr>
          <w:p w14:paraId="1E885930" w14:textId="0920B70B" w:rsidR="00FF4927" w:rsidRPr="00645B12" w:rsidRDefault="00FF4927" w:rsidP="0077191D">
            <w:pPr>
              <w:jc w:val="center"/>
              <w:rPr>
                <w:rFonts w:cstheme="minorHAnsi"/>
                <w:sz w:val="20"/>
              </w:rPr>
            </w:pPr>
            <w:r>
              <w:rPr>
                <w:rFonts w:cstheme="minorHAnsi"/>
                <w:sz w:val="20"/>
              </w:rPr>
              <w:t>1.1</w:t>
            </w:r>
          </w:p>
        </w:tc>
        <w:tc>
          <w:tcPr>
            <w:tcW w:w="702" w:type="pct"/>
            <w:vAlign w:val="center"/>
          </w:tcPr>
          <w:p w14:paraId="6FD25B1B" w14:textId="5968B840" w:rsidR="00FF4927" w:rsidRPr="00645B12" w:rsidRDefault="00333888" w:rsidP="00B5205A">
            <w:pPr>
              <w:jc w:val="center"/>
              <w:rPr>
                <w:rFonts w:cstheme="minorHAnsi"/>
                <w:sz w:val="20"/>
              </w:rPr>
            </w:pPr>
            <w:r>
              <w:rPr>
                <w:rFonts w:cstheme="minorHAnsi"/>
                <w:sz w:val="20"/>
              </w:rPr>
              <w:t>09</w:t>
            </w:r>
            <w:r w:rsidR="00FF4927">
              <w:rPr>
                <w:rFonts w:cstheme="minorHAnsi"/>
                <w:sz w:val="20"/>
              </w:rPr>
              <w:t>/10/2020</w:t>
            </w:r>
          </w:p>
        </w:tc>
        <w:tc>
          <w:tcPr>
            <w:tcW w:w="1499" w:type="pct"/>
            <w:vAlign w:val="center"/>
          </w:tcPr>
          <w:p w14:paraId="628DF109" w14:textId="77777777" w:rsidR="00FF4927" w:rsidRPr="00FF4927" w:rsidRDefault="00FF4927" w:rsidP="00FF4927">
            <w:pPr>
              <w:jc w:val="center"/>
              <w:rPr>
                <w:sz w:val="22"/>
                <w:szCs w:val="22"/>
              </w:rPr>
            </w:pPr>
            <w:r w:rsidRPr="00FF4927">
              <w:rPr>
                <w:sz w:val="22"/>
                <w:szCs w:val="22"/>
              </w:rPr>
              <w:t>Seconda Emissione</w:t>
            </w:r>
          </w:p>
          <w:p w14:paraId="73FDFE63" w14:textId="77777777" w:rsidR="00FF4927" w:rsidRPr="00645B12" w:rsidRDefault="00FF4927" w:rsidP="0077191D">
            <w:pPr>
              <w:jc w:val="center"/>
              <w:rPr>
                <w:rFonts w:cstheme="minorHAnsi"/>
                <w:sz w:val="20"/>
              </w:rPr>
            </w:pPr>
          </w:p>
        </w:tc>
        <w:tc>
          <w:tcPr>
            <w:tcW w:w="2139" w:type="pct"/>
            <w:vAlign w:val="center"/>
          </w:tcPr>
          <w:p w14:paraId="06EECE78" w14:textId="4D41FE05" w:rsidR="00FF4927" w:rsidRPr="00EA71EC" w:rsidRDefault="00FF4927" w:rsidP="00FF4927">
            <w:pPr>
              <w:spacing w:line="276" w:lineRule="auto"/>
              <w:rPr>
                <w:rFonts w:cstheme="minorHAnsi"/>
                <w:sz w:val="22"/>
                <w:szCs w:val="22"/>
              </w:rPr>
            </w:pPr>
            <w:r w:rsidRPr="00EA71EC">
              <w:rPr>
                <w:rFonts w:cstheme="minorHAnsi"/>
                <w:sz w:val="22"/>
                <w:szCs w:val="22"/>
              </w:rPr>
              <w:t>Revisione a seguito della e-mail dell’Amministrazione</w:t>
            </w:r>
            <w:r w:rsidR="00A64502" w:rsidRPr="00EA71EC">
              <w:rPr>
                <w:rFonts w:cstheme="minorHAnsi"/>
                <w:sz w:val="22"/>
                <w:szCs w:val="22"/>
              </w:rPr>
              <w:t xml:space="preserve"> (PO)</w:t>
            </w:r>
            <w:r w:rsidRPr="00EA71EC">
              <w:rPr>
                <w:rFonts w:cstheme="minorHAnsi"/>
                <w:sz w:val="22"/>
                <w:szCs w:val="22"/>
              </w:rPr>
              <w:t xml:space="preserve"> del 03/09/2020 ore 17:24 – oggetto: </w:t>
            </w:r>
            <w:r w:rsidR="00A64502" w:rsidRPr="00EA71EC">
              <w:rPr>
                <w:rFonts w:cstheme="minorHAnsi"/>
                <w:sz w:val="22"/>
                <w:szCs w:val="22"/>
              </w:rPr>
              <w:t>‘SIES Scheda Intervento n.21 Gestione Anagrafica Avvocati - RegInde": 17-SIUT-SIE-SI-1.0-20200805-Specifiche-intervento-021-SIES-RegInde’</w:t>
            </w:r>
            <w:r w:rsidRPr="00EA71EC">
              <w:rPr>
                <w:rFonts w:cstheme="minorHAnsi"/>
                <w:sz w:val="22"/>
                <w:szCs w:val="22"/>
              </w:rPr>
              <w:t xml:space="preserve"> </w:t>
            </w:r>
            <w:r w:rsidR="00A64502" w:rsidRPr="00EA71EC">
              <w:rPr>
                <w:rFonts w:cstheme="minorHAnsi"/>
                <w:sz w:val="22"/>
                <w:szCs w:val="22"/>
              </w:rPr>
              <w:t>:</w:t>
            </w:r>
          </w:p>
          <w:p w14:paraId="65FD0A26" w14:textId="7CC93C08" w:rsidR="00EA71EC" w:rsidRPr="00EA71EC" w:rsidRDefault="00EA71EC" w:rsidP="00B26E26">
            <w:pPr>
              <w:pStyle w:val="Paragrafoelenco"/>
            </w:pPr>
            <w:r w:rsidRPr="00EA71EC">
              <w:t xml:space="preserve">Al par. 6.1 specificato l’aggiornamento di 4 fori individuati a valle dell’analisi dei dati </w:t>
            </w:r>
            <w:r w:rsidR="0042452D" w:rsidRPr="00EA71EC">
              <w:t>ReGIndE</w:t>
            </w:r>
            <w:r w:rsidRPr="00EA71EC">
              <w:t>;</w:t>
            </w:r>
          </w:p>
          <w:p w14:paraId="357FEC8B" w14:textId="48A78825" w:rsidR="00FF4927" w:rsidRPr="00EA71EC" w:rsidRDefault="00FF4927" w:rsidP="00B26E26">
            <w:pPr>
              <w:pStyle w:val="Paragrafoelenco"/>
            </w:pPr>
            <w:r w:rsidRPr="00EA71EC">
              <w:t>Al par. 6.2.3.1 è stat</w:t>
            </w:r>
            <w:r w:rsidR="00B2541B" w:rsidRPr="00EA71EC">
              <w:t>a aggiornata le descrizione della ricerca in caso di searchL</w:t>
            </w:r>
            <w:r w:rsidR="00336615" w:rsidRPr="00EA71EC">
              <w:t>imit Exception (punto 3 della e-</w:t>
            </w:r>
            <w:r w:rsidR="00B2541B" w:rsidRPr="00EA71EC">
              <w:t>mail) e descritta la necessità per SIES di visualizzare lo stato dell’Avvocato (punto 6 della e-mail)</w:t>
            </w:r>
            <w:r w:rsidR="00EA71EC" w:rsidRPr="00EA71EC">
              <w:t>;</w:t>
            </w:r>
          </w:p>
          <w:p w14:paraId="16A47D1A" w14:textId="030B8B98" w:rsidR="00B2541B" w:rsidRPr="00EA71EC" w:rsidRDefault="00402360" w:rsidP="00B26E26">
            <w:pPr>
              <w:pStyle w:val="Paragrafoelenco"/>
            </w:pPr>
            <w:r w:rsidRPr="00EA71EC">
              <w:t>Ai</w:t>
            </w:r>
            <w:r w:rsidR="00336615" w:rsidRPr="00EA71EC">
              <w:t xml:space="preserve"> par. 6.1.4.1 </w:t>
            </w:r>
            <w:r w:rsidRPr="00EA71EC">
              <w:t xml:space="preserve">e 6.2.3.1 </w:t>
            </w:r>
            <w:r w:rsidR="00336615" w:rsidRPr="00EA71EC">
              <w:t xml:space="preserve">sono state inserite le problematiche relative alle tabelle COMUNE </w:t>
            </w:r>
            <w:r w:rsidR="00346459" w:rsidRPr="00EA71EC">
              <w:t xml:space="preserve">di SIES </w:t>
            </w:r>
            <w:r w:rsidR="00336615" w:rsidRPr="00EA71EC">
              <w:t>e AVVOCATO di SIES e ReGIndE  e i relativi interventi di soluzione (punto 4 della e-mail)</w:t>
            </w:r>
            <w:r w:rsidR="00333888" w:rsidRPr="00EA71EC">
              <w:t>;</w:t>
            </w:r>
          </w:p>
          <w:p w14:paraId="1B7E264A" w14:textId="2E179F73" w:rsidR="002778B0" w:rsidRPr="00EA71EC" w:rsidRDefault="002778B0" w:rsidP="00B26E26">
            <w:pPr>
              <w:pStyle w:val="Paragrafoelenco"/>
            </w:pPr>
            <w:r w:rsidRPr="00EA71EC">
              <w:t xml:space="preserve">Al par. 6.2.3.1 pag. 39 è stato precisato che la sovrascrittura dell’indirizzo non rappresenta problema per SIES </w:t>
            </w:r>
            <w:r w:rsidR="00333888" w:rsidRPr="00EA71EC">
              <w:rPr>
                <w:rFonts w:ascii="Calibri" w:hAnsi="Calibri" w:cs="Calibri"/>
              </w:rPr>
              <w:t>(punto 5 della e-mail);</w:t>
            </w:r>
          </w:p>
          <w:p w14:paraId="6DE8EAA1" w14:textId="4B3C42AF" w:rsidR="002778B0" w:rsidRPr="00EA71EC" w:rsidRDefault="002778B0" w:rsidP="00B26E26">
            <w:pPr>
              <w:pStyle w:val="Paragrafoelenco"/>
            </w:pPr>
            <w:r w:rsidRPr="00EA71EC">
              <w:t>Al p</w:t>
            </w:r>
            <w:r w:rsidR="00981316" w:rsidRPr="00EA71EC">
              <w:t xml:space="preserve">ar. 6.2.5.2 è stato aggiornato il </w:t>
            </w:r>
            <w:r w:rsidR="00981316" w:rsidRPr="00EA71EC">
              <w:lastRenderedPageBreak/>
              <w:t>protocollo di sicurezza</w:t>
            </w:r>
            <w:r w:rsidR="00333888" w:rsidRPr="00EA71EC">
              <w:t>;</w:t>
            </w:r>
          </w:p>
          <w:p w14:paraId="2F570A76" w14:textId="6B2A278D" w:rsidR="00981316" w:rsidRPr="00EA71EC" w:rsidRDefault="00981316" w:rsidP="00B26E26">
            <w:pPr>
              <w:pStyle w:val="Paragrafoelenco"/>
            </w:pPr>
            <w:r w:rsidRPr="00EA71EC">
              <w:t>Al par. 6.2.5.7 è stato indicato che ReGIndE fornirà il certificato di chiave pubblica</w:t>
            </w:r>
            <w:r w:rsidR="00333888" w:rsidRPr="00EA71EC">
              <w:t>;</w:t>
            </w:r>
          </w:p>
          <w:p w14:paraId="7215053D" w14:textId="3D4A802B" w:rsidR="00FF4927" w:rsidRPr="00645B12" w:rsidRDefault="00346459" w:rsidP="00B26E26">
            <w:pPr>
              <w:pStyle w:val="Paragrafoelenco"/>
            </w:pPr>
            <w:r w:rsidRPr="00EA71EC">
              <w:t>Al par. 6.5.1 sono state inserite alcune precisazioni sulle modalità di esecuzione della Bonifica</w:t>
            </w:r>
            <w:r w:rsidR="00EA71EC" w:rsidRPr="00EA71EC">
              <w:t>;</w:t>
            </w:r>
          </w:p>
        </w:tc>
      </w:tr>
      <w:tr w:rsidR="00CF2E7B" w:rsidRPr="00697619" w14:paraId="1B2E1C1F" w14:textId="77777777" w:rsidTr="00E83699">
        <w:tc>
          <w:tcPr>
            <w:tcW w:w="660" w:type="pct"/>
            <w:vAlign w:val="center"/>
          </w:tcPr>
          <w:p w14:paraId="7F102DB2" w14:textId="52F981D0" w:rsidR="00CF2E7B" w:rsidRDefault="00CF2E7B" w:rsidP="0077191D">
            <w:pPr>
              <w:jc w:val="center"/>
              <w:rPr>
                <w:rFonts w:cstheme="minorHAnsi"/>
                <w:sz w:val="20"/>
              </w:rPr>
            </w:pPr>
            <w:r>
              <w:rPr>
                <w:rFonts w:cstheme="minorHAnsi"/>
                <w:sz w:val="20"/>
              </w:rPr>
              <w:lastRenderedPageBreak/>
              <w:t>2.0</w:t>
            </w:r>
          </w:p>
        </w:tc>
        <w:tc>
          <w:tcPr>
            <w:tcW w:w="702" w:type="pct"/>
            <w:vAlign w:val="center"/>
          </w:tcPr>
          <w:p w14:paraId="2AB5FD7A" w14:textId="19B872A1" w:rsidR="00CF2E7B" w:rsidRDefault="00CF2E7B" w:rsidP="00B5205A">
            <w:pPr>
              <w:jc w:val="center"/>
              <w:rPr>
                <w:rFonts w:cstheme="minorHAnsi"/>
                <w:sz w:val="20"/>
              </w:rPr>
            </w:pPr>
            <w:r>
              <w:rPr>
                <w:rFonts w:cstheme="minorHAnsi"/>
                <w:sz w:val="20"/>
              </w:rPr>
              <w:t>15/12/2020</w:t>
            </w:r>
          </w:p>
        </w:tc>
        <w:tc>
          <w:tcPr>
            <w:tcW w:w="1499" w:type="pct"/>
            <w:vAlign w:val="center"/>
          </w:tcPr>
          <w:p w14:paraId="22C9F5E2" w14:textId="3C7386A0" w:rsidR="00CF2E7B" w:rsidRPr="00FF4927" w:rsidRDefault="00CF2E7B" w:rsidP="00FF4927">
            <w:pPr>
              <w:jc w:val="center"/>
              <w:rPr>
                <w:sz w:val="22"/>
                <w:szCs w:val="22"/>
              </w:rPr>
            </w:pPr>
            <w:r>
              <w:rPr>
                <w:sz w:val="22"/>
                <w:szCs w:val="22"/>
              </w:rPr>
              <w:t>Terza Emissione</w:t>
            </w:r>
          </w:p>
        </w:tc>
        <w:tc>
          <w:tcPr>
            <w:tcW w:w="2139" w:type="pct"/>
            <w:vAlign w:val="center"/>
          </w:tcPr>
          <w:p w14:paraId="6E54D0BC" w14:textId="1811C50A" w:rsidR="00CF2E7B" w:rsidRPr="00EA71EC" w:rsidRDefault="00CF2E7B" w:rsidP="00CF2E7B">
            <w:pPr>
              <w:spacing w:line="276" w:lineRule="auto"/>
              <w:rPr>
                <w:rFonts w:cstheme="minorHAnsi"/>
                <w:sz w:val="22"/>
                <w:szCs w:val="22"/>
              </w:rPr>
            </w:pPr>
            <w:r>
              <w:rPr>
                <w:rFonts w:cstheme="minorHAnsi"/>
                <w:sz w:val="22"/>
                <w:szCs w:val="22"/>
              </w:rPr>
              <w:t xml:space="preserve">     </w:t>
            </w:r>
            <w:r w:rsidRPr="00EA71EC">
              <w:rPr>
                <w:rFonts w:cstheme="minorHAnsi"/>
                <w:sz w:val="22"/>
                <w:szCs w:val="22"/>
              </w:rPr>
              <w:t xml:space="preserve">Revisione a seguito della </w:t>
            </w:r>
            <w:r>
              <w:rPr>
                <w:rFonts w:cstheme="minorHAnsi"/>
                <w:sz w:val="22"/>
                <w:szCs w:val="22"/>
              </w:rPr>
              <w:t xml:space="preserve">call svoltasi su MS Team tra personale </w:t>
            </w:r>
            <w:r w:rsidRPr="00EA71EC">
              <w:rPr>
                <w:rFonts w:cstheme="minorHAnsi"/>
                <w:sz w:val="22"/>
                <w:szCs w:val="22"/>
              </w:rPr>
              <w:t xml:space="preserve">dell’Amministrazione (PO) </w:t>
            </w:r>
            <w:r>
              <w:rPr>
                <w:rFonts w:cstheme="minorHAnsi"/>
                <w:sz w:val="22"/>
                <w:szCs w:val="22"/>
              </w:rPr>
              <w:t xml:space="preserve"> e personale del Fornitore in data 10/12</w:t>
            </w:r>
            <w:r w:rsidRPr="00EA71EC">
              <w:rPr>
                <w:rFonts w:cstheme="minorHAnsi"/>
                <w:sz w:val="22"/>
                <w:szCs w:val="22"/>
              </w:rPr>
              <w:t xml:space="preserve">/2020 ore </w:t>
            </w:r>
            <w:r>
              <w:rPr>
                <w:rFonts w:cstheme="minorHAnsi"/>
                <w:sz w:val="22"/>
                <w:szCs w:val="22"/>
              </w:rPr>
              <w:t>9:30</w:t>
            </w:r>
            <w:r w:rsidRPr="00EA71EC">
              <w:rPr>
                <w:rFonts w:cstheme="minorHAnsi"/>
                <w:sz w:val="22"/>
                <w:szCs w:val="22"/>
              </w:rPr>
              <w:t xml:space="preserve"> – oggetto: ‘SIES Scheda Intervento n.21 Gestione Anagrafica Avvocati - RegInde": 17-SIUT-SIE-SI-1.0-20200805-Specifiche-intervento-021-SIES-RegInde’ :</w:t>
            </w:r>
          </w:p>
          <w:p w14:paraId="46D8AE56" w14:textId="5F7B0F65" w:rsidR="00CF2E7B" w:rsidRPr="00EA71EC" w:rsidRDefault="00CF2E7B" w:rsidP="00B26E26">
            <w:pPr>
              <w:pStyle w:val="Paragrafoelenco"/>
            </w:pPr>
            <w:r w:rsidRPr="00EA71EC">
              <w:t xml:space="preserve">Al par. 6.1 </w:t>
            </w:r>
            <w:r w:rsidR="00C97018">
              <w:t xml:space="preserve"> pag. 16 primo capoverso </w:t>
            </w:r>
            <w:r w:rsidRPr="00EA71EC">
              <w:t xml:space="preserve">specificato </w:t>
            </w:r>
            <w:proofErr w:type="spellStart"/>
            <w:r w:rsidR="00C97018">
              <w:t>Foro_Avvocati</w:t>
            </w:r>
            <w:proofErr w:type="spellEnd"/>
            <w:r w:rsidRPr="00EA71EC">
              <w:t>;</w:t>
            </w:r>
          </w:p>
          <w:p w14:paraId="01A504C5" w14:textId="245CB1D3" w:rsidR="00CF2E7B" w:rsidRDefault="00CF2E7B" w:rsidP="00B26E26">
            <w:pPr>
              <w:pStyle w:val="Paragrafoelenco"/>
            </w:pPr>
            <w:r w:rsidRPr="00EA71EC">
              <w:t>Al par. 6.</w:t>
            </w:r>
            <w:r w:rsidR="008D4FF9">
              <w:t xml:space="preserve">1 pag. 16 </w:t>
            </w:r>
            <w:r w:rsidRPr="00EA71EC">
              <w:t xml:space="preserve"> </w:t>
            </w:r>
            <w:r w:rsidR="008D4FF9">
              <w:t>specificato che i 4 fori con diversa denominazione dall’attuale saranno trattati con le stesse modalità previste per Napoli Nord;</w:t>
            </w:r>
          </w:p>
          <w:p w14:paraId="4FFC456B" w14:textId="54F5CBDE" w:rsidR="008D4FF9" w:rsidRPr="00EA71EC" w:rsidRDefault="008D4FF9" w:rsidP="00B26E26">
            <w:pPr>
              <w:pStyle w:val="Paragrafoelenco"/>
            </w:pPr>
            <w:r w:rsidRPr="00EA71EC">
              <w:t>Al par. 6.</w:t>
            </w:r>
            <w:r>
              <w:t xml:space="preserve">2.3.1 pag. 36 </w:t>
            </w:r>
            <w:r w:rsidRPr="00EA71EC">
              <w:t xml:space="preserve"> </w:t>
            </w:r>
            <w:r>
              <w:t>specificato che i  risultati saranno filtrati per FORO_AVVOCATI;</w:t>
            </w:r>
          </w:p>
          <w:p w14:paraId="1B5A8C37" w14:textId="1266EEF6" w:rsidR="004C2C8C" w:rsidRPr="00EA71EC" w:rsidRDefault="004C2C8C" w:rsidP="00B26E26">
            <w:pPr>
              <w:pStyle w:val="Paragrafoelenco"/>
            </w:pPr>
            <w:r w:rsidRPr="00EA71EC">
              <w:t>par. 6.</w:t>
            </w:r>
            <w:r>
              <w:t>2.3.1 pag. 38 inserito riferimento a procedura aggiornamento tabelle COMUNE e CG_REF_CODES;</w:t>
            </w:r>
          </w:p>
          <w:p w14:paraId="65DFA650" w14:textId="46CBEEAA" w:rsidR="008D4FF9" w:rsidRPr="00EA71EC" w:rsidRDefault="004C2C8C" w:rsidP="00B26E26">
            <w:pPr>
              <w:pStyle w:val="Paragrafoelenco"/>
            </w:pPr>
            <w:r w:rsidRPr="00EA71EC">
              <w:t>par. 6.</w:t>
            </w:r>
            <w:r>
              <w:t>2.3.1 pag. 39 specificata la possibilità di inserire manualmente un difensore con codice catastale non presente nella tabella COMUNE aggiornata;</w:t>
            </w:r>
          </w:p>
          <w:p w14:paraId="32B49FC8" w14:textId="306CE377" w:rsidR="00CF2E7B" w:rsidRPr="00EA71EC" w:rsidRDefault="00CF2E7B" w:rsidP="00B26E26">
            <w:pPr>
              <w:pStyle w:val="Paragrafoelenco"/>
            </w:pPr>
            <w:r w:rsidRPr="00EA71EC">
              <w:t xml:space="preserve">Ai par. 6.2.3.1 </w:t>
            </w:r>
            <w:r w:rsidR="004C2C8C">
              <w:t xml:space="preserve">pag. 41 </w:t>
            </w:r>
            <w:r w:rsidR="004C2C8C" w:rsidRPr="00EA71EC">
              <w:t xml:space="preserve"> </w:t>
            </w:r>
            <w:r w:rsidR="004C2C8C">
              <w:t>specificato che indirizzo sarà sovrascritto anche se non valorizzato su ReGIndE;</w:t>
            </w:r>
          </w:p>
          <w:p w14:paraId="5662878F" w14:textId="665DA1E7" w:rsidR="00CF2E7B" w:rsidRPr="00EA71EC" w:rsidRDefault="004C2C8C" w:rsidP="00B26E26">
            <w:pPr>
              <w:pStyle w:val="Paragrafoelenco"/>
            </w:pPr>
            <w:r>
              <w:t>Al par. 6.3.3.2 pag. 6</w:t>
            </w:r>
            <w:r w:rsidR="00CF2E7B" w:rsidRPr="00EA71EC">
              <w:t xml:space="preserve">9 </w:t>
            </w:r>
            <w:r>
              <w:t>specificate modalità di trattamento avvocato con</w:t>
            </w:r>
            <w:r w:rsidR="00563A5D">
              <w:t xml:space="preserve"> </w:t>
            </w:r>
            <w:r>
              <w:t xml:space="preserve">codice catastale non presente in </w:t>
            </w:r>
            <w:r>
              <w:lastRenderedPageBreak/>
              <w:t>tabella COMUNE;</w:t>
            </w:r>
          </w:p>
          <w:p w14:paraId="1CF75E5E" w14:textId="2BD59465" w:rsidR="00CF2E7B" w:rsidRPr="00EA71EC" w:rsidRDefault="004C2C8C" w:rsidP="00B26E26">
            <w:pPr>
              <w:pStyle w:val="Paragrafoelenco"/>
            </w:pPr>
            <w:r>
              <w:t>Al par. 6.5.1</w:t>
            </w:r>
            <w:r w:rsidR="00CF2E7B" w:rsidRPr="00EA71EC">
              <w:t xml:space="preserve"> </w:t>
            </w:r>
            <w:r>
              <w:t>specificati prerequisiti per attività di bonifica Avvocato</w:t>
            </w:r>
            <w:r w:rsidR="00CF2E7B" w:rsidRPr="00EA71EC">
              <w:t>;</w:t>
            </w:r>
          </w:p>
          <w:p w14:paraId="38EA9A4C" w14:textId="7EAFDFB7" w:rsidR="00CF2E7B" w:rsidRPr="00EA71EC" w:rsidRDefault="00CF2E7B" w:rsidP="00B26E26">
            <w:pPr>
              <w:pStyle w:val="Paragrafoelenco"/>
            </w:pPr>
            <w:r w:rsidRPr="00EA71EC">
              <w:t>A</w:t>
            </w:r>
            <w:r w:rsidR="00F77EDD">
              <w:t>lle</w:t>
            </w:r>
            <w:r w:rsidR="004C2C8C">
              <w:t xml:space="preserve"> pag</w:t>
            </w:r>
            <w:r w:rsidR="00F77EDD">
              <w:t>g</w:t>
            </w:r>
            <w:r w:rsidR="004C2C8C">
              <w:t>. 75 e seguenti inserito nuovo cap. 6.6 Aggiornamento Tabelle COMUNE e CF_REF_CODES.</w:t>
            </w:r>
          </w:p>
        </w:tc>
      </w:tr>
      <w:tr w:rsidR="00B26E26" w:rsidRPr="00697619" w14:paraId="28D1EF66" w14:textId="77777777" w:rsidTr="00E83699">
        <w:tc>
          <w:tcPr>
            <w:tcW w:w="660" w:type="pct"/>
            <w:vAlign w:val="center"/>
          </w:tcPr>
          <w:p w14:paraId="07FB3B03" w14:textId="18D9D4C7" w:rsidR="00B26E26" w:rsidRDefault="00B26E26" w:rsidP="0077191D">
            <w:pPr>
              <w:jc w:val="center"/>
              <w:rPr>
                <w:rFonts w:cstheme="minorHAnsi"/>
                <w:sz w:val="20"/>
              </w:rPr>
            </w:pPr>
            <w:r>
              <w:rPr>
                <w:rFonts w:cstheme="minorHAnsi"/>
                <w:sz w:val="20"/>
              </w:rPr>
              <w:lastRenderedPageBreak/>
              <w:t>2.1</w:t>
            </w:r>
          </w:p>
        </w:tc>
        <w:tc>
          <w:tcPr>
            <w:tcW w:w="702" w:type="pct"/>
            <w:vAlign w:val="center"/>
          </w:tcPr>
          <w:p w14:paraId="4C1389BA" w14:textId="051C4548" w:rsidR="00B26E26" w:rsidRDefault="00416778" w:rsidP="00B5205A">
            <w:pPr>
              <w:jc w:val="center"/>
              <w:rPr>
                <w:rFonts w:cstheme="minorHAnsi"/>
                <w:sz w:val="20"/>
              </w:rPr>
            </w:pPr>
            <w:r>
              <w:rPr>
                <w:rFonts w:cstheme="minorHAnsi"/>
                <w:sz w:val="20"/>
              </w:rPr>
              <w:t>22</w:t>
            </w:r>
            <w:r w:rsidR="00B26E26">
              <w:rPr>
                <w:rFonts w:cstheme="minorHAnsi"/>
                <w:sz w:val="20"/>
              </w:rPr>
              <w:t>/1/2021</w:t>
            </w:r>
          </w:p>
        </w:tc>
        <w:tc>
          <w:tcPr>
            <w:tcW w:w="1499" w:type="pct"/>
            <w:vAlign w:val="center"/>
          </w:tcPr>
          <w:p w14:paraId="249781C8" w14:textId="45BAF363" w:rsidR="00B26E26" w:rsidRDefault="00B26E26" w:rsidP="00FF4927">
            <w:pPr>
              <w:jc w:val="center"/>
              <w:rPr>
                <w:sz w:val="22"/>
                <w:szCs w:val="22"/>
              </w:rPr>
            </w:pPr>
            <w:r>
              <w:rPr>
                <w:sz w:val="22"/>
                <w:szCs w:val="22"/>
              </w:rPr>
              <w:t>Quarta Edizione</w:t>
            </w:r>
          </w:p>
        </w:tc>
        <w:tc>
          <w:tcPr>
            <w:tcW w:w="2139" w:type="pct"/>
            <w:vAlign w:val="center"/>
          </w:tcPr>
          <w:p w14:paraId="2830FA42" w14:textId="7EF1D3D5" w:rsidR="00B26E26" w:rsidRPr="00EA71EC" w:rsidRDefault="00B26E26" w:rsidP="00B26E26">
            <w:pPr>
              <w:spacing w:line="276" w:lineRule="auto"/>
              <w:rPr>
                <w:rFonts w:cstheme="minorHAnsi"/>
                <w:sz w:val="22"/>
                <w:szCs w:val="22"/>
              </w:rPr>
            </w:pPr>
            <w:r w:rsidRPr="00EA71EC">
              <w:rPr>
                <w:rFonts w:cstheme="minorHAnsi"/>
                <w:sz w:val="22"/>
                <w:szCs w:val="22"/>
              </w:rPr>
              <w:t xml:space="preserve">Revisione a seguito della </w:t>
            </w:r>
            <w:r>
              <w:rPr>
                <w:rFonts w:cstheme="minorHAnsi"/>
                <w:sz w:val="22"/>
                <w:szCs w:val="22"/>
              </w:rPr>
              <w:t xml:space="preserve">call svoltasi su MS Team tra personale </w:t>
            </w:r>
            <w:r w:rsidRPr="00EA71EC">
              <w:rPr>
                <w:rFonts w:cstheme="minorHAnsi"/>
                <w:sz w:val="22"/>
                <w:szCs w:val="22"/>
              </w:rPr>
              <w:t xml:space="preserve">dell’Amministrazione (PO) </w:t>
            </w:r>
            <w:r>
              <w:rPr>
                <w:rFonts w:cstheme="minorHAnsi"/>
                <w:sz w:val="22"/>
                <w:szCs w:val="22"/>
              </w:rPr>
              <w:t xml:space="preserve"> e personale del Fornitore in data 15/1</w:t>
            </w:r>
            <w:r w:rsidRPr="00EA71EC">
              <w:rPr>
                <w:rFonts w:cstheme="minorHAnsi"/>
                <w:sz w:val="22"/>
                <w:szCs w:val="22"/>
              </w:rPr>
              <w:t>/202</w:t>
            </w:r>
            <w:r>
              <w:rPr>
                <w:rFonts w:cstheme="minorHAnsi"/>
                <w:sz w:val="22"/>
                <w:szCs w:val="22"/>
              </w:rPr>
              <w:t>1</w:t>
            </w:r>
            <w:r w:rsidRPr="00EA71EC">
              <w:rPr>
                <w:rFonts w:cstheme="minorHAnsi"/>
                <w:sz w:val="22"/>
                <w:szCs w:val="22"/>
              </w:rPr>
              <w:t xml:space="preserve"> ore </w:t>
            </w:r>
            <w:r>
              <w:rPr>
                <w:rFonts w:cstheme="minorHAnsi"/>
                <w:sz w:val="22"/>
                <w:szCs w:val="22"/>
              </w:rPr>
              <w:t>16:30</w:t>
            </w:r>
            <w:r w:rsidRPr="00EA71EC">
              <w:rPr>
                <w:rFonts w:cstheme="minorHAnsi"/>
                <w:sz w:val="22"/>
                <w:szCs w:val="22"/>
              </w:rPr>
              <w:t xml:space="preserve"> – oggetto: ‘SIES Scheda Intervento n.21 Gestione Anagrafica Avvoc</w:t>
            </w:r>
            <w:r>
              <w:rPr>
                <w:rFonts w:cstheme="minorHAnsi"/>
                <w:sz w:val="22"/>
                <w:szCs w:val="22"/>
              </w:rPr>
              <w:t>ati - RegInde": SIUT-SIE-SI-2</w:t>
            </w:r>
            <w:r w:rsidRPr="00EA71EC">
              <w:rPr>
                <w:rFonts w:cstheme="minorHAnsi"/>
                <w:sz w:val="22"/>
                <w:szCs w:val="22"/>
              </w:rPr>
              <w:t>.0-2020</w:t>
            </w:r>
            <w:r>
              <w:rPr>
                <w:rFonts w:cstheme="minorHAnsi"/>
                <w:sz w:val="22"/>
                <w:szCs w:val="22"/>
              </w:rPr>
              <w:t>1218</w:t>
            </w:r>
            <w:r w:rsidRPr="00EA71EC">
              <w:rPr>
                <w:rFonts w:cstheme="minorHAnsi"/>
                <w:sz w:val="22"/>
                <w:szCs w:val="22"/>
              </w:rPr>
              <w:t>-Specifiche-intervento-021-SIES-RegInde’ :</w:t>
            </w:r>
          </w:p>
          <w:p w14:paraId="79FD810D" w14:textId="0CC6460F" w:rsidR="00B26E26" w:rsidRPr="00EA71EC" w:rsidRDefault="00B26E26" w:rsidP="00B26E26">
            <w:pPr>
              <w:pStyle w:val="Paragrafoelenco"/>
            </w:pPr>
            <w:r>
              <w:t>Al par. 1.2</w:t>
            </w:r>
            <w:r w:rsidRPr="00EA71EC">
              <w:t xml:space="preserve"> </w:t>
            </w:r>
            <w:r>
              <w:t xml:space="preserve"> pag. 11 nella tabella riferimenti eliminato il documento RIF3  </w:t>
            </w:r>
            <w:r w:rsidRPr="00B26E26">
              <w:rPr>
                <w:rFonts w:eastAsia="Calibri"/>
                <w:lang w:eastAsia="ar-SA"/>
              </w:rPr>
              <w:t>SIGI_PNL_AA_2017</w:t>
            </w:r>
            <w:r>
              <w:rPr>
                <w:rFonts w:eastAsia="Calibri"/>
                <w:lang w:eastAsia="ar-SA"/>
              </w:rPr>
              <w:t xml:space="preserve"> </w:t>
            </w:r>
            <w:r w:rsidRPr="00B26E26">
              <w:rPr>
                <w:rFonts w:eastAsia="Calibri"/>
                <w:lang w:eastAsia="ar-SA"/>
              </w:rPr>
              <w:t>04-12_1.2_ Architettura  SIES.doc perché mai approvato</w:t>
            </w:r>
            <w:r w:rsidRPr="00EA71EC">
              <w:t>;</w:t>
            </w:r>
          </w:p>
          <w:p w14:paraId="0D4CD014" w14:textId="46DDF10E" w:rsidR="00B26E26" w:rsidRDefault="00794EA8" w:rsidP="00B26E26">
            <w:pPr>
              <w:pStyle w:val="Paragrafoelenco"/>
            </w:pPr>
            <w:r>
              <w:t>Al par. 3</w:t>
            </w:r>
            <w:r w:rsidR="00B26E26" w:rsidRPr="00EA71EC">
              <w:t>.</w:t>
            </w:r>
            <w:r w:rsidR="00493641">
              <w:t>1 pag. 15</w:t>
            </w:r>
            <w:r w:rsidR="00B26E26">
              <w:t xml:space="preserve"> </w:t>
            </w:r>
            <w:r w:rsidR="00B26E26" w:rsidRPr="00EA71EC">
              <w:t xml:space="preserve"> </w:t>
            </w:r>
            <w:r>
              <w:t>eliminata frase con riferimento al documento di cui al precedente punto</w:t>
            </w:r>
            <w:r w:rsidR="00B26E26">
              <w:t>;</w:t>
            </w:r>
          </w:p>
          <w:p w14:paraId="2EF40087" w14:textId="01613615" w:rsidR="00F432D2" w:rsidRDefault="00493641" w:rsidP="00B26E26">
            <w:pPr>
              <w:pStyle w:val="Paragrafoelenco"/>
            </w:pPr>
            <w:r>
              <w:t>Ai par. 6.2.3.1 pag. 43, par. 6.2.3.2 pag. 52 e par. 6.2.3.3 pag. 62</w:t>
            </w:r>
            <w:r w:rsidR="00F432D2">
              <w:t xml:space="preserve"> specificato che in fase di inserimento di un nuovo avvocato importato da ReGIndE il </w:t>
            </w:r>
            <w:proofErr w:type="spellStart"/>
            <w:r w:rsidR="00F432D2">
              <w:t>cod_ufficio_appartenenza</w:t>
            </w:r>
            <w:proofErr w:type="spellEnd"/>
            <w:r w:rsidR="00F432D2">
              <w:t xml:space="preserve"> sarà impostato a ‘00000’;</w:t>
            </w:r>
          </w:p>
          <w:p w14:paraId="1A6BF34E" w14:textId="25E582FA" w:rsidR="00316F99" w:rsidRDefault="00563A5D" w:rsidP="00B26E26">
            <w:pPr>
              <w:pStyle w:val="Paragrafoelenco"/>
            </w:pPr>
            <w:r>
              <w:t>Al par. 6.2.3.1 pag. 43</w:t>
            </w:r>
            <w:r w:rsidR="00316F99">
              <w:t xml:space="preserve"> specificato comportamento del sistema a seguito scambio dati fra BDI;</w:t>
            </w:r>
          </w:p>
          <w:p w14:paraId="56D74896" w14:textId="130B78DE" w:rsidR="00B26E26" w:rsidRPr="00EA71EC" w:rsidRDefault="00B26E26" w:rsidP="00B26E26">
            <w:pPr>
              <w:pStyle w:val="Paragrafoelenco"/>
            </w:pPr>
            <w:r w:rsidRPr="00EA71EC">
              <w:t>Al par. 6.</w:t>
            </w:r>
            <w:r w:rsidR="00A75FF9">
              <w:t>2.3.3 pag</w:t>
            </w:r>
            <w:r w:rsidR="00F021DB">
              <w:t>g</w:t>
            </w:r>
            <w:r w:rsidR="00563A5D">
              <w:t>. 61, 64</w:t>
            </w:r>
            <w:r>
              <w:t xml:space="preserve"> </w:t>
            </w:r>
            <w:r w:rsidRPr="00EA71EC">
              <w:t xml:space="preserve"> </w:t>
            </w:r>
            <w:r>
              <w:t xml:space="preserve">specificato che </w:t>
            </w:r>
            <w:r w:rsidR="00A75FF9">
              <w:t>l’avvocato del procedimento SIEP selezionato sarà valido anche per il procedimento SIUS</w:t>
            </w:r>
            <w:r>
              <w:t>;</w:t>
            </w:r>
          </w:p>
          <w:p w14:paraId="1C087A9C" w14:textId="41FCE3FC" w:rsidR="00B26E26" w:rsidRPr="00EA71EC" w:rsidRDefault="00F432D2" w:rsidP="00B26E26">
            <w:pPr>
              <w:pStyle w:val="Paragrafoelenco"/>
            </w:pPr>
            <w:r>
              <w:t xml:space="preserve">Al </w:t>
            </w:r>
            <w:r w:rsidR="00B26E26" w:rsidRPr="00EA71EC">
              <w:t>par. 6.</w:t>
            </w:r>
            <w:r w:rsidR="00563A5D">
              <w:t>2.5.1 pag. 67</w:t>
            </w:r>
            <w:r>
              <w:t xml:space="preserve"> inserita precisazione che la fault sarà gestita applicativamente;</w:t>
            </w:r>
          </w:p>
          <w:p w14:paraId="0C547D87" w14:textId="70268291" w:rsidR="00B26E26" w:rsidRPr="00EA71EC" w:rsidRDefault="00F432D2" w:rsidP="00B26E26">
            <w:pPr>
              <w:pStyle w:val="Paragrafoelenco"/>
            </w:pPr>
            <w:r>
              <w:t xml:space="preserve">Al </w:t>
            </w:r>
            <w:r w:rsidR="00B26E26" w:rsidRPr="00EA71EC">
              <w:t>par. 6.</w:t>
            </w:r>
            <w:r w:rsidR="00563A5D">
              <w:t>2.7 pag. 67</w:t>
            </w:r>
            <w:r w:rsidR="00B26E26">
              <w:t xml:space="preserve"> </w:t>
            </w:r>
            <w:r>
              <w:t xml:space="preserve">inserita </w:t>
            </w:r>
            <w:r>
              <w:lastRenderedPageBreak/>
              <w:t>precisazione relativa alle istruzioni di configurazione</w:t>
            </w:r>
            <w:r w:rsidR="00B26E26">
              <w:t>;</w:t>
            </w:r>
          </w:p>
          <w:p w14:paraId="20606921" w14:textId="16F7A06D" w:rsidR="00B26E26" w:rsidRPr="00EA71EC" w:rsidRDefault="00F432D2" w:rsidP="00B26E26">
            <w:pPr>
              <w:pStyle w:val="Paragrafoelenco"/>
            </w:pPr>
            <w:r>
              <w:t>Ai par. 6.3</w:t>
            </w:r>
            <w:r w:rsidR="00B26E26" w:rsidRPr="00EA71EC">
              <w:t xml:space="preserve">.3.1 </w:t>
            </w:r>
            <w:r w:rsidR="00563A5D">
              <w:t>pag. 69</w:t>
            </w:r>
            <w:r w:rsidR="00B26E26">
              <w:t xml:space="preserve"> </w:t>
            </w:r>
            <w:r w:rsidR="00B26E26" w:rsidRPr="00EA71EC">
              <w:t xml:space="preserve"> </w:t>
            </w:r>
            <w:r w:rsidR="00B26E26">
              <w:t xml:space="preserve">specificato </w:t>
            </w:r>
            <w:r>
              <w:t>comportamento del sistema in caso di avvocato selezionato da Elenco;</w:t>
            </w:r>
          </w:p>
          <w:p w14:paraId="2DADDC99" w14:textId="7C39BE2F" w:rsidR="00B26E26" w:rsidRPr="00EA71EC" w:rsidRDefault="00B26E26" w:rsidP="00B26E26">
            <w:pPr>
              <w:pStyle w:val="Paragrafoelenco"/>
            </w:pPr>
            <w:r>
              <w:t>Al par. 6.</w:t>
            </w:r>
            <w:r w:rsidR="00563A5D">
              <w:t>5.5 pag. 78</w:t>
            </w:r>
            <w:r w:rsidR="00316F99">
              <w:t>, in fondo, specificato</w:t>
            </w:r>
            <w:r w:rsidRPr="00EA71EC">
              <w:t xml:space="preserve"> </w:t>
            </w:r>
            <w:r w:rsidR="00316F99">
              <w:t>‘</w:t>
            </w:r>
            <w:r w:rsidR="00316F99" w:rsidRPr="00094D29">
              <w:t xml:space="preserve">cancellazione fisica dei records AVVOCATO con ID_AVVOCATO_BONIFICATO </w:t>
            </w:r>
            <w:r w:rsidR="00316F99">
              <w:t>valorizzato’;</w:t>
            </w:r>
          </w:p>
          <w:p w14:paraId="01F4A99C" w14:textId="62DC672A" w:rsidR="00B26E26" w:rsidRDefault="00DF3236" w:rsidP="00B26E26">
            <w:pPr>
              <w:pStyle w:val="Paragrafoelenco"/>
            </w:pPr>
            <w:r>
              <w:t>Ai</w:t>
            </w:r>
            <w:r w:rsidR="00B26E26">
              <w:t xml:space="preserve"> par</w:t>
            </w:r>
            <w:r w:rsidR="00563A5D">
              <w:t>r. 6.5.5 pag.78 e 6.6 pag. 79</w:t>
            </w:r>
            <w:r w:rsidR="00B26E26" w:rsidRPr="00EA71EC">
              <w:t xml:space="preserve"> </w:t>
            </w:r>
            <w:r w:rsidR="009C70C8">
              <w:t>specificata</w:t>
            </w:r>
            <w:r w:rsidR="00B26E26">
              <w:t xml:space="preserve"> </w:t>
            </w:r>
            <w:r>
              <w:t>necessità di eseguire backup prima di inizio attività aggiornamento Base Dati</w:t>
            </w:r>
            <w:r w:rsidR="00B26E26" w:rsidRPr="00EA71EC">
              <w:t>;</w:t>
            </w:r>
          </w:p>
          <w:p w14:paraId="4FFCACF2" w14:textId="4663D84D" w:rsidR="00BE6D67" w:rsidRDefault="00563A5D" w:rsidP="00B26E26">
            <w:pPr>
              <w:pStyle w:val="Paragrafoelenco"/>
            </w:pPr>
            <w:r>
              <w:t>Al par. 6.6.1 pag. 80</w:t>
            </w:r>
            <w:r w:rsidR="00BE6D67">
              <w:t xml:space="preserve"> descritto utilizzo del valore della colonna COD_SEDE_GIUDIZIARIA</w:t>
            </w:r>
            <w:r w:rsidR="005F7DD5">
              <w:t xml:space="preserve"> e aggiornamento tabella CODICI_SIES_NSC con dominio ‘COMUNE’</w:t>
            </w:r>
            <w:r w:rsidR="00BE6D67">
              <w:t>;</w:t>
            </w:r>
          </w:p>
          <w:p w14:paraId="46C410D1" w14:textId="31805EC2" w:rsidR="005F7DD5" w:rsidRDefault="005F7DD5" w:rsidP="005F7DD5">
            <w:pPr>
              <w:pStyle w:val="Paragrafoelenco"/>
            </w:pPr>
            <w:r>
              <w:t>Al par. 6.6.1 pag. 81 descritto aggiornamento tabella COMUNI di SIES-Avvocati;</w:t>
            </w:r>
          </w:p>
          <w:p w14:paraId="61009F21" w14:textId="7C6F14A6" w:rsidR="00BE6D67" w:rsidRDefault="00563A5D" w:rsidP="00B26E26">
            <w:pPr>
              <w:pStyle w:val="Paragrafoelenco"/>
            </w:pPr>
            <w:r>
              <w:t>Al par. 6.6.2.1 pag. 82</w:t>
            </w:r>
            <w:r w:rsidR="00BE6D67">
              <w:t xml:space="preserve"> descritto impatto in SIES dei records PROVINCIA con FINE_VALIDITA = ‘SI’;</w:t>
            </w:r>
          </w:p>
          <w:p w14:paraId="328E090C" w14:textId="77777777" w:rsidR="005F7DD5" w:rsidRDefault="00BE6D67" w:rsidP="00316963">
            <w:pPr>
              <w:pStyle w:val="Paragrafoelenco"/>
            </w:pPr>
            <w:r>
              <w:t>Al par. 6.6.2.3 pag. 83 descritto impatto in SIES dei records STATO-NAZIONE con</w:t>
            </w:r>
            <w:r w:rsidR="005F7DD5">
              <w:t xml:space="preserve"> DATA_FINE_VALIDITA valorizzata e aggiornamento tabella CODICI_SIES_NSC con dominio ‘NAZIONE’; </w:t>
            </w:r>
          </w:p>
          <w:p w14:paraId="73146E9E" w14:textId="0DFDDF83" w:rsidR="005F7DD5" w:rsidRPr="00EA71EC" w:rsidRDefault="005F7DD5" w:rsidP="00316963">
            <w:pPr>
              <w:pStyle w:val="Paragrafoelenco"/>
            </w:pPr>
            <w:r>
              <w:t>Al par. 6.6.2.3 pag. 84 descritto aggiornamento tabella STATI di SIES-Avvocati;</w:t>
            </w:r>
          </w:p>
          <w:p w14:paraId="07629603" w14:textId="7B8161D0" w:rsidR="00BE6D67" w:rsidRPr="00EA71EC" w:rsidRDefault="005F7DD5" w:rsidP="00B26E26">
            <w:pPr>
              <w:pStyle w:val="Paragrafoelenco"/>
            </w:pPr>
            <w:r>
              <w:t>Aggiornati parr. 6.6.3, 6.6.5 e 6.6.6;</w:t>
            </w:r>
          </w:p>
          <w:p w14:paraId="635AADFF" w14:textId="792FFE20" w:rsidR="00B26E26" w:rsidRDefault="00B26E26" w:rsidP="00B26E26">
            <w:pPr>
              <w:spacing w:line="276" w:lineRule="auto"/>
              <w:rPr>
                <w:rFonts w:cstheme="minorHAnsi"/>
                <w:sz w:val="22"/>
                <w:szCs w:val="22"/>
              </w:rPr>
            </w:pPr>
          </w:p>
        </w:tc>
      </w:tr>
      <w:tr w:rsidR="00F063CC" w:rsidRPr="00697619" w14:paraId="55BAA0E4" w14:textId="77777777" w:rsidTr="00E83699">
        <w:tc>
          <w:tcPr>
            <w:tcW w:w="660" w:type="pct"/>
            <w:vAlign w:val="center"/>
          </w:tcPr>
          <w:p w14:paraId="33C69241" w14:textId="73BB35F9" w:rsidR="00F063CC" w:rsidRDefault="00F063CC" w:rsidP="0077191D">
            <w:pPr>
              <w:jc w:val="center"/>
              <w:rPr>
                <w:rFonts w:cstheme="minorHAnsi"/>
                <w:sz w:val="20"/>
              </w:rPr>
            </w:pPr>
            <w:r>
              <w:rPr>
                <w:rFonts w:cstheme="minorHAnsi"/>
                <w:sz w:val="20"/>
              </w:rPr>
              <w:lastRenderedPageBreak/>
              <w:t>2.2</w:t>
            </w:r>
          </w:p>
        </w:tc>
        <w:tc>
          <w:tcPr>
            <w:tcW w:w="702" w:type="pct"/>
            <w:vAlign w:val="center"/>
          </w:tcPr>
          <w:p w14:paraId="63E58F47" w14:textId="0D9D94CC" w:rsidR="00F063CC" w:rsidRDefault="00F063CC" w:rsidP="00B5205A">
            <w:pPr>
              <w:jc w:val="center"/>
              <w:rPr>
                <w:rFonts w:cstheme="minorHAnsi"/>
                <w:sz w:val="20"/>
              </w:rPr>
            </w:pPr>
            <w:r>
              <w:rPr>
                <w:rFonts w:cstheme="minorHAnsi"/>
                <w:sz w:val="20"/>
              </w:rPr>
              <w:t>2/3/2021</w:t>
            </w:r>
          </w:p>
        </w:tc>
        <w:tc>
          <w:tcPr>
            <w:tcW w:w="1499" w:type="pct"/>
            <w:vAlign w:val="center"/>
          </w:tcPr>
          <w:p w14:paraId="78B6722A" w14:textId="5B4717F2" w:rsidR="00F063CC" w:rsidRDefault="00F063CC" w:rsidP="00FF4927">
            <w:pPr>
              <w:jc w:val="center"/>
              <w:rPr>
                <w:sz w:val="22"/>
                <w:szCs w:val="22"/>
              </w:rPr>
            </w:pPr>
            <w:r>
              <w:rPr>
                <w:sz w:val="22"/>
                <w:szCs w:val="22"/>
              </w:rPr>
              <w:t>Quinta edizione</w:t>
            </w:r>
          </w:p>
        </w:tc>
        <w:tc>
          <w:tcPr>
            <w:tcW w:w="2139" w:type="pct"/>
            <w:vAlign w:val="center"/>
          </w:tcPr>
          <w:p w14:paraId="33540200" w14:textId="516734F4" w:rsidR="003B0867" w:rsidRPr="00EA71EC" w:rsidRDefault="003B0867" w:rsidP="003B0867">
            <w:pPr>
              <w:spacing w:line="276" w:lineRule="auto"/>
              <w:rPr>
                <w:rFonts w:cstheme="minorHAnsi"/>
                <w:sz w:val="22"/>
                <w:szCs w:val="22"/>
              </w:rPr>
            </w:pPr>
            <w:r w:rsidRPr="00EA71EC">
              <w:rPr>
                <w:rFonts w:cstheme="minorHAnsi"/>
                <w:sz w:val="22"/>
                <w:szCs w:val="22"/>
              </w:rPr>
              <w:t>Revisione a seguito d</w:t>
            </w:r>
            <w:r>
              <w:rPr>
                <w:rFonts w:cstheme="minorHAnsi"/>
                <w:sz w:val="22"/>
                <w:szCs w:val="22"/>
              </w:rPr>
              <w:t xml:space="preserve">i richiesta </w:t>
            </w:r>
            <w:r w:rsidRPr="00EA71EC">
              <w:rPr>
                <w:rFonts w:cstheme="minorHAnsi"/>
                <w:sz w:val="22"/>
                <w:szCs w:val="22"/>
              </w:rPr>
              <w:t>dell’Amministrazione:</w:t>
            </w:r>
          </w:p>
          <w:p w14:paraId="38DD9291" w14:textId="202D8D80" w:rsidR="003B0867" w:rsidRPr="00EA71EC" w:rsidRDefault="003B0867" w:rsidP="003B0867">
            <w:pPr>
              <w:pStyle w:val="Paragrafoelenco"/>
            </w:pPr>
            <w:r>
              <w:lastRenderedPageBreak/>
              <w:t>Al parr. 6.2.3.1</w:t>
            </w:r>
            <w:r w:rsidRPr="00EA71EC">
              <w:t xml:space="preserve"> </w:t>
            </w:r>
            <w:r>
              <w:t xml:space="preserve"> pag. 38 e seguenti e  al par. 6.2.5.1.pag. 66 eliminati tutti i riferimenti alla ricerca su ReGIndE per ‘like’.</w:t>
            </w:r>
          </w:p>
          <w:p w14:paraId="0A46B5D7" w14:textId="77777777" w:rsidR="00F063CC" w:rsidRPr="00EA71EC" w:rsidRDefault="00F063CC" w:rsidP="00B26E26">
            <w:pPr>
              <w:spacing w:line="276" w:lineRule="auto"/>
              <w:rPr>
                <w:rFonts w:cstheme="minorHAnsi"/>
                <w:sz w:val="22"/>
                <w:szCs w:val="22"/>
              </w:rPr>
            </w:pPr>
          </w:p>
        </w:tc>
      </w:tr>
    </w:tbl>
    <w:p w14:paraId="3C8498D3" w14:textId="77777777" w:rsidR="00BB2E46" w:rsidRPr="00C81570" w:rsidRDefault="00BB2E46" w:rsidP="00BB2E46">
      <w:pPr>
        <w:jc w:val="left"/>
        <w:rPr>
          <w:rFonts w:cstheme="minorHAnsi"/>
        </w:rPr>
      </w:pPr>
    </w:p>
    <w:p w14:paraId="45E7BB81"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493641" w:rsidRPr="005231D9" w14:paraId="5DB678C9" w14:textId="77777777" w:rsidTr="00493641">
        <w:trPr>
          <w:jc w:val="center"/>
        </w:trPr>
        <w:tc>
          <w:tcPr>
            <w:tcW w:w="2695" w:type="dxa"/>
            <w:shd w:val="clear" w:color="auto" w:fill="4F81BD" w:themeFill="accent1"/>
          </w:tcPr>
          <w:p w14:paraId="770455EC" w14:textId="77777777" w:rsidR="00493641" w:rsidRPr="005231D9" w:rsidRDefault="00493641" w:rsidP="00493641">
            <w:pPr>
              <w:jc w:val="center"/>
              <w:rPr>
                <w:rFonts w:cstheme="minorHAnsi"/>
                <w:b/>
                <w:bCs/>
                <w:color w:val="FFFFFF" w:themeColor="background1"/>
                <w:sz w:val="20"/>
              </w:rPr>
            </w:pPr>
            <w:r w:rsidRPr="005231D9">
              <w:rPr>
                <w:rFonts w:cstheme="minorHAnsi"/>
                <w:b/>
                <w:bCs/>
                <w:color w:val="FFFFFF" w:themeColor="background1"/>
                <w:sz w:val="20"/>
              </w:rPr>
              <w:t>Nominativo</w:t>
            </w:r>
          </w:p>
        </w:tc>
        <w:tc>
          <w:tcPr>
            <w:tcW w:w="1800" w:type="dxa"/>
            <w:shd w:val="clear" w:color="auto" w:fill="4F81BD" w:themeFill="accent1"/>
          </w:tcPr>
          <w:p w14:paraId="7C614813" w14:textId="77777777" w:rsidR="00493641" w:rsidRPr="005231D9" w:rsidRDefault="00493641" w:rsidP="00493641">
            <w:pPr>
              <w:jc w:val="center"/>
              <w:rPr>
                <w:rFonts w:cstheme="minorHAnsi"/>
                <w:b/>
                <w:bCs/>
                <w:color w:val="FFFFFF" w:themeColor="background1"/>
                <w:sz w:val="20"/>
              </w:rPr>
            </w:pPr>
            <w:r w:rsidRPr="005231D9">
              <w:rPr>
                <w:rFonts w:cstheme="minorHAnsi"/>
                <w:b/>
                <w:bCs/>
                <w:color w:val="FFFFFF" w:themeColor="background1"/>
                <w:sz w:val="20"/>
              </w:rPr>
              <w:t>Organizzazione</w:t>
            </w:r>
          </w:p>
        </w:tc>
        <w:tc>
          <w:tcPr>
            <w:tcW w:w="1620" w:type="dxa"/>
            <w:shd w:val="clear" w:color="auto" w:fill="4F81BD" w:themeFill="accent1"/>
          </w:tcPr>
          <w:p w14:paraId="3B16FF28" w14:textId="77777777" w:rsidR="00493641" w:rsidRPr="005231D9" w:rsidRDefault="00493641" w:rsidP="00493641">
            <w:pPr>
              <w:jc w:val="center"/>
              <w:rPr>
                <w:rFonts w:cstheme="minorHAnsi"/>
                <w:b/>
                <w:bCs/>
                <w:color w:val="FFFFFF" w:themeColor="background1"/>
                <w:sz w:val="20"/>
              </w:rPr>
            </w:pPr>
            <w:r w:rsidRPr="005231D9">
              <w:rPr>
                <w:rFonts w:cstheme="minorHAnsi"/>
                <w:b/>
                <w:bCs/>
                <w:color w:val="FFFFFF" w:themeColor="background1"/>
                <w:sz w:val="20"/>
              </w:rPr>
              <w:t>Ufficio</w:t>
            </w:r>
          </w:p>
        </w:tc>
        <w:tc>
          <w:tcPr>
            <w:tcW w:w="3955" w:type="dxa"/>
            <w:shd w:val="clear" w:color="auto" w:fill="4F81BD" w:themeFill="accent1"/>
          </w:tcPr>
          <w:p w14:paraId="7C477DEA" w14:textId="77777777" w:rsidR="00493641" w:rsidRPr="005231D9" w:rsidRDefault="00493641" w:rsidP="00493641">
            <w:pPr>
              <w:ind w:left="83"/>
              <w:jc w:val="center"/>
              <w:rPr>
                <w:rFonts w:cstheme="minorHAnsi"/>
                <w:b/>
                <w:bCs/>
                <w:color w:val="FFFFFF" w:themeColor="background1"/>
                <w:sz w:val="20"/>
              </w:rPr>
            </w:pPr>
            <w:r w:rsidRPr="005231D9">
              <w:rPr>
                <w:rFonts w:cstheme="minorHAnsi"/>
                <w:b/>
                <w:bCs/>
                <w:color w:val="FFFFFF" w:themeColor="background1"/>
                <w:sz w:val="20"/>
              </w:rPr>
              <w:t>Funzione</w:t>
            </w:r>
          </w:p>
        </w:tc>
      </w:tr>
      <w:tr w:rsidR="00493641" w:rsidRPr="005231D9" w14:paraId="0827C9C7"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449DBF" w14:textId="77777777" w:rsidR="00493641" w:rsidRPr="005231D9" w:rsidRDefault="00493641" w:rsidP="00493641">
            <w:pPr>
              <w:jc w:val="center"/>
              <w:rPr>
                <w:rFonts w:cstheme="minorHAnsi"/>
                <w:sz w:val="20"/>
              </w:rPr>
            </w:pPr>
            <w:r w:rsidRPr="005231D9">
              <w:rPr>
                <w:rFonts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2F64835A" w14:textId="77777777" w:rsidR="00493641" w:rsidRPr="005231D9" w:rsidRDefault="00493641" w:rsidP="00493641">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3E0FDACD"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149D2C7" w14:textId="77777777" w:rsidR="00493641" w:rsidRPr="005231D9" w:rsidRDefault="00493641" w:rsidP="00493641">
            <w:pPr>
              <w:jc w:val="left"/>
              <w:rPr>
                <w:rFonts w:cstheme="minorHAnsi"/>
                <w:sz w:val="20"/>
              </w:rPr>
            </w:pPr>
            <w:r w:rsidRPr="0018516E">
              <w:rPr>
                <w:rFonts w:cstheme="minorHAnsi"/>
                <w:sz w:val="20"/>
              </w:rPr>
              <w:t>Responsabile Unico Procedimento</w:t>
            </w:r>
          </w:p>
        </w:tc>
      </w:tr>
      <w:tr w:rsidR="00493641" w:rsidRPr="005231D9" w14:paraId="2368C7D5"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749495" w14:textId="77777777" w:rsidR="00493641" w:rsidRPr="005231D9" w:rsidRDefault="00493641" w:rsidP="00493641">
            <w:pPr>
              <w:jc w:val="center"/>
              <w:rPr>
                <w:rFonts w:cstheme="minorHAnsi"/>
                <w:sz w:val="20"/>
              </w:rPr>
            </w:pPr>
            <w:r w:rsidRPr="005231D9">
              <w:rPr>
                <w:rFonts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087513CD" w14:textId="77777777" w:rsidR="00493641" w:rsidRPr="005231D9" w:rsidRDefault="00493641" w:rsidP="00493641">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E855E7E"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86B209" w14:textId="77777777" w:rsidR="00493641" w:rsidRPr="005231D9" w:rsidRDefault="00493641" w:rsidP="00493641">
            <w:pPr>
              <w:jc w:val="left"/>
              <w:rPr>
                <w:rFonts w:cstheme="minorHAnsi"/>
                <w:sz w:val="20"/>
              </w:rPr>
            </w:pPr>
            <w:r w:rsidRPr="0018516E">
              <w:rPr>
                <w:rFonts w:cstheme="minorHAnsi"/>
                <w:sz w:val="20"/>
              </w:rPr>
              <w:t>Direttore Esecutivo Contratto</w:t>
            </w:r>
          </w:p>
        </w:tc>
      </w:tr>
      <w:tr w:rsidR="00493641" w:rsidRPr="005231D9" w14:paraId="3B66FE7F"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5C6F193" w14:textId="77777777" w:rsidR="00493641" w:rsidRPr="005231D9" w:rsidRDefault="00493641" w:rsidP="00493641">
            <w:pPr>
              <w:jc w:val="center"/>
              <w:rPr>
                <w:rFonts w:cstheme="minorHAnsi"/>
                <w:sz w:val="20"/>
              </w:rPr>
            </w:pPr>
            <w:r w:rsidRPr="005231D9">
              <w:rPr>
                <w:rFonts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C2E5AE9"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962738F"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0F829C3" w14:textId="77777777" w:rsidR="00493641" w:rsidRPr="005231D9" w:rsidRDefault="00493641" w:rsidP="00493641">
            <w:pPr>
              <w:jc w:val="left"/>
              <w:rPr>
                <w:rFonts w:cstheme="minorHAnsi"/>
                <w:sz w:val="20"/>
              </w:rPr>
            </w:pPr>
            <w:r w:rsidRPr="0018516E">
              <w:rPr>
                <w:rFonts w:cstheme="minorHAnsi"/>
                <w:sz w:val="20"/>
              </w:rPr>
              <w:t>Responsabile Unico Fornitura</w:t>
            </w:r>
          </w:p>
        </w:tc>
      </w:tr>
      <w:tr w:rsidR="00493641" w:rsidRPr="005231D9" w14:paraId="5789AEC3"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E4E64B" w14:textId="77777777" w:rsidR="00493641" w:rsidRPr="005231D9" w:rsidRDefault="00493641" w:rsidP="00493641">
            <w:pPr>
              <w:jc w:val="center"/>
              <w:rPr>
                <w:rFonts w:cstheme="minorHAnsi"/>
                <w:sz w:val="20"/>
              </w:rPr>
            </w:pPr>
            <w:r>
              <w:rPr>
                <w:rFonts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6363A8AE" w14:textId="77777777" w:rsidR="00493641" w:rsidRPr="005231D9" w:rsidRDefault="00493641" w:rsidP="00493641">
            <w:pPr>
              <w:jc w:val="center"/>
              <w:rPr>
                <w:rFonts w:cstheme="minorHAnsi"/>
                <w:sz w:val="20"/>
              </w:rPr>
            </w:pPr>
            <w:r>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14B0876"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69043E6" w14:textId="77777777" w:rsidR="00493641" w:rsidRPr="005231D9" w:rsidRDefault="00493641" w:rsidP="00493641">
            <w:pPr>
              <w:jc w:val="left"/>
              <w:rPr>
                <w:rFonts w:cstheme="minorHAnsi"/>
                <w:sz w:val="20"/>
              </w:rPr>
            </w:pPr>
            <w:r w:rsidRPr="0018516E">
              <w:rPr>
                <w:rFonts w:cstheme="minorHAnsi"/>
                <w:sz w:val="20"/>
              </w:rPr>
              <w:t>Technical Manager</w:t>
            </w:r>
          </w:p>
        </w:tc>
      </w:tr>
      <w:tr w:rsidR="00493641" w:rsidRPr="005231D9" w14:paraId="1937B4C2"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025CD5" w14:textId="77777777" w:rsidR="00493641" w:rsidRPr="005231D9" w:rsidRDefault="00493641" w:rsidP="00493641">
            <w:pPr>
              <w:jc w:val="center"/>
              <w:rPr>
                <w:rFonts w:cstheme="minorHAnsi"/>
                <w:sz w:val="20"/>
              </w:rPr>
            </w:pPr>
            <w:r>
              <w:rPr>
                <w:rFonts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6DB04A17" w14:textId="77777777" w:rsidR="00493641" w:rsidRPr="005231D9" w:rsidRDefault="00493641" w:rsidP="00493641">
            <w:pPr>
              <w:jc w:val="center"/>
              <w:rPr>
                <w:rFonts w:cstheme="minorHAnsi"/>
                <w:sz w:val="20"/>
              </w:rPr>
            </w:pPr>
            <w:r>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F175815"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D9ADDB1" w14:textId="77777777" w:rsidR="00493641" w:rsidRPr="005231D9" w:rsidRDefault="00493641" w:rsidP="00493641">
            <w:pPr>
              <w:jc w:val="left"/>
              <w:rPr>
                <w:rFonts w:cstheme="minorHAnsi"/>
                <w:sz w:val="20"/>
              </w:rPr>
            </w:pPr>
            <w:r w:rsidRPr="0018516E">
              <w:rPr>
                <w:rFonts w:cstheme="minorHAnsi"/>
                <w:sz w:val="20"/>
              </w:rPr>
              <w:t>Organization Manager</w:t>
            </w:r>
          </w:p>
        </w:tc>
      </w:tr>
      <w:tr w:rsidR="00493641" w:rsidRPr="005231D9" w14:paraId="067C7DD6"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91E27B5" w14:textId="77777777" w:rsidR="00493641" w:rsidRPr="005231D9" w:rsidRDefault="00493641" w:rsidP="00493641">
            <w:pPr>
              <w:jc w:val="center"/>
              <w:rPr>
                <w:rFonts w:cstheme="minorHAnsi"/>
                <w:sz w:val="20"/>
              </w:rPr>
            </w:pPr>
            <w:r w:rsidRPr="005231D9">
              <w:rPr>
                <w:rFonts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64E60B31"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84838BB"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B54749" w14:textId="77777777" w:rsidR="00493641" w:rsidRPr="005231D9" w:rsidRDefault="00493641" w:rsidP="00493641">
            <w:pPr>
              <w:jc w:val="left"/>
              <w:rPr>
                <w:rFonts w:cstheme="minorHAnsi"/>
                <w:sz w:val="20"/>
              </w:rPr>
            </w:pPr>
            <w:r w:rsidRPr="0018516E">
              <w:rPr>
                <w:rFonts w:cstheme="minorHAnsi"/>
                <w:sz w:val="20"/>
              </w:rPr>
              <w:t>Responsabile Manutenzione Sistemi attuali</w:t>
            </w:r>
          </w:p>
        </w:tc>
      </w:tr>
      <w:tr w:rsidR="00493641" w:rsidRPr="005231D9" w14:paraId="5DC22471"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0F424B3" w14:textId="77777777" w:rsidR="00493641" w:rsidRPr="005231D9" w:rsidRDefault="00493641" w:rsidP="00493641">
            <w:pPr>
              <w:jc w:val="center"/>
              <w:rPr>
                <w:rFonts w:cstheme="minorHAnsi"/>
                <w:sz w:val="20"/>
              </w:rPr>
            </w:pPr>
            <w:r w:rsidRPr="005231D9">
              <w:rPr>
                <w:rFonts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6130DC70"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85A6CE"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45CF8D0" w14:textId="77777777" w:rsidR="00493641" w:rsidRPr="005231D9" w:rsidRDefault="00493641" w:rsidP="00493641">
            <w:pPr>
              <w:jc w:val="left"/>
              <w:rPr>
                <w:rFonts w:cstheme="minorHAnsi"/>
                <w:sz w:val="20"/>
              </w:rPr>
            </w:pPr>
            <w:r w:rsidRPr="0018516E">
              <w:rPr>
                <w:rFonts w:cstheme="minorHAnsi"/>
                <w:sz w:val="20"/>
              </w:rPr>
              <w:t>Responsabile Manutenzione Correttiva</w:t>
            </w:r>
          </w:p>
        </w:tc>
      </w:tr>
      <w:tr w:rsidR="00493641" w:rsidRPr="005231D9" w14:paraId="5E7DCC74"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BFCFDEE" w14:textId="77777777" w:rsidR="00493641" w:rsidRPr="005231D9" w:rsidRDefault="00493641" w:rsidP="00493641">
            <w:pPr>
              <w:jc w:val="center"/>
              <w:rPr>
                <w:rFonts w:cstheme="minorHAnsi"/>
                <w:sz w:val="20"/>
              </w:rPr>
            </w:pPr>
            <w:r w:rsidRPr="005231D9">
              <w:rPr>
                <w:rFonts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3A68F78"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7DAB9C0"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D14B558" w14:textId="77777777" w:rsidR="00493641" w:rsidRPr="005231D9" w:rsidRDefault="00493641" w:rsidP="00493641">
            <w:pPr>
              <w:jc w:val="left"/>
              <w:rPr>
                <w:rFonts w:cstheme="minorHAnsi"/>
                <w:sz w:val="20"/>
              </w:rPr>
            </w:pPr>
            <w:r w:rsidRPr="0018516E">
              <w:rPr>
                <w:rFonts w:cstheme="minorHAnsi"/>
                <w:sz w:val="20"/>
              </w:rPr>
              <w:t>Responsabile Progetto Sistema Unitario</w:t>
            </w:r>
          </w:p>
        </w:tc>
      </w:tr>
      <w:tr w:rsidR="00493641" w:rsidRPr="005231D9" w14:paraId="593C7A95"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B197607" w14:textId="77777777" w:rsidR="00493641" w:rsidRPr="005231D9" w:rsidRDefault="00493641" w:rsidP="00493641">
            <w:pPr>
              <w:jc w:val="center"/>
              <w:rPr>
                <w:rFonts w:cstheme="minorHAnsi"/>
                <w:sz w:val="20"/>
              </w:rPr>
            </w:pPr>
            <w:r w:rsidRPr="005231D9">
              <w:rPr>
                <w:rFonts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3AD1B5FF"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3FCE1B"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CD2ACD0" w14:textId="77777777" w:rsidR="00493641" w:rsidRPr="005231D9" w:rsidRDefault="00493641" w:rsidP="00493641">
            <w:pPr>
              <w:jc w:val="left"/>
              <w:rPr>
                <w:rFonts w:cstheme="minorHAnsi"/>
                <w:sz w:val="20"/>
              </w:rPr>
            </w:pPr>
            <w:r w:rsidRPr="0018516E">
              <w:rPr>
                <w:rFonts w:cstheme="minorHAnsi"/>
                <w:sz w:val="20"/>
              </w:rPr>
              <w:t>Responsabile Supporto Specialistico</w:t>
            </w:r>
          </w:p>
        </w:tc>
      </w:tr>
      <w:tr w:rsidR="00493641" w:rsidRPr="005231D9" w14:paraId="4A3A63EA"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03789DD" w14:textId="77777777" w:rsidR="00493641" w:rsidRPr="005231D9" w:rsidRDefault="00493641" w:rsidP="00493641">
            <w:pPr>
              <w:jc w:val="center"/>
              <w:rPr>
                <w:rFonts w:cstheme="minorHAnsi"/>
                <w:sz w:val="20"/>
              </w:rPr>
            </w:pPr>
            <w:r w:rsidRPr="005231D9">
              <w:rPr>
                <w:rFonts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6DB08DB1"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938B82A"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FFDE4AB" w14:textId="77777777" w:rsidR="00493641" w:rsidRPr="005231D9" w:rsidRDefault="00493641" w:rsidP="00493641">
            <w:pPr>
              <w:jc w:val="left"/>
              <w:rPr>
                <w:rFonts w:cstheme="minorHAnsi"/>
                <w:sz w:val="20"/>
              </w:rPr>
            </w:pPr>
            <w:r w:rsidRPr="0018516E">
              <w:rPr>
                <w:rFonts w:cstheme="minorHAnsi"/>
                <w:sz w:val="20"/>
              </w:rPr>
              <w:t>Responsabile Centro di Competenza</w:t>
            </w:r>
          </w:p>
        </w:tc>
      </w:tr>
      <w:tr w:rsidR="00493641" w:rsidRPr="005231D9" w14:paraId="36D55D56"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D17E226" w14:textId="77777777" w:rsidR="00493641" w:rsidRPr="005231D9" w:rsidRDefault="00493641" w:rsidP="00493641">
            <w:pPr>
              <w:jc w:val="center"/>
              <w:rPr>
                <w:rFonts w:cstheme="minorHAnsi"/>
                <w:sz w:val="20"/>
              </w:rPr>
            </w:pPr>
            <w:r w:rsidRPr="005231D9">
              <w:rPr>
                <w:rFonts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84B92FC"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652BCD0"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F226DA7" w14:textId="77777777" w:rsidR="00493641" w:rsidRPr="005231D9" w:rsidRDefault="00493641" w:rsidP="00493641">
            <w:pPr>
              <w:jc w:val="left"/>
              <w:rPr>
                <w:rFonts w:cstheme="minorHAnsi"/>
                <w:sz w:val="20"/>
              </w:rPr>
            </w:pPr>
            <w:r w:rsidRPr="0018516E">
              <w:rPr>
                <w:rFonts w:cstheme="minorHAnsi"/>
                <w:sz w:val="20"/>
              </w:rPr>
              <w:t>Referente PMO e Qualità</w:t>
            </w:r>
          </w:p>
        </w:tc>
      </w:tr>
      <w:tr w:rsidR="00493641" w:rsidRPr="005231D9" w14:paraId="2862A589"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26A7287" w14:textId="77777777" w:rsidR="00493641" w:rsidRPr="005231D9" w:rsidRDefault="00493641" w:rsidP="00493641">
            <w:pPr>
              <w:jc w:val="center"/>
              <w:rPr>
                <w:rFonts w:cstheme="minorHAnsi"/>
                <w:sz w:val="20"/>
              </w:rPr>
            </w:pPr>
            <w:r w:rsidRPr="005231D9">
              <w:rPr>
                <w:rFonts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38B8670E"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5565EE7"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837D17" w14:textId="77777777" w:rsidR="00493641" w:rsidRPr="005231D9" w:rsidRDefault="00493641" w:rsidP="00493641">
            <w:pPr>
              <w:jc w:val="left"/>
              <w:rPr>
                <w:rFonts w:cstheme="minorHAnsi"/>
                <w:sz w:val="20"/>
              </w:rPr>
            </w:pPr>
            <w:r w:rsidRPr="0018516E">
              <w:rPr>
                <w:rFonts w:cstheme="minorHAnsi"/>
                <w:sz w:val="20"/>
              </w:rPr>
              <w:t>Referente Sicurezza</w:t>
            </w:r>
          </w:p>
        </w:tc>
      </w:tr>
      <w:tr w:rsidR="00493641" w:rsidRPr="005231D9" w14:paraId="7C4DCCD8"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B754BDD" w14:textId="77777777" w:rsidR="00493641" w:rsidRPr="005231D9" w:rsidRDefault="00493641" w:rsidP="00493641">
            <w:pPr>
              <w:jc w:val="center"/>
              <w:rPr>
                <w:rFonts w:cstheme="minorHAnsi"/>
                <w:sz w:val="20"/>
              </w:rPr>
            </w:pPr>
            <w:r w:rsidRPr="005231D9">
              <w:rPr>
                <w:rFonts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0DEC47FD"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C925B33"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5C18666" w14:textId="77777777" w:rsidR="00493641" w:rsidRPr="005231D9" w:rsidRDefault="00493641" w:rsidP="00493641">
            <w:pPr>
              <w:jc w:val="left"/>
              <w:rPr>
                <w:rFonts w:cstheme="minorHAnsi"/>
                <w:sz w:val="20"/>
              </w:rPr>
            </w:pPr>
            <w:r w:rsidRPr="0018516E">
              <w:rPr>
                <w:rFonts w:cstheme="minorHAnsi"/>
                <w:sz w:val="20"/>
              </w:rPr>
              <w:t>Referente Qualità e Sicurezza</w:t>
            </w:r>
          </w:p>
        </w:tc>
      </w:tr>
      <w:tr w:rsidR="00493641" w:rsidRPr="005231D9" w14:paraId="71E827CD"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FB879D9" w14:textId="77777777" w:rsidR="00493641" w:rsidRPr="005231D9" w:rsidRDefault="00493641" w:rsidP="00493641">
            <w:pPr>
              <w:jc w:val="center"/>
              <w:rPr>
                <w:rFonts w:cstheme="minorHAnsi"/>
                <w:sz w:val="20"/>
              </w:rPr>
            </w:pPr>
            <w:r w:rsidRPr="005231D9">
              <w:rPr>
                <w:rFonts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73274B93"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58B4D20"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C1A8EE2" w14:textId="77777777" w:rsidR="00493641" w:rsidRPr="005231D9" w:rsidRDefault="00493641" w:rsidP="00493641">
            <w:pPr>
              <w:jc w:val="left"/>
              <w:rPr>
                <w:rFonts w:cstheme="minorHAnsi"/>
                <w:sz w:val="20"/>
              </w:rPr>
            </w:pPr>
            <w:r w:rsidRPr="0018516E">
              <w:rPr>
                <w:rFonts w:cstheme="minorHAnsi"/>
                <w:sz w:val="20"/>
              </w:rPr>
              <w:t>Referente Applicativo Gestore Fascicolo Documentale</w:t>
            </w:r>
          </w:p>
        </w:tc>
      </w:tr>
      <w:tr w:rsidR="00493641" w:rsidRPr="005231D9" w14:paraId="13B6CBD6"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24BCA0C" w14:textId="77777777" w:rsidR="00493641" w:rsidRPr="005231D9" w:rsidRDefault="00493641" w:rsidP="00493641">
            <w:pPr>
              <w:jc w:val="center"/>
              <w:rPr>
                <w:rFonts w:cstheme="minorHAnsi"/>
                <w:sz w:val="20"/>
              </w:rPr>
            </w:pPr>
            <w:r w:rsidRPr="005231D9">
              <w:rPr>
                <w:rFonts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609321D2"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785720C"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574FA65" w14:textId="77777777" w:rsidR="00493641" w:rsidRPr="005231D9" w:rsidRDefault="00493641" w:rsidP="00493641">
            <w:pPr>
              <w:jc w:val="left"/>
              <w:rPr>
                <w:rFonts w:cstheme="minorHAnsi"/>
                <w:sz w:val="20"/>
              </w:rPr>
            </w:pPr>
            <w:r w:rsidRPr="0018516E">
              <w:rPr>
                <w:rFonts w:cstheme="minorHAnsi"/>
                <w:sz w:val="20"/>
              </w:rPr>
              <w:t>Referente Metrico</w:t>
            </w:r>
          </w:p>
        </w:tc>
      </w:tr>
    </w:tbl>
    <w:p w14:paraId="24C38434" w14:textId="77777777" w:rsidR="00855768" w:rsidRPr="00C81570" w:rsidRDefault="00855768" w:rsidP="00BB2E46">
      <w:pPr>
        <w:jc w:val="left"/>
        <w:rPr>
          <w:rFonts w:cstheme="minorHAnsi"/>
        </w:rPr>
      </w:pPr>
    </w:p>
    <w:p w14:paraId="0D2A77C1" w14:textId="77777777" w:rsidR="009312B3" w:rsidRDefault="00E71062">
      <w:pPr>
        <w:jc w:val="left"/>
        <w:rPr>
          <w:rFonts w:cstheme="minorHAnsi"/>
          <w:b/>
          <w:color w:val="365F91" w:themeColor="accent1" w:themeShade="BF"/>
          <w:szCs w:val="22"/>
        </w:rPr>
      </w:pPr>
      <w:r>
        <w:rPr>
          <w:rFonts w:cstheme="minorHAnsi"/>
          <w:b/>
          <w:color w:val="365F91" w:themeColor="accent1" w:themeShade="BF"/>
          <w:szCs w:val="22"/>
        </w:rPr>
        <w:br w:type="page"/>
      </w:r>
    </w:p>
    <w:p w14:paraId="588A2DEA" w14:textId="4384559B" w:rsidR="00BB2E46" w:rsidRPr="004D18B3" w:rsidRDefault="00BB2E46" w:rsidP="00BB2E46">
      <w:pPr>
        <w:pStyle w:val="Pidipagina"/>
        <w:widowControl w:val="0"/>
        <w:spacing w:before="0" w:after="120"/>
        <w:rPr>
          <w:rFonts w:cstheme="minorHAnsi"/>
          <w:sz w:val="22"/>
          <w:szCs w:val="22"/>
        </w:rPr>
      </w:pPr>
      <w:r w:rsidRPr="004D18B3">
        <w:rPr>
          <w:rFonts w:cstheme="minorHAnsi"/>
          <w:b/>
          <w:color w:val="365F91" w:themeColor="accent1" w:themeShade="BF"/>
          <w:sz w:val="22"/>
          <w:szCs w:val="22"/>
        </w:rPr>
        <w:lastRenderedPageBreak/>
        <w:t>INDICE DEI CONTENUTI</w:t>
      </w:r>
    </w:p>
    <w:p w14:paraId="6AE37F72" w14:textId="77777777" w:rsidR="00B25F2B" w:rsidRDefault="00BB2E46">
      <w:pPr>
        <w:pStyle w:val="Sommario1"/>
        <w:tabs>
          <w:tab w:val="left" w:pos="400"/>
          <w:tab w:val="right" w:leader="dot" w:pos="9628"/>
        </w:tabs>
        <w:rPr>
          <w:rFonts w:asciiTheme="minorHAnsi" w:eastAsiaTheme="minorEastAsia" w:hAnsiTheme="minorHAnsi" w:cstheme="minorBidi"/>
          <w:b w:val="0"/>
          <w:caps w:val="0"/>
          <w:noProof/>
          <w:sz w:val="22"/>
          <w:szCs w:val="22"/>
        </w:rPr>
      </w:pPr>
      <w:r w:rsidRPr="004D18B3">
        <w:rPr>
          <w:rFonts w:asciiTheme="minorHAnsi" w:hAnsiTheme="minorHAnsi" w:cstheme="minorHAnsi"/>
          <w:sz w:val="22"/>
          <w:szCs w:val="22"/>
          <w:lang w:val="en-GB"/>
        </w:rPr>
        <w:fldChar w:fldCharType="begin"/>
      </w:r>
      <w:r w:rsidRPr="004D18B3">
        <w:rPr>
          <w:rFonts w:asciiTheme="minorHAnsi" w:hAnsiTheme="minorHAnsi" w:cstheme="minorHAnsi"/>
          <w:sz w:val="22"/>
          <w:szCs w:val="22"/>
        </w:rPr>
        <w:instrText xml:space="preserve"> TOC \o "1-3" \h \z \u </w:instrText>
      </w:r>
      <w:r w:rsidRPr="004D18B3">
        <w:rPr>
          <w:rFonts w:asciiTheme="minorHAnsi" w:hAnsiTheme="minorHAnsi" w:cstheme="minorHAnsi"/>
          <w:sz w:val="22"/>
          <w:szCs w:val="22"/>
          <w:lang w:val="en-GB"/>
        </w:rPr>
        <w:fldChar w:fldCharType="separate"/>
      </w:r>
      <w:hyperlink w:anchor="_Toc77839080" w:history="1">
        <w:r w:rsidR="00B25F2B" w:rsidRPr="006D7F73">
          <w:rPr>
            <w:rStyle w:val="Collegamentoipertestuale"/>
            <w:noProof/>
          </w:rPr>
          <w:t>1</w:t>
        </w:r>
        <w:r w:rsidR="00B25F2B">
          <w:rPr>
            <w:rFonts w:asciiTheme="minorHAnsi" w:eastAsiaTheme="minorEastAsia" w:hAnsiTheme="minorHAnsi" w:cstheme="minorBidi"/>
            <w:b w:val="0"/>
            <w:caps w:val="0"/>
            <w:noProof/>
            <w:sz w:val="22"/>
            <w:szCs w:val="22"/>
          </w:rPr>
          <w:tab/>
        </w:r>
        <w:r w:rsidR="00B25F2B" w:rsidRPr="006D7F73">
          <w:rPr>
            <w:rStyle w:val="Collegamentoipertestuale"/>
            <w:noProof/>
          </w:rPr>
          <w:t>Introduzione</w:t>
        </w:r>
        <w:r w:rsidR="00B25F2B">
          <w:rPr>
            <w:noProof/>
            <w:webHidden/>
          </w:rPr>
          <w:tab/>
        </w:r>
        <w:r w:rsidR="00B25F2B">
          <w:rPr>
            <w:noProof/>
            <w:webHidden/>
          </w:rPr>
          <w:fldChar w:fldCharType="begin"/>
        </w:r>
        <w:r w:rsidR="00B25F2B">
          <w:rPr>
            <w:noProof/>
            <w:webHidden/>
          </w:rPr>
          <w:instrText xml:space="preserve"> PAGEREF _Toc77839080 \h </w:instrText>
        </w:r>
        <w:r w:rsidR="00B25F2B">
          <w:rPr>
            <w:noProof/>
            <w:webHidden/>
          </w:rPr>
        </w:r>
        <w:r w:rsidR="00B25F2B">
          <w:rPr>
            <w:noProof/>
            <w:webHidden/>
          </w:rPr>
          <w:fldChar w:fldCharType="separate"/>
        </w:r>
        <w:r w:rsidR="00B25F2B">
          <w:rPr>
            <w:noProof/>
            <w:webHidden/>
          </w:rPr>
          <w:t>12</w:t>
        </w:r>
        <w:r w:rsidR="00B25F2B">
          <w:rPr>
            <w:noProof/>
            <w:webHidden/>
          </w:rPr>
          <w:fldChar w:fldCharType="end"/>
        </w:r>
      </w:hyperlink>
    </w:p>
    <w:p w14:paraId="349D286F" w14:textId="77777777" w:rsidR="00B25F2B" w:rsidRDefault="008B5F47">
      <w:pPr>
        <w:pStyle w:val="Sommario2"/>
        <w:tabs>
          <w:tab w:val="left" w:pos="800"/>
          <w:tab w:val="right" w:leader="dot" w:pos="9628"/>
        </w:tabs>
        <w:rPr>
          <w:rFonts w:asciiTheme="minorHAnsi" w:eastAsiaTheme="minorEastAsia" w:hAnsiTheme="minorHAnsi" w:cstheme="minorBidi"/>
          <w:smallCaps w:val="0"/>
          <w:sz w:val="22"/>
          <w:szCs w:val="22"/>
        </w:rPr>
      </w:pPr>
      <w:hyperlink w:anchor="_Toc77839081" w:history="1">
        <w:r w:rsidR="00B25F2B" w:rsidRPr="006D7F73">
          <w:rPr>
            <w:rStyle w:val="Collegamentoipertestuale"/>
            <w:rFonts w:cstheme="minorHAnsi"/>
          </w:rPr>
          <w:t>1.1</w:t>
        </w:r>
        <w:r w:rsidR="00B25F2B">
          <w:rPr>
            <w:rFonts w:asciiTheme="minorHAnsi" w:eastAsiaTheme="minorEastAsia" w:hAnsiTheme="minorHAnsi" w:cstheme="minorBidi"/>
            <w:smallCaps w:val="0"/>
            <w:sz w:val="22"/>
            <w:szCs w:val="22"/>
          </w:rPr>
          <w:tab/>
        </w:r>
        <w:r w:rsidR="00B25F2B" w:rsidRPr="006D7F73">
          <w:rPr>
            <w:rStyle w:val="Collegamentoipertestuale"/>
            <w:rFonts w:cstheme="minorHAnsi"/>
          </w:rPr>
          <w:t>Scopo del documento</w:t>
        </w:r>
        <w:r w:rsidR="00B25F2B">
          <w:rPr>
            <w:webHidden/>
          </w:rPr>
          <w:tab/>
        </w:r>
        <w:r w:rsidR="00B25F2B">
          <w:rPr>
            <w:webHidden/>
          </w:rPr>
          <w:fldChar w:fldCharType="begin"/>
        </w:r>
        <w:r w:rsidR="00B25F2B">
          <w:rPr>
            <w:webHidden/>
          </w:rPr>
          <w:instrText xml:space="preserve"> PAGEREF _Toc77839081 \h </w:instrText>
        </w:r>
        <w:r w:rsidR="00B25F2B">
          <w:rPr>
            <w:webHidden/>
          </w:rPr>
        </w:r>
        <w:r w:rsidR="00B25F2B">
          <w:rPr>
            <w:webHidden/>
          </w:rPr>
          <w:fldChar w:fldCharType="separate"/>
        </w:r>
        <w:r w:rsidR="00B25F2B">
          <w:rPr>
            <w:webHidden/>
          </w:rPr>
          <w:t>12</w:t>
        </w:r>
        <w:r w:rsidR="00B25F2B">
          <w:rPr>
            <w:webHidden/>
          </w:rPr>
          <w:fldChar w:fldCharType="end"/>
        </w:r>
      </w:hyperlink>
    </w:p>
    <w:p w14:paraId="0C24F315" w14:textId="77777777" w:rsidR="00B25F2B" w:rsidRDefault="008B5F47">
      <w:pPr>
        <w:pStyle w:val="Sommario2"/>
        <w:tabs>
          <w:tab w:val="left" w:pos="800"/>
          <w:tab w:val="right" w:leader="dot" w:pos="9628"/>
        </w:tabs>
        <w:rPr>
          <w:rFonts w:asciiTheme="minorHAnsi" w:eastAsiaTheme="minorEastAsia" w:hAnsiTheme="minorHAnsi" w:cstheme="minorBidi"/>
          <w:smallCaps w:val="0"/>
          <w:sz w:val="22"/>
          <w:szCs w:val="22"/>
        </w:rPr>
      </w:pPr>
      <w:hyperlink w:anchor="_Toc77839082" w:history="1">
        <w:r w:rsidR="00B25F2B" w:rsidRPr="006D7F73">
          <w:rPr>
            <w:rStyle w:val="Collegamentoipertestuale"/>
            <w:rFonts w:cstheme="minorHAnsi"/>
          </w:rPr>
          <w:t>1.2</w:t>
        </w:r>
        <w:r w:rsidR="00B25F2B">
          <w:rPr>
            <w:rFonts w:asciiTheme="minorHAnsi" w:eastAsiaTheme="minorEastAsia" w:hAnsiTheme="minorHAnsi" w:cstheme="minorBidi"/>
            <w:smallCaps w:val="0"/>
            <w:sz w:val="22"/>
            <w:szCs w:val="22"/>
          </w:rPr>
          <w:tab/>
        </w:r>
        <w:r w:rsidR="00B25F2B" w:rsidRPr="006D7F73">
          <w:rPr>
            <w:rStyle w:val="Collegamentoipertestuale"/>
            <w:rFonts w:cstheme="minorHAnsi"/>
          </w:rPr>
          <w:t>Riferimenti</w:t>
        </w:r>
        <w:r w:rsidR="00B25F2B">
          <w:rPr>
            <w:webHidden/>
          </w:rPr>
          <w:tab/>
        </w:r>
        <w:r w:rsidR="00B25F2B">
          <w:rPr>
            <w:webHidden/>
          </w:rPr>
          <w:fldChar w:fldCharType="begin"/>
        </w:r>
        <w:r w:rsidR="00B25F2B">
          <w:rPr>
            <w:webHidden/>
          </w:rPr>
          <w:instrText xml:space="preserve"> PAGEREF _Toc77839082 \h </w:instrText>
        </w:r>
        <w:r w:rsidR="00B25F2B">
          <w:rPr>
            <w:webHidden/>
          </w:rPr>
        </w:r>
        <w:r w:rsidR="00B25F2B">
          <w:rPr>
            <w:webHidden/>
          </w:rPr>
          <w:fldChar w:fldCharType="separate"/>
        </w:r>
        <w:r w:rsidR="00B25F2B">
          <w:rPr>
            <w:webHidden/>
          </w:rPr>
          <w:t>12</w:t>
        </w:r>
        <w:r w:rsidR="00B25F2B">
          <w:rPr>
            <w:webHidden/>
          </w:rPr>
          <w:fldChar w:fldCharType="end"/>
        </w:r>
      </w:hyperlink>
    </w:p>
    <w:p w14:paraId="008E2E6C" w14:textId="77777777" w:rsidR="00B25F2B" w:rsidRDefault="008B5F47">
      <w:pPr>
        <w:pStyle w:val="Sommario2"/>
        <w:tabs>
          <w:tab w:val="left" w:pos="800"/>
          <w:tab w:val="right" w:leader="dot" w:pos="9628"/>
        </w:tabs>
        <w:rPr>
          <w:rFonts w:asciiTheme="minorHAnsi" w:eastAsiaTheme="minorEastAsia" w:hAnsiTheme="minorHAnsi" w:cstheme="minorBidi"/>
          <w:smallCaps w:val="0"/>
          <w:sz w:val="22"/>
          <w:szCs w:val="22"/>
        </w:rPr>
      </w:pPr>
      <w:hyperlink w:anchor="_Toc77839083" w:history="1">
        <w:r w:rsidR="00B25F2B" w:rsidRPr="006D7F73">
          <w:rPr>
            <w:rStyle w:val="Collegamentoipertestuale"/>
            <w:rFonts w:cstheme="minorHAnsi"/>
          </w:rPr>
          <w:t>1.3</w:t>
        </w:r>
        <w:r w:rsidR="00B25F2B">
          <w:rPr>
            <w:rFonts w:asciiTheme="minorHAnsi" w:eastAsiaTheme="minorEastAsia" w:hAnsiTheme="minorHAnsi" w:cstheme="minorBidi"/>
            <w:smallCaps w:val="0"/>
            <w:sz w:val="22"/>
            <w:szCs w:val="22"/>
          </w:rPr>
          <w:tab/>
        </w:r>
        <w:r w:rsidR="00B25F2B" w:rsidRPr="006D7F73">
          <w:rPr>
            <w:rStyle w:val="Collegamentoipertestuale"/>
            <w:rFonts w:cstheme="minorHAnsi"/>
          </w:rPr>
          <w:t>Glossario</w:t>
        </w:r>
        <w:r w:rsidR="00B25F2B">
          <w:rPr>
            <w:webHidden/>
          </w:rPr>
          <w:tab/>
        </w:r>
        <w:r w:rsidR="00B25F2B">
          <w:rPr>
            <w:webHidden/>
          </w:rPr>
          <w:fldChar w:fldCharType="begin"/>
        </w:r>
        <w:r w:rsidR="00B25F2B">
          <w:rPr>
            <w:webHidden/>
          </w:rPr>
          <w:instrText xml:space="preserve"> PAGEREF _Toc77839083 \h </w:instrText>
        </w:r>
        <w:r w:rsidR="00B25F2B">
          <w:rPr>
            <w:webHidden/>
          </w:rPr>
        </w:r>
        <w:r w:rsidR="00B25F2B">
          <w:rPr>
            <w:webHidden/>
          </w:rPr>
          <w:fldChar w:fldCharType="separate"/>
        </w:r>
        <w:r w:rsidR="00B25F2B">
          <w:rPr>
            <w:webHidden/>
          </w:rPr>
          <w:t>12</w:t>
        </w:r>
        <w:r w:rsidR="00B25F2B">
          <w:rPr>
            <w:webHidden/>
          </w:rPr>
          <w:fldChar w:fldCharType="end"/>
        </w:r>
      </w:hyperlink>
    </w:p>
    <w:p w14:paraId="699784C7"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084" w:history="1">
        <w:r w:rsidR="00B25F2B" w:rsidRPr="006D7F73">
          <w:rPr>
            <w:rStyle w:val="Collegamentoipertestuale"/>
          </w:rPr>
          <w:t>1.3.1</w:t>
        </w:r>
        <w:r w:rsidR="00B25F2B">
          <w:rPr>
            <w:rFonts w:asciiTheme="minorHAnsi" w:eastAsiaTheme="minorEastAsia" w:hAnsiTheme="minorHAnsi" w:cstheme="minorBidi"/>
            <w:smallCaps w:val="0"/>
            <w:sz w:val="22"/>
            <w:szCs w:val="22"/>
          </w:rPr>
          <w:tab/>
        </w:r>
        <w:r w:rsidR="00B25F2B" w:rsidRPr="006D7F73">
          <w:rPr>
            <w:rStyle w:val="Collegamentoipertestuale"/>
          </w:rPr>
          <w:t>Definizioni</w:t>
        </w:r>
        <w:r w:rsidR="00B25F2B">
          <w:rPr>
            <w:webHidden/>
          </w:rPr>
          <w:tab/>
        </w:r>
        <w:r w:rsidR="00B25F2B">
          <w:rPr>
            <w:webHidden/>
          </w:rPr>
          <w:fldChar w:fldCharType="begin"/>
        </w:r>
        <w:r w:rsidR="00B25F2B">
          <w:rPr>
            <w:webHidden/>
          </w:rPr>
          <w:instrText xml:space="preserve"> PAGEREF _Toc77839084 \h </w:instrText>
        </w:r>
        <w:r w:rsidR="00B25F2B">
          <w:rPr>
            <w:webHidden/>
          </w:rPr>
        </w:r>
        <w:r w:rsidR="00B25F2B">
          <w:rPr>
            <w:webHidden/>
          </w:rPr>
          <w:fldChar w:fldCharType="separate"/>
        </w:r>
        <w:r w:rsidR="00B25F2B">
          <w:rPr>
            <w:webHidden/>
          </w:rPr>
          <w:t>12</w:t>
        </w:r>
        <w:r w:rsidR="00B25F2B">
          <w:rPr>
            <w:webHidden/>
          </w:rPr>
          <w:fldChar w:fldCharType="end"/>
        </w:r>
      </w:hyperlink>
    </w:p>
    <w:p w14:paraId="74CDB230"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085" w:history="1">
        <w:r w:rsidR="00B25F2B" w:rsidRPr="006D7F73">
          <w:rPr>
            <w:rStyle w:val="Collegamentoipertestuale"/>
          </w:rPr>
          <w:t>1.3.2</w:t>
        </w:r>
        <w:r w:rsidR="00B25F2B">
          <w:rPr>
            <w:rFonts w:asciiTheme="minorHAnsi" w:eastAsiaTheme="minorEastAsia" w:hAnsiTheme="minorHAnsi" w:cstheme="minorBidi"/>
            <w:smallCaps w:val="0"/>
            <w:sz w:val="22"/>
            <w:szCs w:val="22"/>
          </w:rPr>
          <w:tab/>
        </w:r>
        <w:r w:rsidR="00B25F2B" w:rsidRPr="006D7F73">
          <w:rPr>
            <w:rStyle w:val="Collegamentoipertestuale"/>
          </w:rPr>
          <w:t>Acronimi e abbreviazioni</w:t>
        </w:r>
        <w:r w:rsidR="00B25F2B">
          <w:rPr>
            <w:webHidden/>
          </w:rPr>
          <w:tab/>
        </w:r>
        <w:r w:rsidR="00B25F2B">
          <w:rPr>
            <w:webHidden/>
          </w:rPr>
          <w:fldChar w:fldCharType="begin"/>
        </w:r>
        <w:r w:rsidR="00B25F2B">
          <w:rPr>
            <w:webHidden/>
          </w:rPr>
          <w:instrText xml:space="preserve"> PAGEREF _Toc77839085 \h </w:instrText>
        </w:r>
        <w:r w:rsidR="00B25F2B">
          <w:rPr>
            <w:webHidden/>
          </w:rPr>
        </w:r>
        <w:r w:rsidR="00B25F2B">
          <w:rPr>
            <w:webHidden/>
          </w:rPr>
          <w:fldChar w:fldCharType="separate"/>
        </w:r>
        <w:r w:rsidR="00B25F2B">
          <w:rPr>
            <w:webHidden/>
          </w:rPr>
          <w:t>12</w:t>
        </w:r>
        <w:r w:rsidR="00B25F2B">
          <w:rPr>
            <w:webHidden/>
          </w:rPr>
          <w:fldChar w:fldCharType="end"/>
        </w:r>
      </w:hyperlink>
    </w:p>
    <w:p w14:paraId="1239D653" w14:textId="77777777" w:rsidR="00B25F2B" w:rsidRDefault="008B5F47">
      <w:pPr>
        <w:pStyle w:val="Sommario1"/>
        <w:tabs>
          <w:tab w:val="left" w:pos="400"/>
          <w:tab w:val="right" w:leader="dot" w:pos="9628"/>
        </w:tabs>
        <w:rPr>
          <w:rFonts w:asciiTheme="minorHAnsi" w:eastAsiaTheme="minorEastAsia" w:hAnsiTheme="minorHAnsi" w:cstheme="minorBidi"/>
          <w:b w:val="0"/>
          <w:caps w:val="0"/>
          <w:noProof/>
          <w:sz w:val="22"/>
          <w:szCs w:val="22"/>
        </w:rPr>
      </w:pPr>
      <w:hyperlink w:anchor="_Toc77839086" w:history="1">
        <w:r w:rsidR="00B25F2B" w:rsidRPr="006D7F73">
          <w:rPr>
            <w:rStyle w:val="Collegamentoipertestuale"/>
            <w:noProof/>
          </w:rPr>
          <w:t>2</w:t>
        </w:r>
        <w:r w:rsidR="00B25F2B">
          <w:rPr>
            <w:rFonts w:asciiTheme="minorHAnsi" w:eastAsiaTheme="minorEastAsia" w:hAnsiTheme="minorHAnsi" w:cstheme="minorBidi"/>
            <w:b w:val="0"/>
            <w:caps w:val="0"/>
            <w:noProof/>
            <w:sz w:val="22"/>
            <w:szCs w:val="22"/>
          </w:rPr>
          <w:tab/>
        </w:r>
        <w:r w:rsidR="00B25F2B" w:rsidRPr="006D7F73">
          <w:rPr>
            <w:rStyle w:val="Collegamentoipertestuale"/>
            <w:noProof/>
          </w:rPr>
          <w:t>Definizione dell’Obiettivo</w:t>
        </w:r>
        <w:r w:rsidR="00B25F2B">
          <w:rPr>
            <w:noProof/>
            <w:webHidden/>
          </w:rPr>
          <w:tab/>
        </w:r>
        <w:r w:rsidR="00B25F2B">
          <w:rPr>
            <w:noProof/>
            <w:webHidden/>
          </w:rPr>
          <w:fldChar w:fldCharType="begin"/>
        </w:r>
        <w:r w:rsidR="00B25F2B">
          <w:rPr>
            <w:noProof/>
            <w:webHidden/>
          </w:rPr>
          <w:instrText xml:space="preserve"> PAGEREF _Toc77839086 \h </w:instrText>
        </w:r>
        <w:r w:rsidR="00B25F2B">
          <w:rPr>
            <w:noProof/>
            <w:webHidden/>
          </w:rPr>
        </w:r>
        <w:r w:rsidR="00B25F2B">
          <w:rPr>
            <w:noProof/>
            <w:webHidden/>
          </w:rPr>
          <w:fldChar w:fldCharType="separate"/>
        </w:r>
        <w:r w:rsidR="00B25F2B">
          <w:rPr>
            <w:noProof/>
            <w:webHidden/>
          </w:rPr>
          <w:t>14</w:t>
        </w:r>
        <w:r w:rsidR="00B25F2B">
          <w:rPr>
            <w:noProof/>
            <w:webHidden/>
          </w:rPr>
          <w:fldChar w:fldCharType="end"/>
        </w:r>
      </w:hyperlink>
    </w:p>
    <w:p w14:paraId="4FDFDD6E" w14:textId="77777777" w:rsidR="00B25F2B" w:rsidRDefault="008B5F47">
      <w:pPr>
        <w:pStyle w:val="Sommario1"/>
        <w:tabs>
          <w:tab w:val="left" w:pos="400"/>
          <w:tab w:val="right" w:leader="dot" w:pos="9628"/>
        </w:tabs>
        <w:rPr>
          <w:rFonts w:asciiTheme="minorHAnsi" w:eastAsiaTheme="minorEastAsia" w:hAnsiTheme="minorHAnsi" w:cstheme="minorBidi"/>
          <w:b w:val="0"/>
          <w:caps w:val="0"/>
          <w:noProof/>
          <w:sz w:val="22"/>
          <w:szCs w:val="22"/>
        </w:rPr>
      </w:pPr>
      <w:hyperlink w:anchor="_Toc77839087" w:history="1">
        <w:r w:rsidR="00B25F2B" w:rsidRPr="006D7F73">
          <w:rPr>
            <w:rStyle w:val="Collegamentoipertestuale"/>
            <w:noProof/>
          </w:rPr>
          <w:t>3</w:t>
        </w:r>
        <w:r w:rsidR="00B25F2B">
          <w:rPr>
            <w:rFonts w:asciiTheme="minorHAnsi" w:eastAsiaTheme="minorEastAsia" w:hAnsiTheme="minorHAnsi" w:cstheme="minorBidi"/>
            <w:b w:val="0"/>
            <w:caps w:val="0"/>
            <w:noProof/>
            <w:sz w:val="22"/>
            <w:szCs w:val="22"/>
          </w:rPr>
          <w:tab/>
        </w:r>
        <w:r w:rsidR="00B25F2B" w:rsidRPr="006D7F73">
          <w:rPr>
            <w:rStyle w:val="Collegamentoipertestuale"/>
            <w:noProof/>
          </w:rPr>
          <w:t>Architettura del Sistema</w:t>
        </w:r>
        <w:r w:rsidR="00B25F2B">
          <w:rPr>
            <w:noProof/>
            <w:webHidden/>
          </w:rPr>
          <w:tab/>
        </w:r>
        <w:r w:rsidR="00B25F2B">
          <w:rPr>
            <w:noProof/>
            <w:webHidden/>
          </w:rPr>
          <w:fldChar w:fldCharType="begin"/>
        </w:r>
        <w:r w:rsidR="00B25F2B">
          <w:rPr>
            <w:noProof/>
            <w:webHidden/>
          </w:rPr>
          <w:instrText xml:space="preserve"> PAGEREF _Toc77839087 \h </w:instrText>
        </w:r>
        <w:r w:rsidR="00B25F2B">
          <w:rPr>
            <w:noProof/>
            <w:webHidden/>
          </w:rPr>
        </w:r>
        <w:r w:rsidR="00B25F2B">
          <w:rPr>
            <w:noProof/>
            <w:webHidden/>
          </w:rPr>
          <w:fldChar w:fldCharType="separate"/>
        </w:r>
        <w:r w:rsidR="00B25F2B">
          <w:rPr>
            <w:noProof/>
            <w:webHidden/>
          </w:rPr>
          <w:t>15</w:t>
        </w:r>
        <w:r w:rsidR="00B25F2B">
          <w:rPr>
            <w:noProof/>
            <w:webHidden/>
          </w:rPr>
          <w:fldChar w:fldCharType="end"/>
        </w:r>
      </w:hyperlink>
    </w:p>
    <w:p w14:paraId="5A3EB667" w14:textId="77777777" w:rsidR="00B25F2B" w:rsidRDefault="008B5F47">
      <w:pPr>
        <w:pStyle w:val="Sommario2"/>
        <w:tabs>
          <w:tab w:val="left" w:pos="800"/>
          <w:tab w:val="right" w:leader="dot" w:pos="9628"/>
        </w:tabs>
        <w:rPr>
          <w:rFonts w:asciiTheme="minorHAnsi" w:eastAsiaTheme="minorEastAsia" w:hAnsiTheme="minorHAnsi" w:cstheme="minorBidi"/>
          <w:smallCaps w:val="0"/>
          <w:sz w:val="22"/>
          <w:szCs w:val="22"/>
        </w:rPr>
      </w:pPr>
      <w:hyperlink w:anchor="_Toc77839088" w:history="1">
        <w:r w:rsidR="00B25F2B" w:rsidRPr="006D7F73">
          <w:rPr>
            <w:rStyle w:val="Collegamentoipertestuale"/>
          </w:rPr>
          <w:t>3.1</w:t>
        </w:r>
        <w:r w:rsidR="00B25F2B">
          <w:rPr>
            <w:rFonts w:asciiTheme="minorHAnsi" w:eastAsiaTheme="minorEastAsia" w:hAnsiTheme="minorHAnsi" w:cstheme="minorBidi"/>
            <w:smallCaps w:val="0"/>
            <w:sz w:val="22"/>
            <w:szCs w:val="22"/>
          </w:rPr>
          <w:tab/>
        </w:r>
        <w:r w:rsidR="00B25F2B" w:rsidRPr="006D7F73">
          <w:rPr>
            <w:rStyle w:val="Collegamentoipertestuale"/>
          </w:rPr>
          <w:t>Architettura</w:t>
        </w:r>
        <w:r w:rsidR="00B25F2B">
          <w:rPr>
            <w:webHidden/>
          </w:rPr>
          <w:tab/>
        </w:r>
        <w:r w:rsidR="00B25F2B">
          <w:rPr>
            <w:webHidden/>
          </w:rPr>
          <w:fldChar w:fldCharType="begin"/>
        </w:r>
        <w:r w:rsidR="00B25F2B">
          <w:rPr>
            <w:webHidden/>
          </w:rPr>
          <w:instrText xml:space="preserve"> PAGEREF _Toc77839088 \h </w:instrText>
        </w:r>
        <w:r w:rsidR="00B25F2B">
          <w:rPr>
            <w:webHidden/>
          </w:rPr>
        </w:r>
        <w:r w:rsidR="00B25F2B">
          <w:rPr>
            <w:webHidden/>
          </w:rPr>
          <w:fldChar w:fldCharType="separate"/>
        </w:r>
        <w:r w:rsidR="00B25F2B">
          <w:rPr>
            <w:webHidden/>
          </w:rPr>
          <w:t>15</w:t>
        </w:r>
        <w:r w:rsidR="00B25F2B">
          <w:rPr>
            <w:webHidden/>
          </w:rPr>
          <w:fldChar w:fldCharType="end"/>
        </w:r>
      </w:hyperlink>
    </w:p>
    <w:p w14:paraId="32E86768" w14:textId="77777777" w:rsidR="00B25F2B" w:rsidRDefault="008B5F47">
      <w:pPr>
        <w:pStyle w:val="Sommario1"/>
        <w:tabs>
          <w:tab w:val="left" w:pos="400"/>
          <w:tab w:val="right" w:leader="dot" w:pos="9628"/>
        </w:tabs>
        <w:rPr>
          <w:rFonts w:asciiTheme="minorHAnsi" w:eastAsiaTheme="minorEastAsia" w:hAnsiTheme="minorHAnsi" w:cstheme="minorBidi"/>
          <w:b w:val="0"/>
          <w:caps w:val="0"/>
          <w:noProof/>
          <w:sz w:val="22"/>
          <w:szCs w:val="22"/>
        </w:rPr>
      </w:pPr>
      <w:hyperlink w:anchor="_Toc77839089" w:history="1">
        <w:r w:rsidR="00B25F2B" w:rsidRPr="006D7F73">
          <w:rPr>
            <w:rStyle w:val="Collegamentoipertestuale"/>
            <w:noProof/>
          </w:rPr>
          <w:t>4</w:t>
        </w:r>
        <w:r w:rsidR="00B25F2B">
          <w:rPr>
            <w:rFonts w:asciiTheme="minorHAnsi" w:eastAsiaTheme="minorEastAsia" w:hAnsiTheme="minorHAnsi" w:cstheme="minorBidi"/>
            <w:b w:val="0"/>
            <w:caps w:val="0"/>
            <w:noProof/>
            <w:sz w:val="22"/>
            <w:szCs w:val="22"/>
          </w:rPr>
          <w:tab/>
        </w:r>
        <w:r w:rsidR="00B25F2B" w:rsidRPr="006D7F73">
          <w:rPr>
            <w:rStyle w:val="Collegamentoipertestuale"/>
            <w:noProof/>
          </w:rPr>
          <w:t>Specifiche dei requisiti</w:t>
        </w:r>
        <w:r w:rsidR="00B25F2B">
          <w:rPr>
            <w:noProof/>
            <w:webHidden/>
          </w:rPr>
          <w:tab/>
        </w:r>
        <w:r w:rsidR="00B25F2B">
          <w:rPr>
            <w:noProof/>
            <w:webHidden/>
          </w:rPr>
          <w:fldChar w:fldCharType="begin"/>
        </w:r>
        <w:r w:rsidR="00B25F2B">
          <w:rPr>
            <w:noProof/>
            <w:webHidden/>
          </w:rPr>
          <w:instrText xml:space="preserve"> PAGEREF _Toc77839089 \h </w:instrText>
        </w:r>
        <w:r w:rsidR="00B25F2B">
          <w:rPr>
            <w:noProof/>
            <w:webHidden/>
          </w:rPr>
        </w:r>
        <w:r w:rsidR="00B25F2B">
          <w:rPr>
            <w:noProof/>
            <w:webHidden/>
          </w:rPr>
          <w:fldChar w:fldCharType="separate"/>
        </w:r>
        <w:r w:rsidR="00B25F2B">
          <w:rPr>
            <w:noProof/>
            <w:webHidden/>
          </w:rPr>
          <w:t>15</w:t>
        </w:r>
        <w:r w:rsidR="00B25F2B">
          <w:rPr>
            <w:noProof/>
            <w:webHidden/>
          </w:rPr>
          <w:fldChar w:fldCharType="end"/>
        </w:r>
      </w:hyperlink>
    </w:p>
    <w:p w14:paraId="18D3E064" w14:textId="77777777" w:rsidR="00B25F2B" w:rsidRDefault="008B5F47">
      <w:pPr>
        <w:pStyle w:val="Sommario2"/>
        <w:tabs>
          <w:tab w:val="left" w:pos="800"/>
          <w:tab w:val="right" w:leader="dot" w:pos="9628"/>
        </w:tabs>
        <w:rPr>
          <w:rFonts w:asciiTheme="minorHAnsi" w:eastAsiaTheme="minorEastAsia" w:hAnsiTheme="minorHAnsi" w:cstheme="minorBidi"/>
          <w:smallCaps w:val="0"/>
          <w:sz w:val="22"/>
          <w:szCs w:val="22"/>
        </w:rPr>
      </w:pPr>
      <w:hyperlink w:anchor="_Toc77839090" w:history="1">
        <w:r w:rsidR="00B25F2B" w:rsidRPr="006D7F73">
          <w:rPr>
            <w:rStyle w:val="Collegamentoipertestuale"/>
            <w:rFonts w:cstheme="minorHAnsi"/>
          </w:rPr>
          <w:t>4.1</w:t>
        </w:r>
        <w:r w:rsidR="00B25F2B">
          <w:rPr>
            <w:rFonts w:asciiTheme="minorHAnsi" w:eastAsiaTheme="minorEastAsia" w:hAnsiTheme="minorHAnsi" w:cstheme="minorBidi"/>
            <w:smallCaps w:val="0"/>
            <w:sz w:val="22"/>
            <w:szCs w:val="22"/>
          </w:rPr>
          <w:tab/>
        </w:r>
        <w:r w:rsidR="00B25F2B" w:rsidRPr="006D7F73">
          <w:rPr>
            <w:rStyle w:val="Collegamentoipertestuale"/>
            <w:rFonts w:cstheme="minorHAnsi"/>
          </w:rPr>
          <w:t>Premessa</w:t>
        </w:r>
        <w:r w:rsidR="00B25F2B">
          <w:rPr>
            <w:webHidden/>
          </w:rPr>
          <w:tab/>
        </w:r>
        <w:r w:rsidR="00B25F2B">
          <w:rPr>
            <w:webHidden/>
          </w:rPr>
          <w:fldChar w:fldCharType="begin"/>
        </w:r>
        <w:r w:rsidR="00B25F2B">
          <w:rPr>
            <w:webHidden/>
          </w:rPr>
          <w:instrText xml:space="preserve"> PAGEREF _Toc77839090 \h </w:instrText>
        </w:r>
        <w:r w:rsidR="00B25F2B">
          <w:rPr>
            <w:webHidden/>
          </w:rPr>
        </w:r>
        <w:r w:rsidR="00B25F2B">
          <w:rPr>
            <w:webHidden/>
          </w:rPr>
          <w:fldChar w:fldCharType="separate"/>
        </w:r>
        <w:r w:rsidR="00B25F2B">
          <w:rPr>
            <w:webHidden/>
          </w:rPr>
          <w:t>15</w:t>
        </w:r>
        <w:r w:rsidR="00B25F2B">
          <w:rPr>
            <w:webHidden/>
          </w:rPr>
          <w:fldChar w:fldCharType="end"/>
        </w:r>
      </w:hyperlink>
    </w:p>
    <w:p w14:paraId="13542D7B" w14:textId="77777777" w:rsidR="00B25F2B" w:rsidRDefault="008B5F47">
      <w:pPr>
        <w:pStyle w:val="Sommario2"/>
        <w:tabs>
          <w:tab w:val="left" w:pos="800"/>
          <w:tab w:val="right" w:leader="dot" w:pos="9628"/>
        </w:tabs>
        <w:rPr>
          <w:rFonts w:asciiTheme="minorHAnsi" w:eastAsiaTheme="minorEastAsia" w:hAnsiTheme="minorHAnsi" w:cstheme="minorBidi"/>
          <w:smallCaps w:val="0"/>
          <w:sz w:val="22"/>
          <w:szCs w:val="22"/>
        </w:rPr>
      </w:pPr>
      <w:hyperlink w:anchor="_Toc77839091" w:history="1">
        <w:r w:rsidR="00B25F2B" w:rsidRPr="006D7F73">
          <w:rPr>
            <w:rStyle w:val="Collegamentoipertestuale"/>
            <w:rFonts w:cstheme="minorHAnsi"/>
          </w:rPr>
          <w:t>4.2</w:t>
        </w:r>
        <w:r w:rsidR="00B25F2B">
          <w:rPr>
            <w:rFonts w:asciiTheme="minorHAnsi" w:eastAsiaTheme="minorEastAsia" w:hAnsiTheme="minorHAnsi" w:cstheme="minorBidi"/>
            <w:smallCaps w:val="0"/>
            <w:sz w:val="22"/>
            <w:szCs w:val="22"/>
          </w:rPr>
          <w:tab/>
        </w:r>
        <w:r w:rsidR="00B25F2B" w:rsidRPr="006D7F73">
          <w:rPr>
            <w:rStyle w:val="Collegamentoipertestuale"/>
            <w:rFonts w:cstheme="minorHAnsi"/>
          </w:rPr>
          <w:t>Elenco Requisiti</w:t>
        </w:r>
        <w:r w:rsidR="00B25F2B">
          <w:rPr>
            <w:webHidden/>
          </w:rPr>
          <w:tab/>
        </w:r>
        <w:r w:rsidR="00B25F2B">
          <w:rPr>
            <w:webHidden/>
          </w:rPr>
          <w:fldChar w:fldCharType="begin"/>
        </w:r>
        <w:r w:rsidR="00B25F2B">
          <w:rPr>
            <w:webHidden/>
          </w:rPr>
          <w:instrText xml:space="preserve"> PAGEREF _Toc77839091 \h </w:instrText>
        </w:r>
        <w:r w:rsidR="00B25F2B">
          <w:rPr>
            <w:webHidden/>
          </w:rPr>
        </w:r>
        <w:r w:rsidR="00B25F2B">
          <w:rPr>
            <w:webHidden/>
          </w:rPr>
          <w:fldChar w:fldCharType="separate"/>
        </w:r>
        <w:r w:rsidR="00B25F2B">
          <w:rPr>
            <w:webHidden/>
          </w:rPr>
          <w:t>16</w:t>
        </w:r>
        <w:r w:rsidR="00B25F2B">
          <w:rPr>
            <w:webHidden/>
          </w:rPr>
          <w:fldChar w:fldCharType="end"/>
        </w:r>
      </w:hyperlink>
    </w:p>
    <w:p w14:paraId="1F61704C" w14:textId="77777777" w:rsidR="00B25F2B" w:rsidRDefault="008B5F47">
      <w:pPr>
        <w:pStyle w:val="Sommario1"/>
        <w:tabs>
          <w:tab w:val="left" w:pos="400"/>
          <w:tab w:val="right" w:leader="dot" w:pos="9628"/>
        </w:tabs>
        <w:rPr>
          <w:rFonts w:asciiTheme="minorHAnsi" w:eastAsiaTheme="minorEastAsia" w:hAnsiTheme="minorHAnsi" w:cstheme="minorBidi"/>
          <w:b w:val="0"/>
          <w:caps w:val="0"/>
          <w:noProof/>
          <w:sz w:val="22"/>
          <w:szCs w:val="22"/>
        </w:rPr>
      </w:pPr>
      <w:hyperlink w:anchor="_Toc77839092" w:history="1">
        <w:r w:rsidR="00B25F2B" w:rsidRPr="006D7F73">
          <w:rPr>
            <w:rStyle w:val="Collegamentoipertestuale"/>
            <w:noProof/>
          </w:rPr>
          <w:t>5</w:t>
        </w:r>
        <w:r w:rsidR="00B25F2B">
          <w:rPr>
            <w:rFonts w:asciiTheme="minorHAnsi" w:eastAsiaTheme="minorEastAsia" w:hAnsiTheme="minorHAnsi" w:cstheme="minorBidi"/>
            <w:b w:val="0"/>
            <w:caps w:val="0"/>
            <w:noProof/>
            <w:sz w:val="22"/>
            <w:szCs w:val="22"/>
          </w:rPr>
          <w:tab/>
        </w:r>
        <w:r w:rsidR="00B25F2B" w:rsidRPr="006D7F73">
          <w:rPr>
            <w:rStyle w:val="Collegamentoipertestuale"/>
            <w:noProof/>
          </w:rPr>
          <w:t>Interfacce</w:t>
        </w:r>
        <w:r w:rsidR="00B25F2B">
          <w:rPr>
            <w:noProof/>
            <w:webHidden/>
          </w:rPr>
          <w:tab/>
        </w:r>
        <w:r w:rsidR="00B25F2B">
          <w:rPr>
            <w:noProof/>
            <w:webHidden/>
          </w:rPr>
          <w:fldChar w:fldCharType="begin"/>
        </w:r>
        <w:r w:rsidR="00B25F2B">
          <w:rPr>
            <w:noProof/>
            <w:webHidden/>
          </w:rPr>
          <w:instrText xml:space="preserve"> PAGEREF _Toc77839092 \h </w:instrText>
        </w:r>
        <w:r w:rsidR="00B25F2B">
          <w:rPr>
            <w:noProof/>
            <w:webHidden/>
          </w:rPr>
        </w:r>
        <w:r w:rsidR="00B25F2B">
          <w:rPr>
            <w:noProof/>
            <w:webHidden/>
          </w:rPr>
          <w:fldChar w:fldCharType="separate"/>
        </w:r>
        <w:r w:rsidR="00B25F2B">
          <w:rPr>
            <w:noProof/>
            <w:webHidden/>
          </w:rPr>
          <w:t>16</w:t>
        </w:r>
        <w:r w:rsidR="00B25F2B">
          <w:rPr>
            <w:noProof/>
            <w:webHidden/>
          </w:rPr>
          <w:fldChar w:fldCharType="end"/>
        </w:r>
      </w:hyperlink>
    </w:p>
    <w:p w14:paraId="781DD851" w14:textId="77777777" w:rsidR="00B25F2B" w:rsidRDefault="008B5F47">
      <w:pPr>
        <w:pStyle w:val="Sommario1"/>
        <w:tabs>
          <w:tab w:val="left" w:pos="400"/>
          <w:tab w:val="right" w:leader="dot" w:pos="9628"/>
        </w:tabs>
        <w:rPr>
          <w:rFonts w:asciiTheme="minorHAnsi" w:eastAsiaTheme="minorEastAsia" w:hAnsiTheme="minorHAnsi" w:cstheme="minorBidi"/>
          <w:b w:val="0"/>
          <w:caps w:val="0"/>
          <w:noProof/>
          <w:sz w:val="22"/>
          <w:szCs w:val="22"/>
        </w:rPr>
      </w:pPr>
      <w:hyperlink w:anchor="_Toc77839093" w:history="1">
        <w:r w:rsidR="00B25F2B" w:rsidRPr="006D7F73">
          <w:rPr>
            <w:rStyle w:val="Collegamentoipertestuale"/>
            <w:noProof/>
          </w:rPr>
          <w:t>6</w:t>
        </w:r>
        <w:r w:rsidR="00B25F2B">
          <w:rPr>
            <w:rFonts w:asciiTheme="minorHAnsi" w:eastAsiaTheme="minorEastAsia" w:hAnsiTheme="minorHAnsi" w:cstheme="minorBidi"/>
            <w:b w:val="0"/>
            <w:caps w:val="0"/>
            <w:noProof/>
            <w:sz w:val="22"/>
            <w:szCs w:val="22"/>
          </w:rPr>
          <w:tab/>
        </w:r>
        <w:r w:rsidR="00B25F2B" w:rsidRPr="006D7F73">
          <w:rPr>
            <w:rStyle w:val="Collegamentoipertestuale"/>
            <w:noProof/>
          </w:rPr>
          <w:t>Descrizione dell’Intervento</w:t>
        </w:r>
        <w:r w:rsidR="00B25F2B">
          <w:rPr>
            <w:noProof/>
            <w:webHidden/>
          </w:rPr>
          <w:tab/>
        </w:r>
        <w:r w:rsidR="00B25F2B">
          <w:rPr>
            <w:noProof/>
            <w:webHidden/>
          </w:rPr>
          <w:fldChar w:fldCharType="begin"/>
        </w:r>
        <w:r w:rsidR="00B25F2B">
          <w:rPr>
            <w:noProof/>
            <w:webHidden/>
          </w:rPr>
          <w:instrText xml:space="preserve"> PAGEREF _Toc77839093 \h </w:instrText>
        </w:r>
        <w:r w:rsidR="00B25F2B">
          <w:rPr>
            <w:noProof/>
            <w:webHidden/>
          </w:rPr>
        </w:r>
        <w:r w:rsidR="00B25F2B">
          <w:rPr>
            <w:noProof/>
            <w:webHidden/>
          </w:rPr>
          <w:fldChar w:fldCharType="separate"/>
        </w:r>
        <w:r w:rsidR="00B25F2B">
          <w:rPr>
            <w:noProof/>
            <w:webHidden/>
          </w:rPr>
          <w:t>17</w:t>
        </w:r>
        <w:r w:rsidR="00B25F2B">
          <w:rPr>
            <w:noProof/>
            <w:webHidden/>
          </w:rPr>
          <w:fldChar w:fldCharType="end"/>
        </w:r>
      </w:hyperlink>
    </w:p>
    <w:p w14:paraId="2C008AEC" w14:textId="77777777" w:rsidR="00B25F2B" w:rsidRDefault="008B5F47">
      <w:pPr>
        <w:pStyle w:val="Sommario2"/>
        <w:tabs>
          <w:tab w:val="left" w:pos="800"/>
          <w:tab w:val="right" w:leader="dot" w:pos="9628"/>
        </w:tabs>
        <w:rPr>
          <w:rFonts w:asciiTheme="minorHAnsi" w:eastAsiaTheme="minorEastAsia" w:hAnsiTheme="minorHAnsi" w:cstheme="minorBidi"/>
          <w:smallCaps w:val="0"/>
          <w:sz w:val="22"/>
          <w:szCs w:val="22"/>
        </w:rPr>
      </w:pPr>
      <w:hyperlink w:anchor="_Toc77839094" w:history="1">
        <w:r w:rsidR="00B25F2B" w:rsidRPr="006D7F73">
          <w:rPr>
            <w:rStyle w:val="Collegamentoipertestuale"/>
          </w:rPr>
          <w:t>6.1</w:t>
        </w:r>
        <w:r w:rsidR="00B25F2B">
          <w:rPr>
            <w:rFonts w:asciiTheme="minorHAnsi" w:eastAsiaTheme="minorEastAsia" w:hAnsiTheme="minorHAnsi" w:cstheme="minorBidi"/>
            <w:smallCaps w:val="0"/>
            <w:sz w:val="22"/>
            <w:szCs w:val="22"/>
          </w:rPr>
          <w:tab/>
        </w:r>
        <w:r w:rsidR="00B25F2B" w:rsidRPr="006D7F73">
          <w:rPr>
            <w:rStyle w:val="Collegamentoipertestuale"/>
          </w:rPr>
          <w:t>REQ-SIE-021-01_FN.01 -  Gestione Nuovi Fori (FORO di NAPOLI NORD)</w:t>
        </w:r>
        <w:r w:rsidR="00B25F2B">
          <w:rPr>
            <w:webHidden/>
          </w:rPr>
          <w:tab/>
        </w:r>
        <w:r w:rsidR="00B25F2B">
          <w:rPr>
            <w:webHidden/>
          </w:rPr>
          <w:fldChar w:fldCharType="begin"/>
        </w:r>
        <w:r w:rsidR="00B25F2B">
          <w:rPr>
            <w:webHidden/>
          </w:rPr>
          <w:instrText xml:space="preserve"> PAGEREF _Toc77839094 \h </w:instrText>
        </w:r>
        <w:r w:rsidR="00B25F2B">
          <w:rPr>
            <w:webHidden/>
          </w:rPr>
        </w:r>
        <w:r w:rsidR="00B25F2B">
          <w:rPr>
            <w:webHidden/>
          </w:rPr>
          <w:fldChar w:fldCharType="separate"/>
        </w:r>
        <w:r w:rsidR="00B25F2B">
          <w:rPr>
            <w:webHidden/>
          </w:rPr>
          <w:t>17</w:t>
        </w:r>
        <w:r w:rsidR="00B25F2B">
          <w:rPr>
            <w:webHidden/>
          </w:rPr>
          <w:fldChar w:fldCharType="end"/>
        </w:r>
      </w:hyperlink>
    </w:p>
    <w:p w14:paraId="2BDE3E00"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095" w:history="1">
        <w:r w:rsidR="00B25F2B" w:rsidRPr="006D7F73">
          <w:rPr>
            <w:rStyle w:val="Collegamentoipertestuale"/>
          </w:rPr>
          <w:t>6.1.1</w:t>
        </w:r>
        <w:r w:rsidR="00B25F2B">
          <w:rPr>
            <w:rFonts w:asciiTheme="minorHAnsi" w:eastAsiaTheme="minorEastAsia" w:hAnsiTheme="minorHAnsi" w:cstheme="minorBidi"/>
            <w:smallCaps w:val="0"/>
            <w:sz w:val="22"/>
            <w:szCs w:val="22"/>
          </w:rPr>
          <w:tab/>
        </w:r>
        <w:r w:rsidR="00B25F2B" w:rsidRPr="006D7F73">
          <w:rPr>
            <w:rStyle w:val="Collegamentoipertestuale"/>
          </w:rPr>
          <w:t>Moduli sw</w:t>
        </w:r>
        <w:r w:rsidR="00B25F2B">
          <w:rPr>
            <w:webHidden/>
          </w:rPr>
          <w:tab/>
        </w:r>
        <w:r w:rsidR="00B25F2B">
          <w:rPr>
            <w:webHidden/>
          </w:rPr>
          <w:fldChar w:fldCharType="begin"/>
        </w:r>
        <w:r w:rsidR="00B25F2B">
          <w:rPr>
            <w:webHidden/>
          </w:rPr>
          <w:instrText xml:space="preserve"> PAGEREF _Toc77839095 \h </w:instrText>
        </w:r>
        <w:r w:rsidR="00B25F2B">
          <w:rPr>
            <w:webHidden/>
          </w:rPr>
        </w:r>
        <w:r w:rsidR="00B25F2B">
          <w:rPr>
            <w:webHidden/>
          </w:rPr>
          <w:fldChar w:fldCharType="separate"/>
        </w:r>
        <w:r w:rsidR="00B25F2B">
          <w:rPr>
            <w:webHidden/>
          </w:rPr>
          <w:t>24</w:t>
        </w:r>
        <w:r w:rsidR="00B25F2B">
          <w:rPr>
            <w:webHidden/>
          </w:rPr>
          <w:fldChar w:fldCharType="end"/>
        </w:r>
      </w:hyperlink>
    </w:p>
    <w:p w14:paraId="07FD5DAB"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096" w:history="1">
        <w:r w:rsidR="00B25F2B" w:rsidRPr="006D7F73">
          <w:rPr>
            <w:rStyle w:val="Collegamentoipertestuale"/>
          </w:rPr>
          <w:t>6.1.2</w:t>
        </w:r>
        <w:r w:rsidR="00B25F2B">
          <w:rPr>
            <w:rFonts w:asciiTheme="minorHAnsi" w:eastAsiaTheme="minorEastAsia" w:hAnsiTheme="minorHAnsi" w:cstheme="minorBidi"/>
            <w:smallCaps w:val="0"/>
            <w:sz w:val="22"/>
            <w:szCs w:val="22"/>
          </w:rPr>
          <w:tab/>
        </w:r>
        <w:r w:rsidR="00B25F2B" w:rsidRPr="006D7F73">
          <w:rPr>
            <w:rStyle w:val="Collegamentoipertestuale"/>
          </w:rPr>
          <w:t>Architettura</w:t>
        </w:r>
        <w:r w:rsidR="00B25F2B">
          <w:rPr>
            <w:webHidden/>
          </w:rPr>
          <w:tab/>
        </w:r>
        <w:r w:rsidR="00B25F2B">
          <w:rPr>
            <w:webHidden/>
          </w:rPr>
          <w:fldChar w:fldCharType="begin"/>
        </w:r>
        <w:r w:rsidR="00B25F2B">
          <w:rPr>
            <w:webHidden/>
          </w:rPr>
          <w:instrText xml:space="preserve"> PAGEREF _Toc77839096 \h </w:instrText>
        </w:r>
        <w:r w:rsidR="00B25F2B">
          <w:rPr>
            <w:webHidden/>
          </w:rPr>
        </w:r>
        <w:r w:rsidR="00B25F2B">
          <w:rPr>
            <w:webHidden/>
          </w:rPr>
          <w:fldChar w:fldCharType="separate"/>
        </w:r>
        <w:r w:rsidR="00B25F2B">
          <w:rPr>
            <w:webHidden/>
          </w:rPr>
          <w:t>28</w:t>
        </w:r>
        <w:r w:rsidR="00B25F2B">
          <w:rPr>
            <w:webHidden/>
          </w:rPr>
          <w:fldChar w:fldCharType="end"/>
        </w:r>
      </w:hyperlink>
    </w:p>
    <w:p w14:paraId="1DFF3088"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097" w:history="1">
        <w:r w:rsidR="00B25F2B" w:rsidRPr="006D7F73">
          <w:rPr>
            <w:rStyle w:val="Collegamentoipertestuale"/>
          </w:rPr>
          <w:t>6.1.3</w:t>
        </w:r>
        <w:r w:rsidR="00B25F2B">
          <w:rPr>
            <w:rFonts w:asciiTheme="minorHAnsi" w:eastAsiaTheme="minorEastAsia" w:hAnsiTheme="minorHAnsi" w:cstheme="minorBidi"/>
            <w:smallCaps w:val="0"/>
            <w:sz w:val="22"/>
            <w:szCs w:val="22"/>
          </w:rPr>
          <w:tab/>
        </w:r>
        <w:r w:rsidR="00B25F2B" w:rsidRPr="006D7F73">
          <w:rPr>
            <w:rStyle w:val="Collegamentoipertestuale"/>
          </w:rPr>
          <w:t>Interfacce utente</w:t>
        </w:r>
        <w:r w:rsidR="00B25F2B">
          <w:rPr>
            <w:webHidden/>
          </w:rPr>
          <w:tab/>
        </w:r>
        <w:r w:rsidR="00B25F2B">
          <w:rPr>
            <w:webHidden/>
          </w:rPr>
          <w:fldChar w:fldCharType="begin"/>
        </w:r>
        <w:r w:rsidR="00B25F2B">
          <w:rPr>
            <w:webHidden/>
          </w:rPr>
          <w:instrText xml:space="preserve"> PAGEREF _Toc77839097 \h </w:instrText>
        </w:r>
        <w:r w:rsidR="00B25F2B">
          <w:rPr>
            <w:webHidden/>
          </w:rPr>
        </w:r>
        <w:r w:rsidR="00B25F2B">
          <w:rPr>
            <w:webHidden/>
          </w:rPr>
          <w:fldChar w:fldCharType="separate"/>
        </w:r>
        <w:r w:rsidR="00B25F2B">
          <w:rPr>
            <w:webHidden/>
          </w:rPr>
          <w:t>28</w:t>
        </w:r>
        <w:r w:rsidR="00B25F2B">
          <w:rPr>
            <w:webHidden/>
          </w:rPr>
          <w:fldChar w:fldCharType="end"/>
        </w:r>
      </w:hyperlink>
    </w:p>
    <w:p w14:paraId="61F588DA"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098" w:history="1">
        <w:r w:rsidR="00B25F2B" w:rsidRPr="006D7F73">
          <w:rPr>
            <w:rStyle w:val="Collegamentoipertestuale"/>
          </w:rPr>
          <w:t>6.1.4</w:t>
        </w:r>
        <w:r w:rsidR="00B25F2B">
          <w:rPr>
            <w:rFonts w:asciiTheme="minorHAnsi" w:eastAsiaTheme="minorEastAsia" w:hAnsiTheme="minorHAnsi" w:cstheme="minorBidi"/>
            <w:smallCaps w:val="0"/>
            <w:sz w:val="22"/>
            <w:szCs w:val="22"/>
          </w:rPr>
          <w:tab/>
        </w:r>
        <w:r w:rsidR="00B25F2B" w:rsidRPr="006D7F73">
          <w:rPr>
            <w:rStyle w:val="Collegamentoipertestuale"/>
          </w:rPr>
          <w:t>Basi dati</w:t>
        </w:r>
        <w:r w:rsidR="00B25F2B">
          <w:rPr>
            <w:webHidden/>
          </w:rPr>
          <w:tab/>
        </w:r>
        <w:r w:rsidR="00B25F2B">
          <w:rPr>
            <w:webHidden/>
          </w:rPr>
          <w:fldChar w:fldCharType="begin"/>
        </w:r>
        <w:r w:rsidR="00B25F2B">
          <w:rPr>
            <w:webHidden/>
          </w:rPr>
          <w:instrText xml:space="preserve"> PAGEREF _Toc77839098 \h </w:instrText>
        </w:r>
        <w:r w:rsidR="00B25F2B">
          <w:rPr>
            <w:webHidden/>
          </w:rPr>
        </w:r>
        <w:r w:rsidR="00B25F2B">
          <w:rPr>
            <w:webHidden/>
          </w:rPr>
          <w:fldChar w:fldCharType="separate"/>
        </w:r>
        <w:r w:rsidR="00B25F2B">
          <w:rPr>
            <w:webHidden/>
          </w:rPr>
          <w:t>31</w:t>
        </w:r>
        <w:r w:rsidR="00B25F2B">
          <w:rPr>
            <w:webHidden/>
          </w:rPr>
          <w:fldChar w:fldCharType="end"/>
        </w:r>
      </w:hyperlink>
    </w:p>
    <w:p w14:paraId="238FFCEC" w14:textId="77777777" w:rsidR="00B25F2B" w:rsidRDefault="008B5F47">
      <w:pPr>
        <w:pStyle w:val="Sommario3"/>
        <w:tabs>
          <w:tab w:val="left" w:pos="1400"/>
          <w:tab w:val="right" w:leader="dot" w:pos="9628"/>
        </w:tabs>
        <w:rPr>
          <w:rFonts w:asciiTheme="minorHAnsi" w:eastAsiaTheme="minorEastAsia" w:hAnsiTheme="minorHAnsi" w:cstheme="minorBidi"/>
          <w:i w:val="0"/>
          <w:sz w:val="22"/>
          <w:szCs w:val="22"/>
        </w:rPr>
      </w:pPr>
      <w:hyperlink w:anchor="_Toc77839099" w:history="1">
        <w:r w:rsidR="00B25F2B" w:rsidRPr="006D7F73">
          <w:rPr>
            <w:rStyle w:val="Collegamentoipertestuale"/>
          </w:rPr>
          <w:t>6.1.4.1</w:t>
        </w:r>
        <w:r w:rsidR="00B25F2B">
          <w:rPr>
            <w:rFonts w:asciiTheme="minorHAnsi" w:eastAsiaTheme="minorEastAsia" w:hAnsiTheme="minorHAnsi" w:cstheme="minorBidi"/>
            <w:i w:val="0"/>
            <w:sz w:val="22"/>
            <w:szCs w:val="22"/>
          </w:rPr>
          <w:tab/>
        </w:r>
        <w:r w:rsidR="00B25F2B" w:rsidRPr="006D7F73">
          <w:rPr>
            <w:rStyle w:val="Collegamentoipertestuale"/>
          </w:rPr>
          <w:t>Selezione Lista Fori SIES</w:t>
        </w:r>
        <w:r w:rsidR="00B25F2B">
          <w:rPr>
            <w:webHidden/>
          </w:rPr>
          <w:tab/>
        </w:r>
        <w:r w:rsidR="00B25F2B">
          <w:rPr>
            <w:webHidden/>
          </w:rPr>
          <w:fldChar w:fldCharType="begin"/>
        </w:r>
        <w:r w:rsidR="00B25F2B">
          <w:rPr>
            <w:webHidden/>
          </w:rPr>
          <w:instrText xml:space="preserve"> PAGEREF _Toc77839099 \h </w:instrText>
        </w:r>
        <w:r w:rsidR="00B25F2B">
          <w:rPr>
            <w:webHidden/>
          </w:rPr>
        </w:r>
        <w:r w:rsidR="00B25F2B">
          <w:rPr>
            <w:webHidden/>
          </w:rPr>
          <w:fldChar w:fldCharType="separate"/>
        </w:r>
        <w:r w:rsidR="00B25F2B">
          <w:rPr>
            <w:webHidden/>
          </w:rPr>
          <w:t>31</w:t>
        </w:r>
        <w:r w:rsidR="00B25F2B">
          <w:rPr>
            <w:webHidden/>
          </w:rPr>
          <w:fldChar w:fldCharType="end"/>
        </w:r>
      </w:hyperlink>
    </w:p>
    <w:p w14:paraId="65E6A886" w14:textId="77777777" w:rsidR="00B25F2B" w:rsidRDefault="008B5F47">
      <w:pPr>
        <w:pStyle w:val="Sommario3"/>
        <w:tabs>
          <w:tab w:val="left" w:pos="1400"/>
          <w:tab w:val="right" w:leader="dot" w:pos="9628"/>
        </w:tabs>
        <w:rPr>
          <w:rFonts w:asciiTheme="minorHAnsi" w:eastAsiaTheme="minorEastAsia" w:hAnsiTheme="minorHAnsi" w:cstheme="minorBidi"/>
          <w:i w:val="0"/>
          <w:sz w:val="22"/>
          <w:szCs w:val="22"/>
        </w:rPr>
      </w:pPr>
      <w:hyperlink w:anchor="_Toc77839100" w:history="1">
        <w:r w:rsidR="00B25F2B" w:rsidRPr="006D7F73">
          <w:rPr>
            <w:rStyle w:val="Collegamentoipertestuale"/>
          </w:rPr>
          <w:t>6.1.4.2</w:t>
        </w:r>
        <w:r w:rsidR="00B25F2B">
          <w:rPr>
            <w:rFonts w:asciiTheme="minorHAnsi" w:eastAsiaTheme="minorEastAsia" w:hAnsiTheme="minorHAnsi" w:cstheme="minorBidi"/>
            <w:i w:val="0"/>
            <w:sz w:val="22"/>
            <w:szCs w:val="22"/>
          </w:rPr>
          <w:tab/>
        </w:r>
        <w:r w:rsidR="00B25F2B" w:rsidRPr="006D7F73">
          <w:rPr>
            <w:rStyle w:val="Collegamentoipertestuale"/>
          </w:rPr>
          <w:t>Tabella Avvocati SIES</w:t>
        </w:r>
        <w:r w:rsidR="00B25F2B">
          <w:rPr>
            <w:webHidden/>
          </w:rPr>
          <w:tab/>
        </w:r>
        <w:r w:rsidR="00B25F2B">
          <w:rPr>
            <w:webHidden/>
          </w:rPr>
          <w:fldChar w:fldCharType="begin"/>
        </w:r>
        <w:r w:rsidR="00B25F2B">
          <w:rPr>
            <w:webHidden/>
          </w:rPr>
          <w:instrText xml:space="preserve"> PAGEREF _Toc77839100 \h </w:instrText>
        </w:r>
        <w:r w:rsidR="00B25F2B">
          <w:rPr>
            <w:webHidden/>
          </w:rPr>
        </w:r>
        <w:r w:rsidR="00B25F2B">
          <w:rPr>
            <w:webHidden/>
          </w:rPr>
          <w:fldChar w:fldCharType="separate"/>
        </w:r>
        <w:r w:rsidR="00B25F2B">
          <w:rPr>
            <w:webHidden/>
          </w:rPr>
          <w:t>32</w:t>
        </w:r>
        <w:r w:rsidR="00B25F2B">
          <w:rPr>
            <w:webHidden/>
          </w:rPr>
          <w:fldChar w:fldCharType="end"/>
        </w:r>
      </w:hyperlink>
    </w:p>
    <w:p w14:paraId="5CDBFEC2"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01" w:history="1">
        <w:r w:rsidR="00B25F2B" w:rsidRPr="006D7F73">
          <w:rPr>
            <w:rStyle w:val="Collegamentoipertestuale"/>
          </w:rPr>
          <w:t>6.1.5</w:t>
        </w:r>
        <w:r w:rsidR="00B25F2B">
          <w:rPr>
            <w:rFonts w:asciiTheme="minorHAnsi" w:eastAsiaTheme="minorEastAsia" w:hAnsiTheme="minorHAnsi" w:cstheme="minorBidi"/>
            <w:smallCaps w:val="0"/>
            <w:sz w:val="22"/>
            <w:szCs w:val="22"/>
          </w:rPr>
          <w:tab/>
        </w:r>
        <w:r w:rsidR="00B25F2B" w:rsidRPr="006D7F73">
          <w:rPr>
            <w:rStyle w:val="Collegamentoipertestuale"/>
          </w:rPr>
          <w:t>WEB services</w:t>
        </w:r>
        <w:r w:rsidR="00B25F2B">
          <w:rPr>
            <w:webHidden/>
          </w:rPr>
          <w:tab/>
        </w:r>
        <w:r w:rsidR="00B25F2B">
          <w:rPr>
            <w:webHidden/>
          </w:rPr>
          <w:fldChar w:fldCharType="begin"/>
        </w:r>
        <w:r w:rsidR="00B25F2B">
          <w:rPr>
            <w:webHidden/>
          </w:rPr>
          <w:instrText xml:space="preserve"> PAGEREF _Toc77839101 \h </w:instrText>
        </w:r>
        <w:r w:rsidR="00B25F2B">
          <w:rPr>
            <w:webHidden/>
          </w:rPr>
        </w:r>
        <w:r w:rsidR="00B25F2B">
          <w:rPr>
            <w:webHidden/>
          </w:rPr>
          <w:fldChar w:fldCharType="separate"/>
        </w:r>
        <w:r w:rsidR="00B25F2B">
          <w:rPr>
            <w:webHidden/>
          </w:rPr>
          <w:t>32</w:t>
        </w:r>
        <w:r w:rsidR="00B25F2B">
          <w:rPr>
            <w:webHidden/>
          </w:rPr>
          <w:fldChar w:fldCharType="end"/>
        </w:r>
      </w:hyperlink>
    </w:p>
    <w:p w14:paraId="7EC94FC2"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02" w:history="1">
        <w:r w:rsidR="00B25F2B" w:rsidRPr="006D7F73">
          <w:rPr>
            <w:rStyle w:val="Collegamentoipertestuale"/>
          </w:rPr>
          <w:t>6.1.6</w:t>
        </w:r>
        <w:r w:rsidR="00B25F2B">
          <w:rPr>
            <w:rFonts w:asciiTheme="minorHAnsi" w:eastAsiaTheme="minorEastAsia" w:hAnsiTheme="minorHAnsi" w:cstheme="minorBidi"/>
            <w:smallCaps w:val="0"/>
            <w:sz w:val="22"/>
            <w:szCs w:val="22"/>
          </w:rPr>
          <w:tab/>
        </w:r>
        <w:r w:rsidR="00B25F2B" w:rsidRPr="006D7F73">
          <w:rPr>
            <w:rStyle w:val="Collegamentoipertestuale"/>
          </w:rPr>
          <w:t>XSD</w:t>
        </w:r>
        <w:r w:rsidR="00B25F2B">
          <w:rPr>
            <w:webHidden/>
          </w:rPr>
          <w:tab/>
        </w:r>
        <w:r w:rsidR="00B25F2B">
          <w:rPr>
            <w:webHidden/>
          </w:rPr>
          <w:fldChar w:fldCharType="begin"/>
        </w:r>
        <w:r w:rsidR="00B25F2B">
          <w:rPr>
            <w:webHidden/>
          </w:rPr>
          <w:instrText xml:space="preserve"> PAGEREF _Toc77839102 \h </w:instrText>
        </w:r>
        <w:r w:rsidR="00B25F2B">
          <w:rPr>
            <w:webHidden/>
          </w:rPr>
        </w:r>
        <w:r w:rsidR="00B25F2B">
          <w:rPr>
            <w:webHidden/>
          </w:rPr>
          <w:fldChar w:fldCharType="separate"/>
        </w:r>
        <w:r w:rsidR="00B25F2B">
          <w:rPr>
            <w:webHidden/>
          </w:rPr>
          <w:t>32</w:t>
        </w:r>
        <w:r w:rsidR="00B25F2B">
          <w:rPr>
            <w:webHidden/>
          </w:rPr>
          <w:fldChar w:fldCharType="end"/>
        </w:r>
      </w:hyperlink>
    </w:p>
    <w:p w14:paraId="0C05CC47"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03" w:history="1">
        <w:r w:rsidR="00B25F2B" w:rsidRPr="006D7F73">
          <w:rPr>
            <w:rStyle w:val="Collegamentoipertestuale"/>
          </w:rPr>
          <w:t>6.1.7</w:t>
        </w:r>
        <w:r w:rsidR="00B25F2B">
          <w:rPr>
            <w:rFonts w:asciiTheme="minorHAnsi" w:eastAsiaTheme="minorEastAsia" w:hAnsiTheme="minorHAnsi" w:cstheme="minorBidi"/>
            <w:smallCaps w:val="0"/>
            <w:sz w:val="22"/>
            <w:szCs w:val="22"/>
          </w:rPr>
          <w:tab/>
        </w:r>
        <w:r w:rsidR="00B25F2B" w:rsidRPr="006D7F73">
          <w:rPr>
            <w:rStyle w:val="Collegamentoipertestuale"/>
          </w:rPr>
          <w:t>Configurazione</w:t>
        </w:r>
        <w:r w:rsidR="00B25F2B">
          <w:rPr>
            <w:webHidden/>
          </w:rPr>
          <w:tab/>
        </w:r>
        <w:r w:rsidR="00B25F2B">
          <w:rPr>
            <w:webHidden/>
          </w:rPr>
          <w:fldChar w:fldCharType="begin"/>
        </w:r>
        <w:r w:rsidR="00B25F2B">
          <w:rPr>
            <w:webHidden/>
          </w:rPr>
          <w:instrText xml:space="preserve"> PAGEREF _Toc77839103 \h </w:instrText>
        </w:r>
        <w:r w:rsidR="00B25F2B">
          <w:rPr>
            <w:webHidden/>
          </w:rPr>
        </w:r>
        <w:r w:rsidR="00B25F2B">
          <w:rPr>
            <w:webHidden/>
          </w:rPr>
          <w:fldChar w:fldCharType="separate"/>
        </w:r>
        <w:r w:rsidR="00B25F2B">
          <w:rPr>
            <w:webHidden/>
          </w:rPr>
          <w:t>33</w:t>
        </w:r>
        <w:r w:rsidR="00B25F2B">
          <w:rPr>
            <w:webHidden/>
          </w:rPr>
          <w:fldChar w:fldCharType="end"/>
        </w:r>
      </w:hyperlink>
    </w:p>
    <w:p w14:paraId="557A6A93"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04" w:history="1">
        <w:r w:rsidR="00B25F2B" w:rsidRPr="006D7F73">
          <w:rPr>
            <w:rStyle w:val="Collegamentoipertestuale"/>
          </w:rPr>
          <w:t>6.1.8</w:t>
        </w:r>
        <w:r w:rsidR="00B25F2B">
          <w:rPr>
            <w:rFonts w:asciiTheme="minorHAnsi" w:eastAsiaTheme="minorEastAsia" w:hAnsiTheme="minorHAnsi" w:cstheme="minorBidi"/>
            <w:smallCaps w:val="0"/>
            <w:sz w:val="22"/>
            <w:szCs w:val="22"/>
          </w:rPr>
          <w:tab/>
        </w:r>
        <w:r w:rsidR="00B25F2B" w:rsidRPr="006D7F73">
          <w:rPr>
            <w:rStyle w:val="Collegamentoipertestuale"/>
          </w:rPr>
          <w:t>Tutorial</w:t>
        </w:r>
        <w:r w:rsidR="00B25F2B">
          <w:rPr>
            <w:webHidden/>
          </w:rPr>
          <w:tab/>
        </w:r>
        <w:r w:rsidR="00B25F2B">
          <w:rPr>
            <w:webHidden/>
          </w:rPr>
          <w:fldChar w:fldCharType="begin"/>
        </w:r>
        <w:r w:rsidR="00B25F2B">
          <w:rPr>
            <w:webHidden/>
          </w:rPr>
          <w:instrText xml:space="preserve"> PAGEREF _Toc77839104 \h </w:instrText>
        </w:r>
        <w:r w:rsidR="00B25F2B">
          <w:rPr>
            <w:webHidden/>
          </w:rPr>
        </w:r>
        <w:r w:rsidR="00B25F2B">
          <w:rPr>
            <w:webHidden/>
          </w:rPr>
          <w:fldChar w:fldCharType="separate"/>
        </w:r>
        <w:r w:rsidR="00B25F2B">
          <w:rPr>
            <w:webHidden/>
          </w:rPr>
          <w:t>33</w:t>
        </w:r>
        <w:r w:rsidR="00B25F2B">
          <w:rPr>
            <w:webHidden/>
          </w:rPr>
          <w:fldChar w:fldCharType="end"/>
        </w:r>
      </w:hyperlink>
    </w:p>
    <w:p w14:paraId="54577EBD" w14:textId="77777777" w:rsidR="00B25F2B" w:rsidRDefault="008B5F47">
      <w:pPr>
        <w:pStyle w:val="Sommario2"/>
        <w:tabs>
          <w:tab w:val="left" w:pos="800"/>
          <w:tab w:val="right" w:leader="dot" w:pos="9628"/>
        </w:tabs>
        <w:rPr>
          <w:rFonts w:asciiTheme="minorHAnsi" w:eastAsiaTheme="minorEastAsia" w:hAnsiTheme="minorHAnsi" w:cstheme="minorBidi"/>
          <w:smallCaps w:val="0"/>
          <w:sz w:val="22"/>
          <w:szCs w:val="22"/>
        </w:rPr>
      </w:pPr>
      <w:hyperlink w:anchor="_Toc77839105" w:history="1">
        <w:r w:rsidR="00B25F2B" w:rsidRPr="006D7F73">
          <w:rPr>
            <w:rStyle w:val="Collegamentoipertestuale"/>
            <w:highlight w:val="green"/>
          </w:rPr>
          <w:t>6.2</w:t>
        </w:r>
        <w:r w:rsidR="00B25F2B">
          <w:rPr>
            <w:rFonts w:asciiTheme="minorHAnsi" w:eastAsiaTheme="minorEastAsia" w:hAnsiTheme="minorHAnsi" w:cstheme="minorBidi"/>
            <w:smallCaps w:val="0"/>
            <w:sz w:val="22"/>
            <w:szCs w:val="22"/>
          </w:rPr>
          <w:tab/>
        </w:r>
        <w:r w:rsidR="00B25F2B" w:rsidRPr="006D7F73">
          <w:rPr>
            <w:rStyle w:val="Collegamentoipertestuale"/>
            <w:rFonts w:cstheme="minorHAnsi"/>
            <w:highlight w:val="green"/>
          </w:rPr>
          <w:t>REQ-</w:t>
        </w:r>
        <w:r w:rsidR="00B25F2B" w:rsidRPr="006D7F73">
          <w:rPr>
            <w:rStyle w:val="Collegamentoipertestuale"/>
            <w:highlight w:val="green"/>
          </w:rPr>
          <w:t xml:space="preserve"> SIE-021-02_FN.01 -  Ricerca su ReGIndE</w:t>
        </w:r>
        <w:r w:rsidR="00B25F2B">
          <w:rPr>
            <w:webHidden/>
          </w:rPr>
          <w:tab/>
        </w:r>
        <w:r w:rsidR="00B25F2B">
          <w:rPr>
            <w:webHidden/>
          </w:rPr>
          <w:fldChar w:fldCharType="begin"/>
        </w:r>
        <w:r w:rsidR="00B25F2B">
          <w:rPr>
            <w:webHidden/>
          </w:rPr>
          <w:instrText xml:space="preserve"> PAGEREF _Toc77839105 \h </w:instrText>
        </w:r>
        <w:r w:rsidR="00B25F2B">
          <w:rPr>
            <w:webHidden/>
          </w:rPr>
        </w:r>
        <w:r w:rsidR="00B25F2B">
          <w:rPr>
            <w:webHidden/>
          </w:rPr>
          <w:fldChar w:fldCharType="separate"/>
        </w:r>
        <w:r w:rsidR="00B25F2B">
          <w:rPr>
            <w:webHidden/>
          </w:rPr>
          <w:t>33</w:t>
        </w:r>
        <w:r w:rsidR="00B25F2B">
          <w:rPr>
            <w:webHidden/>
          </w:rPr>
          <w:fldChar w:fldCharType="end"/>
        </w:r>
      </w:hyperlink>
    </w:p>
    <w:p w14:paraId="3BA603BC"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06" w:history="1">
        <w:r w:rsidR="00B25F2B" w:rsidRPr="006D7F73">
          <w:rPr>
            <w:rStyle w:val="Collegamentoipertestuale"/>
          </w:rPr>
          <w:t>6.2.1</w:t>
        </w:r>
        <w:r w:rsidR="00B25F2B">
          <w:rPr>
            <w:rFonts w:asciiTheme="minorHAnsi" w:eastAsiaTheme="minorEastAsia" w:hAnsiTheme="minorHAnsi" w:cstheme="minorBidi"/>
            <w:smallCaps w:val="0"/>
            <w:sz w:val="22"/>
            <w:szCs w:val="22"/>
          </w:rPr>
          <w:tab/>
        </w:r>
        <w:r w:rsidR="00B25F2B" w:rsidRPr="006D7F73">
          <w:rPr>
            <w:rStyle w:val="Collegamentoipertestuale"/>
          </w:rPr>
          <w:t>Moduli sw</w:t>
        </w:r>
        <w:r w:rsidR="00B25F2B">
          <w:rPr>
            <w:webHidden/>
          </w:rPr>
          <w:tab/>
        </w:r>
        <w:r w:rsidR="00B25F2B">
          <w:rPr>
            <w:webHidden/>
          </w:rPr>
          <w:fldChar w:fldCharType="begin"/>
        </w:r>
        <w:r w:rsidR="00B25F2B">
          <w:rPr>
            <w:webHidden/>
          </w:rPr>
          <w:instrText xml:space="preserve"> PAGEREF _Toc77839106 \h </w:instrText>
        </w:r>
        <w:r w:rsidR="00B25F2B">
          <w:rPr>
            <w:webHidden/>
          </w:rPr>
        </w:r>
        <w:r w:rsidR="00B25F2B">
          <w:rPr>
            <w:webHidden/>
          </w:rPr>
          <w:fldChar w:fldCharType="separate"/>
        </w:r>
        <w:r w:rsidR="00B25F2B">
          <w:rPr>
            <w:webHidden/>
          </w:rPr>
          <w:t>34</w:t>
        </w:r>
        <w:r w:rsidR="00B25F2B">
          <w:rPr>
            <w:webHidden/>
          </w:rPr>
          <w:fldChar w:fldCharType="end"/>
        </w:r>
      </w:hyperlink>
    </w:p>
    <w:p w14:paraId="6AEA0C6D"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07" w:history="1">
        <w:r w:rsidR="00B25F2B" w:rsidRPr="006D7F73">
          <w:rPr>
            <w:rStyle w:val="Collegamentoipertestuale"/>
            <w:highlight w:val="green"/>
          </w:rPr>
          <w:t>6.2.2</w:t>
        </w:r>
        <w:r w:rsidR="00B25F2B">
          <w:rPr>
            <w:rFonts w:asciiTheme="minorHAnsi" w:eastAsiaTheme="minorEastAsia" w:hAnsiTheme="minorHAnsi" w:cstheme="minorBidi"/>
            <w:smallCaps w:val="0"/>
            <w:sz w:val="22"/>
            <w:szCs w:val="22"/>
          </w:rPr>
          <w:tab/>
        </w:r>
        <w:r w:rsidR="00B25F2B" w:rsidRPr="006D7F73">
          <w:rPr>
            <w:rStyle w:val="Collegamentoipertestuale"/>
            <w:highlight w:val="green"/>
          </w:rPr>
          <w:t>Architettura</w:t>
        </w:r>
        <w:r w:rsidR="00B25F2B">
          <w:rPr>
            <w:webHidden/>
          </w:rPr>
          <w:tab/>
        </w:r>
        <w:r w:rsidR="00B25F2B">
          <w:rPr>
            <w:webHidden/>
          </w:rPr>
          <w:fldChar w:fldCharType="begin"/>
        </w:r>
        <w:r w:rsidR="00B25F2B">
          <w:rPr>
            <w:webHidden/>
          </w:rPr>
          <w:instrText xml:space="preserve"> PAGEREF _Toc77839107 \h </w:instrText>
        </w:r>
        <w:r w:rsidR="00B25F2B">
          <w:rPr>
            <w:webHidden/>
          </w:rPr>
        </w:r>
        <w:r w:rsidR="00B25F2B">
          <w:rPr>
            <w:webHidden/>
          </w:rPr>
          <w:fldChar w:fldCharType="separate"/>
        </w:r>
        <w:r w:rsidR="00B25F2B">
          <w:rPr>
            <w:webHidden/>
          </w:rPr>
          <w:t>35</w:t>
        </w:r>
        <w:r w:rsidR="00B25F2B">
          <w:rPr>
            <w:webHidden/>
          </w:rPr>
          <w:fldChar w:fldCharType="end"/>
        </w:r>
      </w:hyperlink>
    </w:p>
    <w:p w14:paraId="2FEB963A"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08" w:history="1">
        <w:r w:rsidR="00B25F2B" w:rsidRPr="006D7F73">
          <w:rPr>
            <w:rStyle w:val="Collegamentoipertestuale"/>
            <w:highlight w:val="green"/>
          </w:rPr>
          <w:t>6.2.3</w:t>
        </w:r>
        <w:r w:rsidR="00B25F2B">
          <w:rPr>
            <w:rFonts w:asciiTheme="minorHAnsi" w:eastAsiaTheme="minorEastAsia" w:hAnsiTheme="minorHAnsi" w:cstheme="minorBidi"/>
            <w:smallCaps w:val="0"/>
            <w:sz w:val="22"/>
            <w:szCs w:val="22"/>
          </w:rPr>
          <w:tab/>
        </w:r>
        <w:r w:rsidR="00B25F2B" w:rsidRPr="006D7F73">
          <w:rPr>
            <w:rStyle w:val="Collegamentoipertestuale"/>
            <w:highlight w:val="green"/>
          </w:rPr>
          <w:t>Interfacce utente</w:t>
        </w:r>
        <w:r w:rsidR="00B25F2B">
          <w:rPr>
            <w:webHidden/>
          </w:rPr>
          <w:tab/>
        </w:r>
        <w:r w:rsidR="00B25F2B">
          <w:rPr>
            <w:webHidden/>
          </w:rPr>
          <w:fldChar w:fldCharType="begin"/>
        </w:r>
        <w:r w:rsidR="00B25F2B">
          <w:rPr>
            <w:webHidden/>
          </w:rPr>
          <w:instrText xml:space="preserve"> PAGEREF _Toc77839108 \h </w:instrText>
        </w:r>
        <w:r w:rsidR="00B25F2B">
          <w:rPr>
            <w:webHidden/>
          </w:rPr>
        </w:r>
        <w:r w:rsidR="00B25F2B">
          <w:rPr>
            <w:webHidden/>
          </w:rPr>
          <w:fldChar w:fldCharType="separate"/>
        </w:r>
        <w:r w:rsidR="00B25F2B">
          <w:rPr>
            <w:webHidden/>
          </w:rPr>
          <w:t>35</w:t>
        </w:r>
        <w:r w:rsidR="00B25F2B">
          <w:rPr>
            <w:webHidden/>
          </w:rPr>
          <w:fldChar w:fldCharType="end"/>
        </w:r>
      </w:hyperlink>
    </w:p>
    <w:p w14:paraId="7BEF06CF" w14:textId="77777777" w:rsidR="00B25F2B" w:rsidRDefault="008B5F47">
      <w:pPr>
        <w:pStyle w:val="Sommario3"/>
        <w:tabs>
          <w:tab w:val="left" w:pos="1400"/>
          <w:tab w:val="right" w:leader="dot" w:pos="9628"/>
        </w:tabs>
        <w:rPr>
          <w:rFonts w:asciiTheme="minorHAnsi" w:eastAsiaTheme="minorEastAsia" w:hAnsiTheme="minorHAnsi" w:cstheme="minorBidi"/>
          <w:i w:val="0"/>
          <w:sz w:val="22"/>
          <w:szCs w:val="22"/>
        </w:rPr>
      </w:pPr>
      <w:hyperlink w:anchor="_Toc77839109" w:history="1">
        <w:r w:rsidR="00B25F2B" w:rsidRPr="006D7F73">
          <w:rPr>
            <w:rStyle w:val="Collegamentoipertestuale"/>
            <w:highlight w:val="green"/>
          </w:rPr>
          <w:t>6.2.3.1</w:t>
        </w:r>
        <w:r w:rsidR="00B25F2B">
          <w:rPr>
            <w:rFonts w:asciiTheme="minorHAnsi" w:eastAsiaTheme="minorEastAsia" w:hAnsiTheme="minorHAnsi" w:cstheme="minorBidi"/>
            <w:i w:val="0"/>
            <w:sz w:val="22"/>
            <w:szCs w:val="22"/>
          </w:rPr>
          <w:tab/>
        </w:r>
        <w:r w:rsidR="00B25F2B" w:rsidRPr="006D7F73">
          <w:rPr>
            <w:rStyle w:val="Collegamentoipertestuale"/>
            <w:highlight w:val="green"/>
          </w:rPr>
          <w:t>Sottosistema SIEP</w:t>
        </w:r>
        <w:r w:rsidR="00B25F2B">
          <w:rPr>
            <w:webHidden/>
          </w:rPr>
          <w:tab/>
        </w:r>
        <w:r w:rsidR="00B25F2B">
          <w:rPr>
            <w:webHidden/>
          </w:rPr>
          <w:fldChar w:fldCharType="begin"/>
        </w:r>
        <w:r w:rsidR="00B25F2B">
          <w:rPr>
            <w:webHidden/>
          </w:rPr>
          <w:instrText xml:space="preserve"> PAGEREF _Toc77839109 \h </w:instrText>
        </w:r>
        <w:r w:rsidR="00B25F2B">
          <w:rPr>
            <w:webHidden/>
          </w:rPr>
        </w:r>
        <w:r w:rsidR="00B25F2B">
          <w:rPr>
            <w:webHidden/>
          </w:rPr>
          <w:fldChar w:fldCharType="separate"/>
        </w:r>
        <w:r w:rsidR="00B25F2B">
          <w:rPr>
            <w:webHidden/>
          </w:rPr>
          <w:t>35</w:t>
        </w:r>
        <w:r w:rsidR="00B25F2B">
          <w:rPr>
            <w:webHidden/>
          </w:rPr>
          <w:fldChar w:fldCharType="end"/>
        </w:r>
      </w:hyperlink>
    </w:p>
    <w:p w14:paraId="1BE527F1" w14:textId="77777777" w:rsidR="00B25F2B" w:rsidRDefault="008B5F47">
      <w:pPr>
        <w:pStyle w:val="Sommario3"/>
        <w:tabs>
          <w:tab w:val="left" w:pos="1400"/>
          <w:tab w:val="right" w:leader="dot" w:pos="9628"/>
        </w:tabs>
        <w:rPr>
          <w:rFonts w:asciiTheme="minorHAnsi" w:eastAsiaTheme="minorEastAsia" w:hAnsiTheme="minorHAnsi" w:cstheme="minorBidi"/>
          <w:i w:val="0"/>
          <w:sz w:val="22"/>
          <w:szCs w:val="22"/>
        </w:rPr>
      </w:pPr>
      <w:hyperlink w:anchor="_Toc77839110" w:history="1">
        <w:r w:rsidR="00B25F2B" w:rsidRPr="006D7F73">
          <w:rPr>
            <w:rStyle w:val="Collegamentoipertestuale"/>
            <w:highlight w:val="green"/>
          </w:rPr>
          <w:t>6.2.3.2</w:t>
        </w:r>
        <w:r w:rsidR="00B25F2B">
          <w:rPr>
            <w:rFonts w:asciiTheme="minorHAnsi" w:eastAsiaTheme="minorEastAsia" w:hAnsiTheme="minorHAnsi" w:cstheme="minorBidi"/>
            <w:i w:val="0"/>
            <w:sz w:val="22"/>
            <w:szCs w:val="22"/>
          </w:rPr>
          <w:tab/>
        </w:r>
        <w:r w:rsidR="00B25F2B" w:rsidRPr="006D7F73">
          <w:rPr>
            <w:rStyle w:val="Collegamentoipertestuale"/>
            <w:highlight w:val="green"/>
          </w:rPr>
          <w:t>Sottosistema SIGE</w:t>
        </w:r>
        <w:r w:rsidR="00B25F2B">
          <w:rPr>
            <w:webHidden/>
          </w:rPr>
          <w:tab/>
        </w:r>
        <w:r w:rsidR="00B25F2B">
          <w:rPr>
            <w:webHidden/>
          </w:rPr>
          <w:fldChar w:fldCharType="begin"/>
        </w:r>
        <w:r w:rsidR="00B25F2B">
          <w:rPr>
            <w:webHidden/>
          </w:rPr>
          <w:instrText xml:space="preserve"> PAGEREF _Toc77839110 \h </w:instrText>
        </w:r>
        <w:r w:rsidR="00B25F2B">
          <w:rPr>
            <w:webHidden/>
          </w:rPr>
        </w:r>
        <w:r w:rsidR="00B25F2B">
          <w:rPr>
            <w:webHidden/>
          </w:rPr>
          <w:fldChar w:fldCharType="separate"/>
        </w:r>
        <w:r w:rsidR="00B25F2B">
          <w:rPr>
            <w:webHidden/>
          </w:rPr>
          <w:t>49</w:t>
        </w:r>
        <w:r w:rsidR="00B25F2B">
          <w:rPr>
            <w:webHidden/>
          </w:rPr>
          <w:fldChar w:fldCharType="end"/>
        </w:r>
      </w:hyperlink>
    </w:p>
    <w:p w14:paraId="4139FC07" w14:textId="77777777" w:rsidR="00B25F2B" w:rsidRDefault="008B5F47">
      <w:pPr>
        <w:pStyle w:val="Sommario3"/>
        <w:tabs>
          <w:tab w:val="left" w:pos="1400"/>
          <w:tab w:val="right" w:leader="dot" w:pos="9628"/>
        </w:tabs>
        <w:rPr>
          <w:rFonts w:asciiTheme="minorHAnsi" w:eastAsiaTheme="minorEastAsia" w:hAnsiTheme="minorHAnsi" w:cstheme="minorBidi"/>
          <w:i w:val="0"/>
          <w:sz w:val="22"/>
          <w:szCs w:val="22"/>
        </w:rPr>
      </w:pPr>
      <w:hyperlink w:anchor="_Toc77839111" w:history="1">
        <w:r w:rsidR="00B25F2B" w:rsidRPr="006D7F73">
          <w:rPr>
            <w:rStyle w:val="Collegamentoipertestuale"/>
          </w:rPr>
          <w:t>6.2.3.3</w:t>
        </w:r>
        <w:r w:rsidR="00B25F2B">
          <w:rPr>
            <w:rFonts w:asciiTheme="minorHAnsi" w:eastAsiaTheme="minorEastAsia" w:hAnsiTheme="minorHAnsi" w:cstheme="minorBidi"/>
            <w:i w:val="0"/>
            <w:sz w:val="22"/>
            <w:szCs w:val="22"/>
          </w:rPr>
          <w:tab/>
        </w:r>
        <w:r w:rsidR="00B25F2B" w:rsidRPr="006D7F73">
          <w:rPr>
            <w:rStyle w:val="Collegamentoipertestuale"/>
          </w:rPr>
          <w:t>Sottosistema SIUS</w:t>
        </w:r>
        <w:r w:rsidR="00B25F2B">
          <w:rPr>
            <w:webHidden/>
          </w:rPr>
          <w:tab/>
        </w:r>
        <w:r w:rsidR="00B25F2B">
          <w:rPr>
            <w:webHidden/>
          </w:rPr>
          <w:fldChar w:fldCharType="begin"/>
        </w:r>
        <w:r w:rsidR="00B25F2B">
          <w:rPr>
            <w:webHidden/>
          </w:rPr>
          <w:instrText xml:space="preserve"> PAGEREF _Toc77839111 \h </w:instrText>
        </w:r>
        <w:r w:rsidR="00B25F2B">
          <w:rPr>
            <w:webHidden/>
          </w:rPr>
        </w:r>
        <w:r w:rsidR="00B25F2B">
          <w:rPr>
            <w:webHidden/>
          </w:rPr>
          <w:fldChar w:fldCharType="separate"/>
        </w:r>
        <w:r w:rsidR="00B25F2B">
          <w:rPr>
            <w:webHidden/>
          </w:rPr>
          <w:t>58</w:t>
        </w:r>
        <w:r w:rsidR="00B25F2B">
          <w:rPr>
            <w:webHidden/>
          </w:rPr>
          <w:fldChar w:fldCharType="end"/>
        </w:r>
      </w:hyperlink>
    </w:p>
    <w:p w14:paraId="68866A36"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12" w:history="1">
        <w:r w:rsidR="00B25F2B" w:rsidRPr="006D7F73">
          <w:rPr>
            <w:rStyle w:val="Collegamentoipertestuale"/>
            <w:highlight w:val="green"/>
          </w:rPr>
          <w:t>6.2.4</w:t>
        </w:r>
        <w:r w:rsidR="00B25F2B">
          <w:rPr>
            <w:rFonts w:asciiTheme="minorHAnsi" w:eastAsiaTheme="minorEastAsia" w:hAnsiTheme="minorHAnsi" w:cstheme="minorBidi"/>
            <w:smallCaps w:val="0"/>
            <w:sz w:val="22"/>
            <w:szCs w:val="22"/>
          </w:rPr>
          <w:tab/>
        </w:r>
        <w:r w:rsidR="00B25F2B" w:rsidRPr="006D7F73">
          <w:rPr>
            <w:rStyle w:val="Collegamentoipertestuale"/>
            <w:highlight w:val="green"/>
          </w:rPr>
          <w:t>Basi dati</w:t>
        </w:r>
        <w:r w:rsidR="00B25F2B">
          <w:rPr>
            <w:webHidden/>
          </w:rPr>
          <w:tab/>
        </w:r>
        <w:r w:rsidR="00B25F2B">
          <w:rPr>
            <w:webHidden/>
          </w:rPr>
          <w:fldChar w:fldCharType="begin"/>
        </w:r>
        <w:r w:rsidR="00B25F2B">
          <w:rPr>
            <w:webHidden/>
          </w:rPr>
          <w:instrText xml:space="preserve"> PAGEREF _Toc77839112 \h </w:instrText>
        </w:r>
        <w:r w:rsidR="00B25F2B">
          <w:rPr>
            <w:webHidden/>
          </w:rPr>
        </w:r>
        <w:r w:rsidR="00B25F2B">
          <w:rPr>
            <w:webHidden/>
          </w:rPr>
          <w:fldChar w:fldCharType="separate"/>
        </w:r>
        <w:r w:rsidR="00B25F2B">
          <w:rPr>
            <w:webHidden/>
          </w:rPr>
          <w:t>62</w:t>
        </w:r>
        <w:r w:rsidR="00B25F2B">
          <w:rPr>
            <w:webHidden/>
          </w:rPr>
          <w:fldChar w:fldCharType="end"/>
        </w:r>
      </w:hyperlink>
    </w:p>
    <w:p w14:paraId="07A59960"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13" w:history="1">
        <w:r w:rsidR="00B25F2B" w:rsidRPr="006D7F73">
          <w:rPr>
            <w:rStyle w:val="Collegamentoipertestuale"/>
            <w:highlight w:val="green"/>
          </w:rPr>
          <w:t>6.2.5</w:t>
        </w:r>
        <w:r w:rsidR="00B25F2B">
          <w:rPr>
            <w:rFonts w:asciiTheme="minorHAnsi" w:eastAsiaTheme="minorEastAsia" w:hAnsiTheme="minorHAnsi" w:cstheme="minorBidi"/>
            <w:smallCaps w:val="0"/>
            <w:sz w:val="22"/>
            <w:szCs w:val="22"/>
          </w:rPr>
          <w:tab/>
        </w:r>
        <w:r w:rsidR="00B25F2B" w:rsidRPr="006D7F73">
          <w:rPr>
            <w:rStyle w:val="Collegamentoipertestuale"/>
            <w:highlight w:val="green"/>
          </w:rPr>
          <w:t>WEB services</w:t>
        </w:r>
        <w:r w:rsidR="00B25F2B">
          <w:rPr>
            <w:webHidden/>
          </w:rPr>
          <w:tab/>
        </w:r>
        <w:r w:rsidR="00B25F2B">
          <w:rPr>
            <w:webHidden/>
          </w:rPr>
          <w:fldChar w:fldCharType="begin"/>
        </w:r>
        <w:r w:rsidR="00B25F2B">
          <w:rPr>
            <w:webHidden/>
          </w:rPr>
          <w:instrText xml:space="preserve"> PAGEREF _Toc77839113 \h </w:instrText>
        </w:r>
        <w:r w:rsidR="00B25F2B">
          <w:rPr>
            <w:webHidden/>
          </w:rPr>
        </w:r>
        <w:r w:rsidR="00B25F2B">
          <w:rPr>
            <w:webHidden/>
          </w:rPr>
          <w:fldChar w:fldCharType="separate"/>
        </w:r>
        <w:r w:rsidR="00B25F2B">
          <w:rPr>
            <w:webHidden/>
          </w:rPr>
          <w:t>63</w:t>
        </w:r>
        <w:r w:rsidR="00B25F2B">
          <w:rPr>
            <w:webHidden/>
          </w:rPr>
          <w:fldChar w:fldCharType="end"/>
        </w:r>
      </w:hyperlink>
    </w:p>
    <w:p w14:paraId="76F99FBC" w14:textId="77777777" w:rsidR="00B25F2B" w:rsidRDefault="008B5F47">
      <w:pPr>
        <w:pStyle w:val="Sommario3"/>
        <w:tabs>
          <w:tab w:val="left" w:pos="1400"/>
          <w:tab w:val="right" w:leader="dot" w:pos="9628"/>
        </w:tabs>
        <w:rPr>
          <w:rFonts w:asciiTheme="minorHAnsi" w:eastAsiaTheme="minorEastAsia" w:hAnsiTheme="minorHAnsi" w:cstheme="minorBidi"/>
          <w:i w:val="0"/>
          <w:sz w:val="22"/>
          <w:szCs w:val="22"/>
        </w:rPr>
      </w:pPr>
      <w:hyperlink w:anchor="_Toc77839114" w:history="1">
        <w:r w:rsidR="00B25F2B" w:rsidRPr="006D7F73">
          <w:rPr>
            <w:rStyle w:val="Collegamentoipertestuale"/>
            <w:highlight w:val="green"/>
          </w:rPr>
          <w:t>6.2.5.1</w:t>
        </w:r>
        <w:r w:rsidR="00B25F2B">
          <w:rPr>
            <w:rFonts w:asciiTheme="minorHAnsi" w:eastAsiaTheme="minorEastAsia" w:hAnsiTheme="minorHAnsi" w:cstheme="minorBidi"/>
            <w:i w:val="0"/>
            <w:sz w:val="22"/>
            <w:szCs w:val="22"/>
          </w:rPr>
          <w:tab/>
        </w:r>
        <w:r w:rsidR="00B25F2B" w:rsidRPr="006D7F73">
          <w:rPr>
            <w:rStyle w:val="Collegamentoipertestuale"/>
            <w:highlight w:val="green"/>
          </w:rPr>
          <w:t>Gestione delle fault</w:t>
        </w:r>
        <w:r w:rsidR="00B25F2B">
          <w:rPr>
            <w:webHidden/>
          </w:rPr>
          <w:tab/>
        </w:r>
        <w:r w:rsidR="00B25F2B">
          <w:rPr>
            <w:webHidden/>
          </w:rPr>
          <w:fldChar w:fldCharType="begin"/>
        </w:r>
        <w:r w:rsidR="00B25F2B">
          <w:rPr>
            <w:webHidden/>
          </w:rPr>
          <w:instrText xml:space="preserve"> PAGEREF _Toc77839114 \h </w:instrText>
        </w:r>
        <w:r w:rsidR="00B25F2B">
          <w:rPr>
            <w:webHidden/>
          </w:rPr>
        </w:r>
        <w:r w:rsidR="00B25F2B">
          <w:rPr>
            <w:webHidden/>
          </w:rPr>
          <w:fldChar w:fldCharType="separate"/>
        </w:r>
        <w:r w:rsidR="00B25F2B">
          <w:rPr>
            <w:webHidden/>
          </w:rPr>
          <w:t>65</w:t>
        </w:r>
        <w:r w:rsidR="00B25F2B">
          <w:rPr>
            <w:webHidden/>
          </w:rPr>
          <w:fldChar w:fldCharType="end"/>
        </w:r>
      </w:hyperlink>
    </w:p>
    <w:p w14:paraId="6171E169" w14:textId="77777777" w:rsidR="00B25F2B" w:rsidRDefault="008B5F47">
      <w:pPr>
        <w:pStyle w:val="Sommario3"/>
        <w:tabs>
          <w:tab w:val="left" w:pos="1400"/>
          <w:tab w:val="right" w:leader="dot" w:pos="9628"/>
        </w:tabs>
        <w:rPr>
          <w:rFonts w:asciiTheme="minorHAnsi" w:eastAsiaTheme="minorEastAsia" w:hAnsiTheme="minorHAnsi" w:cstheme="minorBidi"/>
          <w:i w:val="0"/>
          <w:sz w:val="22"/>
          <w:szCs w:val="22"/>
        </w:rPr>
      </w:pPr>
      <w:hyperlink w:anchor="_Toc77839115" w:history="1">
        <w:r w:rsidR="00B25F2B" w:rsidRPr="006D7F73">
          <w:rPr>
            <w:rStyle w:val="Collegamentoipertestuale"/>
            <w:highlight w:val="green"/>
          </w:rPr>
          <w:t>6.2.5.2</w:t>
        </w:r>
        <w:r w:rsidR="00B25F2B">
          <w:rPr>
            <w:rFonts w:asciiTheme="minorHAnsi" w:eastAsiaTheme="minorEastAsia" w:hAnsiTheme="minorHAnsi" w:cstheme="minorBidi"/>
            <w:i w:val="0"/>
            <w:sz w:val="22"/>
            <w:szCs w:val="22"/>
          </w:rPr>
          <w:tab/>
        </w:r>
        <w:r w:rsidR="00B25F2B" w:rsidRPr="006D7F73">
          <w:rPr>
            <w:rStyle w:val="Collegamentoipertestuale"/>
            <w:highlight w:val="green"/>
          </w:rPr>
          <w:t>Altre specifiche per il servizio</w:t>
        </w:r>
        <w:r w:rsidR="00B25F2B">
          <w:rPr>
            <w:webHidden/>
          </w:rPr>
          <w:tab/>
        </w:r>
        <w:r w:rsidR="00B25F2B">
          <w:rPr>
            <w:webHidden/>
          </w:rPr>
          <w:fldChar w:fldCharType="begin"/>
        </w:r>
        <w:r w:rsidR="00B25F2B">
          <w:rPr>
            <w:webHidden/>
          </w:rPr>
          <w:instrText xml:space="preserve"> PAGEREF _Toc77839115 \h </w:instrText>
        </w:r>
        <w:r w:rsidR="00B25F2B">
          <w:rPr>
            <w:webHidden/>
          </w:rPr>
        </w:r>
        <w:r w:rsidR="00B25F2B">
          <w:rPr>
            <w:webHidden/>
          </w:rPr>
          <w:fldChar w:fldCharType="separate"/>
        </w:r>
        <w:r w:rsidR="00B25F2B">
          <w:rPr>
            <w:webHidden/>
          </w:rPr>
          <w:t>65</w:t>
        </w:r>
        <w:r w:rsidR="00B25F2B">
          <w:rPr>
            <w:webHidden/>
          </w:rPr>
          <w:fldChar w:fldCharType="end"/>
        </w:r>
      </w:hyperlink>
    </w:p>
    <w:p w14:paraId="68E16B8F"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16" w:history="1">
        <w:r w:rsidR="00B25F2B" w:rsidRPr="006D7F73">
          <w:rPr>
            <w:rStyle w:val="Collegamentoipertestuale"/>
            <w:highlight w:val="green"/>
          </w:rPr>
          <w:t>6.2.6</w:t>
        </w:r>
        <w:r w:rsidR="00B25F2B">
          <w:rPr>
            <w:rFonts w:asciiTheme="minorHAnsi" w:eastAsiaTheme="minorEastAsia" w:hAnsiTheme="minorHAnsi" w:cstheme="minorBidi"/>
            <w:smallCaps w:val="0"/>
            <w:sz w:val="22"/>
            <w:szCs w:val="22"/>
          </w:rPr>
          <w:tab/>
        </w:r>
        <w:r w:rsidR="00B25F2B" w:rsidRPr="006D7F73">
          <w:rPr>
            <w:rStyle w:val="Collegamentoipertestuale"/>
            <w:highlight w:val="green"/>
          </w:rPr>
          <w:t>XSD</w:t>
        </w:r>
        <w:r w:rsidR="00B25F2B">
          <w:rPr>
            <w:webHidden/>
          </w:rPr>
          <w:tab/>
        </w:r>
        <w:r w:rsidR="00B25F2B">
          <w:rPr>
            <w:webHidden/>
          </w:rPr>
          <w:fldChar w:fldCharType="begin"/>
        </w:r>
        <w:r w:rsidR="00B25F2B">
          <w:rPr>
            <w:webHidden/>
          </w:rPr>
          <w:instrText xml:space="preserve"> PAGEREF _Toc77839116 \h </w:instrText>
        </w:r>
        <w:r w:rsidR="00B25F2B">
          <w:rPr>
            <w:webHidden/>
          </w:rPr>
        </w:r>
        <w:r w:rsidR="00B25F2B">
          <w:rPr>
            <w:webHidden/>
          </w:rPr>
          <w:fldChar w:fldCharType="separate"/>
        </w:r>
        <w:r w:rsidR="00B25F2B">
          <w:rPr>
            <w:webHidden/>
          </w:rPr>
          <w:t>65</w:t>
        </w:r>
        <w:r w:rsidR="00B25F2B">
          <w:rPr>
            <w:webHidden/>
          </w:rPr>
          <w:fldChar w:fldCharType="end"/>
        </w:r>
      </w:hyperlink>
    </w:p>
    <w:p w14:paraId="2AE834CD"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17" w:history="1">
        <w:r w:rsidR="00B25F2B" w:rsidRPr="006D7F73">
          <w:rPr>
            <w:rStyle w:val="Collegamentoipertestuale"/>
            <w:highlight w:val="green"/>
          </w:rPr>
          <w:t>6.2.7</w:t>
        </w:r>
        <w:r w:rsidR="00B25F2B">
          <w:rPr>
            <w:rFonts w:asciiTheme="minorHAnsi" w:eastAsiaTheme="minorEastAsia" w:hAnsiTheme="minorHAnsi" w:cstheme="minorBidi"/>
            <w:smallCaps w:val="0"/>
            <w:sz w:val="22"/>
            <w:szCs w:val="22"/>
          </w:rPr>
          <w:tab/>
        </w:r>
        <w:r w:rsidR="00B25F2B" w:rsidRPr="006D7F73">
          <w:rPr>
            <w:rStyle w:val="Collegamentoipertestuale"/>
            <w:highlight w:val="green"/>
          </w:rPr>
          <w:t>Configurazione</w:t>
        </w:r>
        <w:r w:rsidR="00B25F2B">
          <w:rPr>
            <w:webHidden/>
          </w:rPr>
          <w:tab/>
        </w:r>
        <w:r w:rsidR="00B25F2B">
          <w:rPr>
            <w:webHidden/>
          </w:rPr>
          <w:fldChar w:fldCharType="begin"/>
        </w:r>
        <w:r w:rsidR="00B25F2B">
          <w:rPr>
            <w:webHidden/>
          </w:rPr>
          <w:instrText xml:space="preserve"> PAGEREF _Toc77839117 \h </w:instrText>
        </w:r>
        <w:r w:rsidR="00B25F2B">
          <w:rPr>
            <w:webHidden/>
          </w:rPr>
        </w:r>
        <w:r w:rsidR="00B25F2B">
          <w:rPr>
            <w:webHidden/>
          </w:rPr>
          <w:fldChar w:fldCharType="separate"/>
        </w:r>
        <w:r w:rsidR="00B25F2B">
          <w:rPr>
            <w:webHidden/>
          </w:rPr>
          <w:t>65</w:t>
        </w:r>
        <w:r w:rsidR="00B25F2B">
          <w:rPr>
            <w:webHidden/>
          </w:rPr>
          <w:fldChar w:fldCharType="end"/>
        </w:r>
      </w:hyperlink>
    </w:p>
    <w:p w14:paraId="293E6CDF"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18" w:history="1">
        <w:r w:rsidR="00B25F2B" w:rsidRPr="006D7F73">
          <w:rPr>
            <w:rStyle w:val="Collegamentoipertestuale"/>
            <w:highlight w:val="green"/>
          </w:rPr>
          <w:t>6.2.8</w:t>
        </w:r>
        <w:r w:rsidR="00B25F2B">
          <w:rPr>
            <w:rFonts w:asciiTheme="minorHAnsi" w:eastAsiaTheme="minorEastAsia" w:hAnsiTheme="minorHAnsi" w:cstheme="minorBidi"/>
            <w:smallCaps w:val="0"/>
            <w:sz w:val="22"/>
            <w:szCs w:val="22"/>
          </w:rPr>
          <w:tab/>
        </w:r>
        <w:r w:rsidR="00B25F2B" w:rsidRPr="006D7F73">
          <w:rPr>
            <w:rStyle w:val="Collegamentoipertestuale"/>
            <w:highlight w:val="green"/>
          </w:rPr>
          <w:t>Tutorial</w:t>
        </w:r>
        <w:r w:rsidR="00B25F2B">
          <w:rPr>
            <w:webHidden/>
          </w:rPr>
          <w:tab/>
        </w:r>
        <w:r w:rsidR="00B25F2B">
          <w:rPr>
            <w:webHidden/>
          </w:rPr>
          <w:fldChar w:fldCharType="begin"/>
        </w:r>
        <w:r w:rsidR="00B25F2B">
          <w:rPr>
            <w:webHidden/>
          </w:rPr>
          <w:instrText xml:space="preserve"> PAGEREF _Toc77839118 \h </w:instrText>
        </w:r>
        <w:r w:rsidR="00B25F2B">
          <w:rPr>
            <w:webHidden/>
          </w:rPr>
        </w:r>
        <w:r w:rsidR="00B25F2B">
          <w:rPr>
            <w:webHidden/>
          </w:rPr>
          <w:fldChar w:fldCharType="separate"/>
        </w:r>
        <w:r w:rsidR="00B25F2B">
          <w:rPr>
            <w:webHidden/>
          </w:rPr>
          <w:t>65</w:t>
        </w:r>
        <w:r w:rsidR="00B25F2B">
          <w:rPr>
            <w:webHidden/>
          </w:rPr>
          <w:fldChar w:fldCharType="end"/>
        </w:r>
      </w:hyperlink>
    </w:p>
    <w:p w14:paraId="5AE37D07" w14:textId="77777777" w:rsidR="00B25F2B" w:rsidRDefault="008B5F47">
      <w:pPr>
        <w:pStyle w:val="Sommario2"/>
        <w:tabs>
          <w:tab w:val="left" w:pos="800"/>
          <w:tab w:val="right" w:leader="dot" w:pos="9628"/>
        </w:tabs>
        <w:rPr>
          <w:rFonts w:asciiTheme="minorHAnsi" w:eastAsiaTheme="minorEastAsia" w:hAnsiTheme="minorHAnsi" w:cstheme="minorBidi"/>
          <w:smallCaps w:val="0"/>
          <w:sz w:val="22"/>
          <w:szCs w:val="22"/>
        </w:rPr>
      </w:pPr>
      <w:hyperlink w:anchor="_Toc77839119" w:history="1">
        <w:r w:rsidR="00B25F2B" w:rsidRPr="006D7F73">
          <w:rPr>
            <w:rStyle w:val="Collegamentoipertestuale"/>
            <w:rFonts w:cstheme="minorHAnsi"/>
          </w:rPr>
          <w:t>6.3</w:t>
        </w:r>
        <w:r w:rsidR="00B25F2B">
          <w:rPr>
            <w:rFonts w:asciiTheme="minorHAnsi" w:eastAsiaTheme="minorEastAsia" w:hAnsiTheme="minorHAnsi" w:cstheme="minorBidi"/>
            <w:smallCaps w:val="0"/>
            <w:sz w:val="22"/>
            <w:szCs w:val="22"/>
          </w:rPr>
          <w:tab/>
        </w:r>
        <w:r w:rsidR="00B25F2B" w:rsidRPr="006D7F73">
          <w:rPr>
            <w:rStyle w:val="Collegamentoipertestuale"/>
            <w:rFonts w:cstheme="minorHAnsi"/>
          </w:rPr>
          <w:t>REQ-</w:t>
        </w:r>
        <w:r w:rsidR="00B25F2B" w:rsidRPr="006D7F73">
          <w:rPr>
            <w:rStyle w:val="Collegamentoipertestuale"/>
          </w:rPr>
          <w:t xml:space="preserve"> SIE-021-03_FN.01 – Inserimento Manuale: Indisponibilità ReGIndE o Avvocato Non Presente</w:t>
        </w:r>
        <w:r w:rsidR="00B25F2B">
          <w:rPr>
            <w:webHidden/>
          </w:rPr>
          <w:tab/>
        </w:r>
        <w:r w:rsidR="00B25F2B">
          <w:rPr>
            <w:webHidden/>
          </w:rPr>
          <w:fldChar w:fldCharType="begin"/>
        </w:r>
        <w:r w:rsidR="00B25F2B">
          <w:rPr>
            <w:webHidden/>
          </w:rPr>
          <w:instrText xml:space="preserve"> PAGEREF _Toc77839119 \h </w:instrText>
        </w:r>
        <w:r w:rsidR="00B25F2B">
          <w:rPr>
            <w:webHidden/>
          </w:rPr>
        </w:r>
        <w:r w:rsidR="00B25F2B">
          <w:rPr>
            <w:webHidden/>
          </w:rPr>
          <w:fldChar w:fldCharType="separate"/>
        </w:r>
        <w:r w:rsidR="00B25F2B">
          <w:rPr>
            <w:webHidden/>
          </w:rPr>
          <w:t>65</w:t>
        </w:r>
        <w:r w:rsidR="00B25F2B">
          <w:rPr>
            <w:webHidden/>
          </w:rPr>
          <w:fldChar w:fldCharType="end"/>
        </w:r>
      </w:hyperlink>
    </w:p>
    <w:p w14:paraId="64406376"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20" w:history="1">
        <w:r w:rsidR="00B25F2B" w:rsidRPr="006D7F73">
          <w:rPr>
            <w:rStyle w:val="Collegamentoipertestuale"/>
            <w:highlight w:val="green"/>
          </w:rPr>
          <w:t>6.3.1</w:t>
        </w:r>
        <w:r w:rsidR="00B25F2B">
          <w:rPr>
            <w:rFonts w:asciiTheme="minorHAnsi" w:eastAsiaTheme="minorEastAsia" w:hAnsiTheme="minorHAnsi" w:cstheme="minorBidi"/>
            <w:smallCaps w:val="0"/>
            <w:sz w:val="22"/>
            <w:szCs w:val="22"/>
          </w:rPr>
          <w:tab/>
        </w:r>
        <w:r w:rsidR="00B25F2B" w:rsidRPr="006D7F73">
          <w:rPr>
            <w:rStyle w:val="Collegamentoipertestuale"/>
            <w:highlight w:val="green"/>
          </w:rPr>
          <w:t>Moduli sw</w:t>
        </w:r>
        <w:r w:rsidR="00B25F2B">
          <w:rPr>
            <w:webHidden/>
          </w:rPr>
          <w:tab/>
        </w:r>
        <w:r w:rsidR="00B25F2B">
          <w:rPr>
            <w:webHidden/>
          </w:rPr>
          <w:fldChar w:fldCharType="begin"/>
        </w:r>
        <w:r w:rsidR="00B25F2B">
          <w:rPr>
            <w:webHidden/>
          </w:rPr>
          <w:instrText xml:space="preserve"> PAGEREF _Toc77839120 \h </w:instrText>
        </w:r>
        <w:r w:rsidR="00B25F2B">
          <w:rPr>
            <w:webHidden/>
          </w:rPr>
        </w:r>
        <w:r w:rsidR="00B25F2B">
          <w:rPr>
            <w:webHidden/>
          </w:rPr>
          <w:fldChar w:fldCharType="separate"/>
        </w:r>
        <w:r w:rsidR="00B25F2B">
          <w:rPr>
            <w:webHidden/>
          </w:rPr>
          <w:t>66</w:t>
        </w:r>
        <w:r w:rsidR="00B25F2B">
          <w:rPr>
            <w:webHidden/>
          </w:rPr>
          <w:fldChar w:fldCharType="end"/>
        </w:r>
      </w:hyperlink>
    </w:p>
    <w:p w14:paraId="1534919E"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21" w:history="1">
        <w:r w:rsidR="00B25F2B" w:rsidRPr="006D7F73">
          <w:rPr>
            <w:rStyle w:val="Collegamentoipertestuale"/>
            <w:highlight w:val="green"/>
          </w:rPr>
          <w:t>6.3.2</w:t>
        </w:r>
        <w:r w:rsidR="00B25F2B">
          <w:rPr>
            <w:rFonts w:asciiTheme="minorHAnsi" w:eastAsiaTheme="minorEastAsia" w:hAnsiTheme="minorHAnsi" w:cstheme="minorBidi"/>
            <w:smallCaps w:val="0"/>
            <w:sz w:val="22"/>
            <w:szCs w:val="22"/>
          </w:rPr>
          <w:tab/>
        </w:r>
        <w:r w:rsidR="00B25F2B" w:rsidRPr="006D7F73">
          <w:rPr>
            <w:rStyle w:val="Collegamentoipertestuale"/>
            <w:highlight w:val="green"/>
          </w:rPr>
          <w:t>Architettura</w:t>
        </w:r>
        <w:r w:rsidR="00B25F2B">
          <w:rPr>
            <w:webHidden/>
          </w:rPr>
          <w:tab/>
        </w:r>
        <w:r w:rsidR="00B25F2B">
          <w:rPr>
            <w:webHidden/>
          </w:rPr>
          <w:fldChar w:fldCharType="begin"/>
        </w:r>
        <w:r w:rsidR="00B25F2B">
          <w:rPr>
            <w:webHidden/>
          </w:rPr>
          <w:instrText xml:space="preserve"> PAGEREF _Toc77839121 \h </w:instrText>
        </w:r>
        <w:r w:rsidR="00B25F2B">
          <w:rPr>
            <w:webHidden/>
          </w:rPr>
        </w:r>
        <w:r w:rsidR="00B25F2B">
          <w:rPr>
            <w:webHidden/>
          </w:rPr>
          <w:fldChar w:fldCharType="separate"/>
        </w:r>
        <w:r w:rsidR="00B25F2B">
          <w:rPr>
            <w:webHidden/>
          </w:rPr>
          <w:t>66</w:t>
        </w:r>
        <w:r w:rsidR="00B25F2B">
          <w:rPr>
            <w:webHidden/>
          </w:rPr>
          <w:fldChar w:fldCharType="end"/>
        </w:r>
      </w:hyperlink>
    </w:p>
    <w:p w14:paraId="1CC31585"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22" w:history="1">
        <w:r w:rsidR="00B25F2B" w:rsidRPr="006D7F73">
          <w:rPr>
            <w:rStyle w:val="Collegamentoipertestuale"/>
            <w:highlight w:val="green"/>
          </w:rPr>
          <w:t>6.3.3</w:t>
        </w:r>
        <w:r w:rsidR="00B25F2B">
          <w:rPr>
            <w:rFonts w:asciiTheme="minorHAnsi" w:eastAsiaTheme="minorEastAsia" w:hAnsiTheme="minorHAnsi" w:cstheme="minorBidi"/>
            <w:smallCaps w:val="0"/>
            <w:sz w:val="22"/>
            <w:szCs w:val="22"/>
          </w:rPr>
          <w:tab/>
        </w:r>
        <w:r w:rsidR="00B25F2B" w:rsidRPr="006D7F73">
          <w:rPr>
            <w:rStyle w:val="Collegamentoipertestuale"/>
            <w:highlight w:val="green"/>
          </w:rPr>
          <w:t>Interfacce utente</w:t>
        </w:r>
        <w:r w:rsidR="00B25F2B">
          <w:rPr>
            <w:webHidden/>
          </w:rPr>
          <w:tab/>
        </w:r>
        <w:r w:rsidR="00B25F2B">
          <w:rPr>
            <w:webHidden/>
          </w:rPr>
          <w:fldChar w:fldCharType="begin"/>
        </w:r>
        <w:r w:rsidR="00B25F2B">
          <w:rPr>
            <w:webHidden/>
          </w:rPr>
          <w:instrText xml:space="preserve"> PAGEREF _Toc77839122 \h </w:instrText>
        </w:r>
        <w:r w:rsidR="00B25F2B">
          <w:rPr>
            <w:webHidden/>
          </w:rPr>
        </w:r>
        <w:r w:rsidR="00B25F2B">
          <w:rPr>
            <w:webHidden/>
          </w:rPr>
          <w:fldChar w:fldCharType="separate"/>
        </w:r>
        <w:r w:rsidR="00B25F2B">
          <w:rPr>
            <w:webHidden/>
          </w:rPr>
          <w:t>66</w:t>
        </w:r>
        <w:r w:rsidR="00B25F2B">
          <w:rPr>
            <w:webHidden/>
          </w:rPr>
          <w:fldChar w:fldCharType="end"/>
        </w:r>
      </w:hyperlink>
    </w:p>
    <w:p w14:paraId="031D4EDC" w14:textId="77777777" w:rsidR="00B25F2B" w:rsidRDefault="008B5F47">
      <w:pPr>
        <w:pStyle w:val="Sommario3"/>
        <w:tabs>
          <w:tab w:val="left" w:pos="1400"/>
          <w:tab w:val="right" w:leader="dot" w:pos="9628"/>
        </w:tabs>
        <w:rPr>
          <w:rFonts w:asciiTheme="minorHAnsi" w:eastAsiaTheme="minorEastAsia" w:hAnsiTheme="minorHAnsi" w:cstheme="minorBidi"/>
          <w:i w:val="0"/>
          <w:sz w:val="22"/>
          <w:szCs w:val="22"/>
        </w:rPr>
      </w:pPr>
      <w:hyperlink w:anchor="_Toc77839123" w:history="1">
        <w:r w:rsidR="00B25F2B" w:rsidRPr="006D7F73">
          <w:rPr>
            <w:rStyle w:val="Collegamentoipertestuale"/>
          </w:rPr>
          <w:t>6.3.3.1</w:t>
        </w:r>
        <w:r w:rsidR="00B25F2B">
          <w:rPr>
            <w:rFonts w:asciiTheme="minorHAnsi" w:eastAsiaTheme="minorEastAsia" w:hAnsiTheme="minorHAnsi" w:cstheme="minorBidi"/>
            <w:i w:val="0"/>
            <w:sz w:val="22"/>
            <w:szCs w:val="22"/>
          </w:rPr>
          <w:tab/>
        </w:r>
        <w:r w:rsidR="00B25F2B" w:rsidRPr="006D7F73">
          <w:rPr>
            <w:rStyle w:val="Collegamentoipertestuale"/>
          </w:rPr>
          <w:t>Inserimento manuale: Indisponibilità ReGIndE o Avvocato Non Presente</w:t>
        </w:r>
        <w:r w:rsidR="00B25F2B">
          <w:rPr>
            <w:webHidden/>
          </w:rPr>
          <w:tab/>
        </w:r>
        <w:r w:rsidR="00B25F2B">
          <w:rPr>
            <w:webHidden/>
          </w:rPr>
          <w:fldChar w:fldCharType="begin"/>
        </w:r>
        <w:r w:rsidR="00B25F2B">
          <w:rPr>
            <w:webHidden/>
          </w:rPr>
          <w:instrText xml:space="preserve"> PAGEREF _Toc77839123 \h </w:instrText>
        </w:r>
        <w:r w:rsidR="00B25F2B">
          <w:rPr>
            <w:webHidden/>
          </w:rPr>
        </w:r>
        <w:r w:rsidR="00B25F2B">
          <w:rPr>
            <w:webHidden/>
          </w:rPr>
          <w:fldChar w:fldCharType="separate"/>
        </w:r>
        <w:r w:rsidR="00B25F2B">
          <w:rPr>
            <w:webHidden/>
          </w:rPr>
          <w:t>66</w:t>
        </w:r>
        <w:r w:rsidR="00B25F2B">
          <w:rPr>
            <w:webHidden/>
          </w:rPr>
          <w:fldChar w:fldCharType="end"/>
        </w:r>
      </w:hyperlink>
    </w:p>
    <w:p w14:paraId="16670299" w14:textId="77777777" w:rsidR="00B25F2B" w:rsidRDefault="008B5F47">
      <w:pPr>
        <w:pStyle w:val="Sommario3"/>
        <w:tabs>
          <w:tab w:val="left" w:pos="1400"/>
          <w:tab w:val="right" w:leader="dot" w:pos="9628"/>
        </w:tabs>
        <w:rPr>
          <w:rFonts w:asciiTheme="minorHAnsi" w:eastAsiaTheme="minorEastAsia" w:hAnsiTheme="minorHAnsi" w:cstheme="minorBidi"/>
          <w:i w:val="0"/>
          <w:sz w:val="22"/>
          <w:szCs w:val="22"/>
        </w:rPr>
      </w:pPr>
      <w:hyperlink w:anchor="_Toc77839124" w:history="1">
        <w:r w:rsidR="00B25F2B" w:rsidRPr="006D7F73">
          <w:rPr>
            <w:rStyle w:val="Collegamentoipertestuale"/>
          </w:rPr>
          <w:t>6.3.3.2</w:t>
        </w:r>
        <w:r w:rsidR="00B25F2B">
          <w:rPr>
            <w:rFonts w:asciiTheme="minorHAnsi" w:eastAsiaTheme="minorEastAsia" w:hAnsiTheme="minorHAnsi" w:cstheme="minorBidi"/>
            <w:i w:val="0"/>
            <w:sz w:val="22"/>
            <w:szCs w:val="22"/>
          </w:rPr>
          <w:tab/>
        </w:r>
        <w:r w:rsidR="00B25F2B" w:rsidRPr="006D7F73">
          <w:rPr>
            <w:rStyle w:val="Collegamentoipertestuale"/>
          </w:rPr>
          <w:t>Inserimento manuale avvocato sul sistema SIES</w:t>
        </w:r>
        <w:r w:rsidR="00B25F2B">
          <w:rPr>
            <w:webHidden/>
          </w:rPr>
          <w:tab/>
        </w:r>
        <w:r w:rsidR="00B25F2B">
          <w:rPr>
            <w:webHidden/>
          </w:rPr>
          <w:fldChar w:fldCharType="begin"/>
        </w:r>
        <w:r w:rsidR="00B25F2B">
          <w:rPr>
            <w:webHidden/>
          </w:rPr>
          <w:instrText xml:space="preserve"> PAGEREF _Toc77839124 \h </w:instrText>
        </w:r>
        <w:r w:rsidR="00B25F2B">
          <w:rPr>
            <w:webHidden/>
          </w:rPr>
        </w:r>
        <w:r w:rsidR="00B25F2B">
          <w:rPr>
            <w:webHidden/>
          </w:rPr>
          <w:fldChar w:fldCharType="separate"/>
        </w:r>
        <w:r w:rsidR="00B25F2B">
          <w:rPr>
            <w:webHidden/>
          </w:rPr>
          <w:t>68</w:t>
        </w:r>
        <w:r w:rsidR="00B25F2B">
          <w:rPr>
            <w:webHidden/>
          </w:rPr>
          <w:fldChar w:fldCharType="end"/>
        </w:r>
      </w:hyperlink>
    </w:p>
    <w:p w14:paraId="08DB75AA"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25" w:history="1">
        <w:r w:rsidR="00B25F2B" w:rsidRPr="006D7F73">
          <w:rPr>
            <w:rStyle w:val="Collegamentoipertestuale"/>
          </w:rPr>
          <w:t>6.3.4</w:t>
        </w:r>
        <w:r w:rsidR="00B25F2B">
          <w:rPr>
            <w:rFonts w:asciiTheme="minorHAnsi" w:eastAsiaTheme="minorEastAsia" w:hAnsiTheme="minorHAnsi" w:cstheme="minorBidi"/>
            <w:smallCaps w:val="0"/>
            <w:sz w:val="22"/>
            <w:szCs w:val="22"/>
          </w:rPr>
          <w:tab/>
        </w:r>
        <w:r w:rsidR="00B25F2B" w:rsidRPr="006D7F73">
          <w:rPr>
            <w:rStyle w:val="Collegamentoipertestuale"/>
          </w:rPr>
          <w:t>Basi dati</w:t>
        </w:r>
        <w:r w:rsidR="00B25F2B">
          <w:rPr>
            <w:webHidden/>
          </w:rPr>
          <w:tab/>
        </w:r>
        <w:r w:rsidR="00B25F2B">
          <w:rPr>
            <w:webHidden/>
          </w:rPr>
          <w:fldChar w:fldCharType="begin"/>
        </w:r>
        <w:r w:rsidR="00B25F2B">
          <w:rPr>
            <w:webHidden/>
          </w:rPr>
          <w:instrText xml:space="preserve"> PAGEREF _Toc77839125 \h </w:instrText>
        </w:r>
        <w:r w:rsidR="00B25F2B">
          <w:rPr>
            <w:webHidden/>
          </w:rPr>
        </w:r>
        <w:r w:rsidR="00B25F2B">
          <w:rPr>
            <w:webHidden/>
          </w:rPr>
          <w:fldChar w:fldCharType="separate"/>
        </w:r>
        <w:r w:rsidR="00B25F2B">
          <w:rPr>
            <w:webHidden/>
          </w:rPr>
          <w:t>70</w:t>
        </w:r>
        <w:r w:rsidR="00B25F2B">
          <w:rPr>
            <w:webHidden/>
          </w:rPr>
          <w:fldChar w:fldCharType="end"/>
        </w:r>
      </w:hyperlink>
    </w:p>
    <w:p w14:paraId="663DA936"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26" w:history="1">
        <w:r w:rsidR="00B25F2B" w:rsidRPr="006D7F73">
          <w:rPr>
            <w:rStyle w:val="Collegamentoipertestuale"/>
          </w:rPr>
          <w:t>6.3.5</w:t>
        </w:r>
        <w:r w:rsidR="00B25F2B">
          <w:rPr>
            <w:rFonts w:asciiTheme="minorHAnsi" w:eastAsiaTheme="minorEastAsia" w:hAnsiTheme="minorHAnsi" w:cstheme="minorBidi"/>
            <w:smallCaps w:val="0"/>
            <w:sz w:val="22"/>
            <w:szCs w:val="22"/>
          </w:rPr>
          <w:tab/>
        </w:r>
        <w:r w:rsidR="00B25F2B" w:rsidRPr="006D7F73">
          <w:rPr>
            <w:rStyle w:val="Collegamentoipertestuale"/>
          </w:rPr>
          <w:t>WEB services</w:t>
        </w:r>
        <w:r w:rsidR="00B25F2B">
          <w:rPr>
            <w:webHidden/>
          </w:rPr>
          <w:tab/>
        </w:r>
        <w:r w:rsidR="00B25F2B">
          <w:rPr>
            <w:webHidden/>
          </w:rPr>
          <w:fldChar w:fldCharType="begin"/>
        </w:r>
        <w:r w:rsidR="00B25F2B">
          <w:rPr>
            <w:webHidden/>
          </w:rPr>
          <w:instrText xml:space="preserve"> PAGEREF _Toc77839126 \h </w:instrText>
        </w:r>
        <w:r w:rsidR="00B25F2B">
          <w:rPr>
            <w:webHidden/>
          </w:rPr>
        </w:r>
        <w:r w:rsidR="00B25F2B">
          <w:rPr>
            <w:webHidden/>
          </w:rPr>
          <w:fldChar w:fldCharType="separate"/>
        </w:r>
        <w:r w:rsidR="00B25F2B">
          <w:rPr>
            <w:webHidden/>
          </w:rPr>
          <w:t>70</w:t>
        </w:r>
        <w:r w:rsidR="00B25F2B">
          <w:rPr>
            <w:webHidden/>
          </w:rPr>
          <w:fldChar w:fldCharType="end"/>
        </w:r>
      </w:hyperlink>
    </w:p>
    <w:p w14:paraId="66916E22"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27" w:history="1">
        <w:r w:rsidR="00B25F2B" w:rsidRPr="006D7F73">
          <w:rPr>
            <w:rStyle w:val="Collegamentoipertestuale"/>
          </w:rPr>
          <w:t>6.3.6</w:t>
        </w:r>
        <w:r w:rsidR="00B25F2B">
          <w:rPr>
            <w:rFonts w:asciiTheme="minorHAnsi" w:eastAsiaTheme="minorEastAsia" w:hAnsiTheme="minorHAnsi" w:cstheme="minorBidi"/>
            <w:smallCaps w:val="0"/>
            <w:sz w:val="22"/>
            <w:szCs w:val="22"/>
          </w:rPr>
          <w:tab/>
        </w:r>
        <w:r w:rsidR="00B25F2B" w:rsidRPr="006D7F73">
          <w:rPr>
            <w:rStyle w:val="Collegamentoipertestuale"/>
          </w:rPr>
          <w:t>XSD</w:t>
        </w:r>
        <w:r w:rsidR="00B25F2B">
          <w:rPr>
            <w:webHidden/>
          </w:rPr>
          <w:tab/>
        </w:r>
        <w:r w:rsidR="00B25F2B">
          <w:rPr>
            <w:webHidden/>
          </w:rPr>
          <w:fldChar w:fldCharType="begin"/>
        </w:r>
        <w:r w:rsidR="00B25F2B">
          <w:rPr>
            <w:webHidden/>
          </w:rPr>
          <w:instrText xml:space="preserve"> PAGEREF _Toc77839127 \h </w:instrText>
        </w:r>
        <w:r w:rsidR="00B25F2B">
          <w:rPr>
            <w:webHidden/>
          </w:rPr>
        </w:r>
        <w:r w:rsidR="00B25F2B">
          <w:rPr>
            <w:webHidden/>
          </w:rPr>
          <w:fldChar w:fldCharType="separate"/>
        </w:r>
        <w:r w:rsidR="00B25F2B">
          <w:rPr>
            <w:webHidden/>
          </w:rPr>
          <w:t>70</w:t>
        </w:r>
        <w:r w:rsidR="00B25F2B">
          <w:rPr>
            <w:webHidden/>
          </w:rPr>
          <w:fldChar w:fldCharType="end"/>
        </w:r>
      </w:hyperlink>
    </w:p>
    <w:p w14:paraId="743AEF4E"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28" w:history="1">
        <w:r w:rsidR="00B25F2B" w:rsidRPr="006D7F73">
          <w:rPr>
            <w:rStyle w:val="Collegamentoipertestuale"/>
          </w:rPr>
          <w:t>6.3.7</w:t>
        </w:r>
        <w:r w:rsidR="00B25F2B">
          <w:rPr>
            <w:rFonts w:asciiTheme="minorHAnsi" w:eastAsiaTheme="minorEastAsia" w:hAnsiTheme="minorHAnsi" w:cstheme="minorBidi"/>
            <w:smallCaps w:val="0"/>
            <w:sz w:val="22"/>
            <w:szCs w:val="22"/>
          </w:rPr>
          <w:tab/>
        </w:r>
        <w:r w:rsidR="00B25F2B" w:rsidRPr="006D7F73">
          <w:rPr>
            <w:rStyle w:val="Collegamentoipertestuale"/>
          </w:rPr>
          <w:t>Configurazione</w:t>
        </w:r>
        <w:r w:rsidR="00B25F2B">
          <w:rPr>
            <w:webHidden/>
          </w:rPr>
          <w:tab/>
        </w:r>
        <w:r w:rsidR="00B25F2B">
          <w:rPr>
            <w:webHidden/>
          </w:rPr>
          <w:fldChar w:fldCharType="begin"/>
        </w:r>
        <w:r w:rsidR="00B25F2B">
          <w:rPr>
            <w:webHidden/>
          </w:rPr>
          <w:instrText xml:space="preserve"> PAGEREF _Toc77839128 \h </w:instrText>
        </w:r>
        <w:r w:rsidR="00B25F2B">
          <w:rPr>
            <w:webHidden/>
          </w:rPr>
        </w:r>
        <w:r w:rsidR="00B25F2B">
          <w:rPr>
            <w:webHidden/>
          </w:rPr>
          <w:fldChar w:fldCharType="separate"/>
        </w:r>
        <w:r w:rsidR="00B25F2B">
          <w:rPr>
            <w:webHidden/>
          </w:rPr>
          <w:t>70</w:t>
        </w:r>
        <w:r w:rsidR="00B25F2B">
          <w:rPr>
            <w:webHidden/>
          </w:rPr>
          <w:fldChar w:fldCharType="end"/>
        </w:r>
      </w:hyperlink>
    </w:p>
    <w:p w14:paraId="13FB8531"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29" w:history="1">
        <w:r w:rsidR="00B25F2B" w:rsidRPr="006D7F73">
          <w:rPr>
            <w:rStyle w:val="Collegamentoipertestuale"/>
          </w:rPr>
          <w:t>6.3.8</w:t>
        </w:r>
        <w:r w:rsidR="00B25F2B">
          <w:rPr>
            <w:rFonts w:asciiTheme="minorHAnsi" w:eastAsiaTheme="minorEastAsia" w:hAnsiTheme="minorHAnsi" w:cstheme="minorBidi"/>
            <w:smallCaps w:val="0"/>
            <w:sz w:val="22"/>
            <w:szCs w:val="22"/>
          </w:rPr>
          <w:tab/>
        </w:r>
        <w:r w:rsidR="00B25F2B" w:rsidRPr="006D7F73">
          <w:rPr>
            <w:rStyle w:val="Collegamentoipertestuale"/>
          </w:rPr>
          <w:t>Tutorial</w:t>
        </w:r>
        <w:r w:rsidR="00B25F2B">
          <w:rPr>
            <w:webHidden/>
          </w:rPr>
          <w:tab/>
        </w:r>
        <w:r w:rsidR="00B25F2B">
          <w:rPr>
            <w:webHidden/>
          </w:rPr>
          <w:fldChar w:fldCharType="begin"/>
        </w:r>
        <w:r w:rsidR="00B25F2B">
          <w:rPr>
            <w:webHidden/>
          </w:rPr>
          <w:instrText xml:space="preserve"> PAGEREF _Toc77839129 \h </w:instrText>
        </w:r>
        <w:r w:rsidR="00B25F2B">
          <w:rPr>
            <w:webHidden/>
          </w:rPr>
        </w:r>
        <w:r w:rsidR="00B25F2B">
          <w:rPr>
            <w:webHidden/>
          </w:rPr>
          <w:fldChar w:fldCharType="separate"/>
        </w:r>
        <w:r w:rsidR="00B25F2B">
          <w:rPr>
            <w:webHidden/>
          </w:rPr>
          <w:t>70</w:t>
        </w:r>
        <w:r w:rsidR="00B25F2B">
          <w:rPr>
            <w:webHidden/>
          </w:rPr>
          <w:fldChar w:fldCharType="end"/>
        </w:r>
      </w:hyperlink>
    </w:p>
    <w:p w14:paraId="33315409" w14:textId="77777777" w:rsidR="00B25F2B" w:rsidRDefault="008B5F47">
      <w:pPr>
        <w:pStyle w:val="Sommario2"/>
        <w:tabs>
          <w:tab w:val="left" w:pos="800"/>
          <w:tab w:val="right" w:leader="dot" w:pos="9628"/>
        </w:tabs>
        <w:rPr>
          <w:rFonts w:asciiTheme="minorHAnsi" w:eastAsiaTheme="minorEastAsia" w:hAnsiTheme="minorHAnsi" w:cstheme="minorBidi"/>
          <w:smallCaps w:val="0"/>
          <w:sz w:val="22"/>
          <w:szCs w:val="22"/>
        </w:rPr>
      </w:pPr>
      <w:hyperlink w:anchor="_Toc77839130" w:history="1">
        <w:r w:rsidR="00B25F2B" w:rsidRPr="006D7F73">
          <w:rPr>
            <w:rStyle w:val="Collegamentoipertestuale"/>
            <w:rFonts w:cstheme="minorHAnsi"/>
          </w:rPr>
          <w:t>6.4</w:t>
        </w:r>
        <w:r w:rsidR="00B25F2B">
          <w:rPr>
            <w:rFonts w:asciiTheme="minorHAnsi" w:eastAsiaTheme="minorEastAsia" w:hAnsiTheme="minorHAnsi" w:cstheme="minorBidi"/>
            <w:smallCaps w:val="0"/>
            <w:sz w:val="22"/>
            <w:szCs w:val="22"/>
          </w:rPr>
          <w:tab/>
        </w:r>
        <w:r w:rsidR="00B25F2B" w:rsidRPr="006D7F73">
          <w:rPr>
            <w:rStyle w:val="Collegamentoipertestuale"/>
            <w:rFonts w:cstheme="minorHAnsi"/>
          </w:rPr>
          <w:t>REQ-</w:t>
        </w:r>
        <w:r w:rsidR="00B25F2B" w:rsidRPr="006D7F73">
          <w:rPr>
            <w:rStyle w:val="Collegamentoipertestuale"/>
          </w:rPr>
          <w:t xml:space="preserve"> SIE-021-04_FN.01 – Interventi su Funzioni SIES di Gestione Avvocati</w:t>
        </w:r>
        <w:r w:rsidR="00B25F2B">
          <w:rPr>
            <w:webHidden/>
          </w:rPr>
          <w:tab/>
        </w:r>
        <w:r w:rsidR="00B25F2B">
          <w:rPr>
            <w:webHidden/>
          </w:rPr>
          <w:fldChar w:fldCharType="begin"/>
        </w:r>
        <w:r w:rsidR="00B25F2B">
          <w:rPr>
            <w:webHidden/>
          </w:rPr>
          <w:instrText xml:space="preserve"> PAGEREF _Toc77839130 \h </w:instrText>
        </w:r>
        <w:r w:rsidR="00B25F2B">
          <w:rPr>
            <w:webHidden/>
          </w:rPr>
        </w:r>
        <w:r w:rsidR="00B25F2B">
          <w:rPr>
            <w:webHidden/>
          </w:rPr>
          <w:fldChar w:fldCharType="separate"/>
        </w:r>
        <w:r w:rsidR="00B25F2B">
          <w:rPr>
            <w:webHidden/>
          </w:rPr>
          <w:t>70</w:t>
        </w:r>
        <w:r w:rsidR="00B25F2B">
          <w:rPr>
            <w:webHidden/>
          </w:rPr>
          <w:fldChar w:fldCharType="end"/>
        </w:r>
      </w:hyperlink>
    </w:p>
    <w:p w14:paraId="0671AFB2"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31" w:history="1">
        <w:r w:rsidR="00B25F2B" w:rsidRPr="006D7F73">
          <w:rPr>
            <w:rStyle w:val="Collegamentoipertestuale"/>
          </w:rPr>
          <w:t>6.4.1</w:t>
        </w:r>
        <w:r w:rsidR="00B25F2B">
          <w:rPr>
            <w:rFonts w:asciiTheme="minorHAnsi" w:eastAsiaTheme="minorEastAsia" w:hAnsiTheme="minorHAnsi" w:cstheme="minorBidi"/>
            <w:smallCaps w:val="0"/>
            <w:sz w:val="22"/>
            <w:szCs w:val="22"/>
          </w:rPr>
          <w:tab/>
        </w:r>
        <w:r w:rsidR="00B25F2B" w:rsidRPr="006D7F73">
          <w:rPr>
            <w:rStyle w:val="Collegamentoipertestuale"/>
          </w:rPr>
          <w:t>Moduli sw</w:t>
        </w:r>
        <w:r w:rsidR="00B25F2B">
          <w:rPr>
            <w:webHidden/>
          </w:rPr>
          <w:tab/>
        </w:r>
        <w:r w:rsidR="00B25F2B">
          <w:rPr>
            <w:webHidden/>
          </w:rPr>
          <w:fldChar w:fldCharType="begin"/>
        </w:r>
        <w:r w:rsidR="00B25F2B">
          <w:rPr>
            <w:webHidden/>
          </w:rPr>
          <w:instrText xml:space="preserve"> PAGEREF _Toc77839131 \h </w:instrText>
        </w:r>
        <w:r w:rsidR="00B25F2B">
          <w:rPr>
            <w:webHidden/>
          </w:rPr>
        </w:r>
        <w:r w:rsidR="00B25F2B">
          <w:rPr>
            <w:webHidden/>
          </w:rPr>
          <w:fldChar w:fldCharType="separate"/>
        </w:r>
        <w:r w:rsidR="00B25F2B">
          <w:rPr>
            <w:webHidden/>
          </w:rPr>
          <w:t>71</w:t>
        </w:r>
        <w:r w:rsidR="00B25F2B">
          <w:rPr>
            <w:webHidden/>
          </w:rPr>
          <w:fldChar w:fldCharType="end"/>
        </w:r>
      </w:hyperlink>
    </w:p>
    <w:p w14:paraId="526DEBA5"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32" w:history="1">
        <w:r w:rsidR="00B25F2B" w:rsidRPr="006D7F73">
          <w:rPr>
            <w:rStyle w:val="Collegamentoipertestuale"/>
          </w:rPr>
          <w:t>6.4.2</w:t>
        </w:r>
        <w:r w:rsidR="00B25F2B">
          <w:rPr>
            <w:rFonts w:asciiTheme="minorHAnsi" w:eastAsiaTheme="minorEastAsia" w:hAnsiTheme="minorHAnsi" w:cstheme="minorBidi"/>
            <w:smallCaps w:val="0"/>
            <w:sz w:val="22"/>
            <w:szCs w:val="22"/>
          </w:rPr>
          <w:tab/>
        </w:r>
        <w:r w:rsidR="00B25F2B" w:rsidRPr="006D7F73">
          <w:rPr>
            <w:rStyle w:val="Collegamentoipertestuale"/>
          </w:rPr>
          <w:t>Architettura</w:t>
        </w:r>
        <w:r w:rsidR="00B25F2B">
          <w:rPr>
            <w:webHidden/>
          </w:rPr>
          <w:tab/>
        </w:r>
        <w:r w:rsidR="00B25F2B">
          <w:rPr>
            <w:webHidden/>
          </w:rPr>
          <w:fldChar w:fldCharType="begin"/>
        </w:r>
        <w:r w:rsidR="00B25F2B">
          <w:rPr>
            <w:webHidden/>
          </w:rPr>
          <w:instrText xml:space="preserve"> PAGEREF _Toc77839132 \h </w:instrText>
        </w:r>
        <w:r w:rsidR="00B25F2B">
          <w:rPr>
            <w:webHidden/>
          </w:rPr>
        </w:r>
        <w:r w:rsidR="00B25F2B">
          <w:rPr>
            <w:webHidden/>
          </w:rPr>
          <w:fldChar w:fldCharType="separate"/>
        </w:r>
        <w:r w:rsidR="00B25F2B">
          <w:rPr>
            <w:webHidden/>
          </w:rPr>
          <w:t>71</w:t>
        </w:r>
        <w:r w:rsidR="00B25F2B">
          <w:rPr>
            <w:webHidden/>
          </w:rPr>
          <w:fldChar w:fldCharType="end"/>
        </w:r>
      </w:hyperlink>
    </w:p>
    <w:p w14:paraId="5DF60AAE"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33" w:history="1">
        <w:r w:rsidR="00B25F2B" w:rsidRPr="006D7F73">
          <w:rPr>
            <w:rStyle w:val="Collegamentoipertestuale"/>
          </w:rPr>
          <w:t>6.4.3</w:t>
        </w:r>
        <w:r w:rsidR="00B25F2B">
          <w:rPr>
            <w:rFonts w:asciiTheme="minorHAnsi" w:eastAsiaTheme="minorEastAsia" w:hAnsiTheme="minorHAnsi" w:cstheme="minorBidi"/>
            <w:smallCaps w:val="0"/>
            <w:sz w:val="22"/>
            <w:szCs w:val="22"/>
          </w:rPr>
          <w:tab/>
        </w:r>
        <w:r w:rsidR="00B25F2B" w:rsidRPr="006D7F73">
          <w:rPr>
            <w:rStyle w:val="Collegamentoipertestuale"/>
          </w:rPr>
          <w:t>Interfacce utente</w:t>
        </w:r>
        <w:r w:rsidR="00B25F2B">
          <w:rPr>
            <w:webHidden/>
          </w:rPr>
          <w:tab/>
        </w:r>
        <w:r w:rsidR="00B25F2B">
          <w:rPr>
            <w:webHidden/>
          </w:rPr>
          <w:fldChar w:fldCharType="begin"/>
        </w:r>
        <w:r w:rsidR="00B25F2B">
          <w:rPr>
            <w:webHidden/>
          </w:rPr>
          <w:instrText xml:space="preserve"> PAGEREF _Toc77839133 \h </w:instrText>
        </w:r>
        <w:r w:rsidR="00B25F2B">
          <w:rPr>
            <w:webHidden/>
          </w:rPr>
        </w:r>
        <w:r w:rsidR="00B25F2B">
          <w:rPr>
            <w:webHidden/>
          </w:rPr>
          <w:fldChar w:fldCharType="separate"/>
        </w:r>
        <w:r w:rsidR="00B25F2B">
          <w:rPr>
            <w:webHidden/>
          </w:rPr>
          <w:t>71</w:t>
        </w:r>
        <w:r w:rsidR="00B25F2B">
          <w:rPr>
            <w:webHidden/>
          </w:rPr>
          <w:fldChar w:fldCharType="end"/>
        </w:r>
      </w:hyperlink>
    </w:p>
    <w:p w14:paraId="4304AB13"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34" w:history="1">
        <w:r w:rsidR="00B25F2B" w:rsidRPr="006D7F73">
          <w:rPr>
            <w:rStyle w:val="Collegamentoipertestuale"/>
          </w:rPr>
          <w:t>6.4.4</w:t>
        </w:r>
        <w:r w:rsidR="00B25F2B">
          <w:rPr>
            <w:rFonts w:asciiTheme="minorHAnsi" w:eastAsiaTheme="minorEastAsia" w:hAnsiTheme="minorHAnsi" w:cstheme="minorBidi"/>
            <w:smallCaps w:val="0"/>
            <w:sz w:val="22"/>
            <w:szCs w:val="22"/>
          </w:rPr>
          <w:tab/>
        </w:r>
        <w:r w:rsidR="00B25F2B" w:rsidRPr="006D7F73">
          <w:rPr>
            <w:rStyle w:val="Collegamentoipertestuale"/>
          </w:rPr>
          <w:t>Basi dati</w:t>
        </w:r>
        <w:r w:rsidR="00B25F2B">
          <w:rPr>
            <w:webHidden/>
          </w:rPr>
          <w:tab/>
        </w:r>
        <w:r w:rsidR="00B25F2B">
          <w:rPr>
            <w:webHidden/>
          </w:rPr>
          <w:fldChar w:fldCharType="begin"/>
        </w:r>
        <w:r w:rsidR="00B25F2B">
          <w:rPr>
            <w:webHidden/>
          </w:rPr>
          <w:instrText xml:space="preserve"> PAGEREF _Toc77839134 \h </w:instrText>
        </w:r>
        <w:r w:rsidR="00B25F2B">
          <w:rPr>
            <w:webHidden/>
          </w:rPr>
        </w:r>
        <w:r w:rsidR="00B25F2B">
          <w:rPr>
            <w:webHidden/>
          </w:rPr>
          <w:fldChar w:fldCharType="separate"/>
        </w:r>
        <w:r w:rsidR="00B25F2B">
          <w:rPr>
            <w:webHidden/>
          </w:rPr>
          <w:t>72</w:t>
        </w:r>
        <w:r w:rsidR="00B25F2B">
          <w:rPr>
            <w:webHidden/>
          </w:rPr>
          <w:fldChar w:fldCharType="end"/>
        </w:r>
      </w:hyperlink>
    </w:p>
    <w:p w14:paraId="2523C707"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35" w:history="1">
        <w:r w:rsidR="00B25F2B" w:rsidRPr="006D7F73">
          <w:rPr>
            <w:rStyle w:val="Collegamentoipertestuale"/>
          </w:rPr>
          <w:t>6.4.5</w:t>
        </w:r>
        <w:r w:rsidR="00B25F2B">
          <w:rPr>
            <w:rFonts w:asciiTheme="minorHAnsi" w:eastAsiaTheme="minorEastAsia" w:hAnsiTheme="minorHAnsi" w:cstheme="minorBidi"/>
            <w:smallCaps w:val="0"/>
            <w:sz w:val="22"/>
            <w:szCs w:val="22"/>
          </w:rPr>
          <w:tab/>
        </w:r>
        <w:r w:rsidR="00B25F2B" w:rsidRPr="006D7F73">
          <w:rPr>
            <w:rStyle w:val="Collegamentoipertestuale"/>
          </w:rPr>
          <w:t>WEB services</w:t>
        </w:r>
        <w:r w:rsidR="00B25F2B">
          <w:rPr>
            <w:webHidden/>
          </w:rPr>
          <w:tab/>
        </w:r>
        <w:r w:rsidR="00B25F2B">
          <w:rPr>
            <w:webHidden/>
          </w:rPr>
          <w:fldChar w:fldCharType="begin"/>
        </w:r>
        <w:r w:rsidR="00B25F2B">
          <w:rPr>
            <w:webHidden/>
          </w:rPr>
          <w:instrText xml:space="preserve"> PAGEREF _Toc77839135 \h </w:instrText>
        </w:r>
        <w:r w:rsidR="00B25F2B">
          <w:rPr>
            <w:webHidden/>
          </w:rPr>
        </w:r>
        <w:r w:rsidR="00B25F2B">
          <w:rPr>
            <w:webHidden/>
          </w:rPr>
          <w:fldChar w:fldCharType="separate"/>
        </w:r>
        <w:r w:rsidR="00B25F2B">
          <w:rPr>
            <w:webHidden/>
          </w:rPr>
          <w:t>72</w:t>
        </w:r>
        <w:r w:rsidR="00B25F2B">
          <w:rPr>
            <w:webHidden/>
          </w:rPr>
          <w:fldChar w:fldCharType="end"/>
        </w:r>
      </w:hyperlink>
    </w:p>
    <w:p w14:paraId="68972A30"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36" w:history="1">
        <w:r w:rsidR="00B25F2B" w:rsidRPr="006D7F73">
          <w:rPr>
            <w:rStyle w:val="Collegamentoipertestuale"/>
          </w:rPr>
          <w:t>6.4.6</w:t>
        </w:r>
        <w:r w:rsidR="00B25F2B">
          <w:rPr>
            <w:rFonts w:asciiTheme="minorHAnsi" w:eastAsiaTheme="minorEastAsia" w:hAnsiTheme="minorHAnsi" w:cstheme="minorBidi"/>
            <w:smallCaps w:val="0"/>
            <w:sz w:val="22"/>
            <w:szCs w:val="22"/>
          </w:rPr>
          <w:tab/>
        </w:r>
        <w:r w:rsidR="00B25F2B" w:rsidRPr="006D7F73">
          <w:rPr>
            <w:rStyle w:val="Collegamentoipertestuale"/>
          </w:rPr>
          <w:t>XSD</w:t>
        </w:r>
        <w:r w:rsidR="00B25F2B">
          <w:rPr>
            <w:webHidden/>
          </w:rPr>
          <w:tab/>
        </w:r>
        <w:r w:rsidR="00B25F2B">
          <w:rPr>
            <w:webHidden/>
          </w:rPr>
          <w:fldChar w:fldCharType="begin"/>
        </w:r>
        <w:r w:rsidR="00B25F2B">
          <w:rPr>
            <w:webHidden/>
          </w:rPr>
          <w:instrText xml:space="preserve"> PAGEREF _Toc77839136 \h </w:instrText>
        </w:r>
        <w:r w:rsidR="00B25F2B">
          <w:rPr>
            <w:webHidden/>
          </w:rPr>
        </w:r>
        <w:r w:rsidR="00B25F2B">
          <w:rPr>
            <w:webHidden/>
          </w:rPr>
          <w:fldChar w:fldCharType="separate"/>
        </w:r>
        <w:r w:rsidR="00B25F2B">
          <w:rPr>
            <w:webHidden/>
          </w:rPr>
          <w:t>72</w:t>
        </w:r>
        <w:r w:rsidR="00B25F2B">
          <w:rPr>
            <w:webHidden/>
          </w:rPr>
          <w:fldChar w:fldCharType="end"/>
        </w:r>
      </w:hyperlink>
    </w:p>
    <w:p w14:paraId="0A3A5AB1"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37" w:history="1">
        <w:r w:rsidR="00B25F2B" w:rsidRPr="006D7F73">
          <w:rPr>
            <w:rStyle w:val="Collegamentoipertestuale"/>
          </w:rPr>
          <w:t>6.4.7</w:t>
        </w:r>
        <w:r w:rsidR="00B25F2B">
          <w:rPr>
            <w:rFonts w:asciiTheme="minorHAnsi" w:eastAsiaTheme="minorEastAsia" w:hAnsiTheme="minorHAnsi" w:cstheme="minorBidi"/>
            <w:smallCaps w:val="0"/>
            <w:sz w:val="22"/>
            <w:szCs w:val="22"/>
          </w:rPr>
          <w:tab/>
        </w:r>
        <w:r w:rsidR="00B25F2B" w:rsidRPr="006D7F73">
          <w:rPr>
            <w:rStyle w:val="Collegamentoipertestuale"/>
          </w:rPr>
          <w:t>Configurazione</w:t>
        </w:r>
        <w:r w:rsidR="00B25F2B">
          <w:rPr>
            <w:webHidden/>
          </w:rPr>
          <w:tab/>
        </w:r>
        <w:r w:rsidR="00B25F2B">
          <w:rPr>
            <w:webHidden/>
          </w:rPr>
          <w:fldChar w:fldCharType="begin"/>
        </w:r>
        <w:r w:rsidR="00B25F2B">
          <w:rPr>
            <w:webHidden/>
          </w:rPr>
          <w:instrText xml:space="preserve"> PAGEREF _Toc77839137 \h </w:instrText>
        </w:r>
        <w:r w:rsidR="00B25F2B">
          <w:rPr>
            <w:webHidden/>
          </w:rPr>
        </w:r>
        <w:r w:rsidR="00B25F2B">
          <w:rPr>
            <w:webHidden/>
          </w:rPr>
          <w:fldChar w:fldCharType="separate"/>
        </w:r>
        <w:r w:rsidR="00B25F2B">
          <w:rPr>
            <w:webHidden/>
          </w:rPr>
          <w:t>72</w:t>
        </w:r>
        <w:r w:rsidR="00B25F2B">
          <w:rPr>
            <w:webHidden/>
          </w:rPr>
          <w:fldChar w:fldCharType="end"/>
        </w:r>
      </w:hyperlink>
    </w:p>
    <w:p w14:paraId="7BB5F750"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38" w:history="1">
        <w:r w:rsidR="00B25F2B" w:rsidRPr="006D7F73">
          <w:rPr>
            <w:rStyle w:val="Collegamentoipertestuale"/>
          </w:rPr>
          <w:t>6.4.8</w:t>
        </w:r>
        <w:r w:rsidR="00B25F2B">
          <w:rPr>
            <w:rFonts w:asciiTheme="minorHAnsi" w:eastAsiaTheme="minorEastAsia" w:hAnsiTheme="minorHAnsi" w:cstheme="minorBidi"/>
            <w:smallCaps w:val="0"/>
            <w:sz w:val="22"/>
            <w:szCs w:val="22"/>
          </w:rPr>
          <w:tab/>
        </w:r>
        <w:r w:rsidR="00B25F2B" w:rsidRPr="006D7F73">
          <w:rPr>
            <w:rStyle w:val="Collegamentoipertestuale"/>
          </w:rPr>
          <w:t>Tutorial</w:t>
        </w:r>
        <w:r w:rsidR="00B25F2B">
          <w:rPr>
            <w:webHidden/>
          </w:rPr>
          <w:tab/>
        </w:r>
        <w:r w:rsidR="00B25F2B">
          <w:rPr>
            <w:webHidden/>
          </w:rPr>
          <w:fldChar w:fldCharType="begin"/>
        </w:r>
        <w:r w:rsidR="00B25F2B">
          <w:rPr>
            <w:webHidden/>
          </w:rPr>
          <w:instrText xml:space="preserve"> PAGEREF _Toc77839138 \h </w:instrText>
        </w:r>
        <w:r w:rsidR="00B25F2B">
          <w:rPr>
            <w:webHidden/>
          </w:rPr>
        </w:r>
        <w:r w:rsidR="00B25F2B">
          <w:rPr>
            <w:webHidden/>
          </w:rPr>
          <w:fldChar w:fldCharType="separate"/>
        </w:r>
        <w:r w:rsidR="00B25F2B">
          <w:rPr>
            <w:webHidden/>
          </w:rPr>
          <w:t>72</w:t>
        </w:r>
        <w:r w:rsidR="00B25F2B">
          <w:rPr>
            <w:webHidden/>
          </w:rPr>
          <w:fldChar w:fldCharType="end"/>
        </w:r>
      </w:hyperlink>
    </w:p>
    <w:p w14:paraId="0EDDAF0D" w14:textId="77777777" w:rsidR="00B25F2B" w:rsidRDefault="008B5F47">
      <w:pPr>
        <w:pStyle w:val="Sommario2"/>
        <w:tabs>
          <w:tab w:val="left" w:pos="800"/>
          <w:tab w:val="right" w:leader="dot" w:pos="9628"/>
        </w:tabs>
        <w:rPr>
          <w:rFonts w:asciiTheme="minorHAnsi" w:eastAsiaTheme="minorEastAsia" w:hAnsiTheme="minorHAnsi" w:cstheme="minorBidi"/>
          <w:smallCaps w:val="0"/>
          <w:sz w:val="22"/>
          <w:szCs w:val="22"/>
        </w:rPr>
      </w:pPr>
      <w:hyperlink w:anchor="_Toc77839139" w:history="1">
        <w:r w:rsidR="00B25F2B" w:rsidRPr="006D7F73">
          <w:rPr>
            <w:rStyle w:val="Collegamentoipertestuale"/>
            <w:rFonts w:cstheme="minorHAnsi"/>
          </w:rPr>
          <w:t>6.5</w:t>
        </w:r>
        <w:r w:rsidR="00B25F2B">
          <w:rPr>
            <w:rFonts w:asciiTheme="minorHAnsi" w:eastAsiaTheme="minorEastAsia" w:hAnsiTheme="minorHAnsi" w:cstheme="minorBidi"/>
            <w:smallCaps w:val="0"/>
            <w:sz w:val="22"/>
            <w:szCs w:val="22"/>
          </w:rPr>
          <w:tab/>
        </w:r>
        <w:r w:rsidR="00B25F2B" w:rsidRPr="006D7F73">
          <w:rPr>
            <w:rStyle w:val="Collegamentoipertestuale"/>
            <w:rFonts w:cstheme="minorHAnsi"/>
          </w:rPr>
          <w:t>REQ-</w:t>
        </w:r>
        <w:r w:rsidR="00B25F2B" w:rsidRPr="006D7F73">
          <w:rPr>
            <w:rStyle w:val="Collegamentoipertestuale"/>
          </w:rPr>
          <w:t xml:space="preserve"> SIE-021-05_FN.01 – Bonifica Anagrafica Avvocati SIES</w:t>
        </w:r>
        <w:r w:rsidR="00B25F2B">
          <w:rPr>
            <w:webHidden/>
          </w:rPr>
          <w:tab/>
        </w:r>
        <w:r w:rsidR="00B25F2B">
          <w:rPr>
            <w:webHidden/>
          </w:rPr>
          <w:fldChar w:fldCharType="begin"/>
        </w:r>
        <w:r w:rsidR="00B25F2B">
          <w:rPr>
            <w:webHidden/>
          </w:rPr>
          <w:instrText xml:space="preserve"> PAGEREF _Toc77839139 \h </w:instrText>
        </w:r>
        <w:r w:rsidR="00B25F2B">
          <w:rPr>
            <w:webHidden/>
          </w:rPr>
        </w:r>
        <w:r w:rsidR="00B25F2B">
          <w:rPr>
            <w:webHidden/>
          </w:rPr>
          <w:fldChar w:fldCharType="separate"/>
        </w:r>
        <w:r w:rsidR="00B25F2B">
          <w:rPr>
            <w:webHidden/>
          </w:rPr>
          <w:t>72</w:t>
        </w:r>
        <w:r w:rsidR="00B25F2B">
          <w:rPr>
            <w:webHidden/>
          </w:rPr>
          <w:fldChar w:fldCharType="end"/>
        </w:r>
      </w:hyperlink>
    </w:p>
    <w:p w14:paraId="69914A48" w14:textId="77777777" w:rsidR="00B25F2B" w:rsidRDefault="008B5F47">
      <w:pPr>
        <w:pStyle w:val="Sommario3"/>
        <w:tabs>
          <w:tab w:val="left" w:pos="1200"/>
          <w:tab w:val="right" w:leader="dot" w:pos="9628"/>
        </w:tabs>
        <w:rPr>
          <w:rFonts w:asciiTheme="minorHAnsi" w:eastAsiaTheme="minorEastAsia" w:hAnsiTheme="minorHAnsi" w:cstheme="minorBidi"/>
          <w:i w:val="0"/>
          <w:sz w:val="22"/>
          <w:szCs w:val="22"/>
        </w:rPr>
      </w:pPr>
      <w:hyperlink w:anchor="_Toc77839140" w:history="1">
        <w:r w:rsidR="00B25F2B" w:rsidRPr="006D7F73">
          <w:rPr>
            <w:rStyle w:val="Collegamentoipertestuale"/>
          </w:rPr>
          <w:t>6.5.1</w:t>
        </w:r>
        <w:r w:rsidR="00B25F2B">
          <w:rPr>
            <w:rFonts w:asciiTheme="minorHAnsi" w:eastAsiaTheme="minorEastAsia" w:hAnsiTheme="minorHAnsi" w:cstheme="minorBidi"/>
            <w:i w:val="0"/>
            <w:sz w:val="22"/>
            <w:szCs w:val="22"/>
          </w:rPr>
          <w:tab/>
        </w:r>
        <w:r w:rsidR="00B25F2B" w:rsidRPr="006D7F73">
          <w:rPr>
            <w:rStyle w:val="Collegamentoipertestuale"/>
          </w:rPr>
          <w:t>Bonifica dei dati presenti nella tabella Avvocato</w:t>
        </w:r>
        <w:r w:rsidR="00B25F2B">
          <w:rPr>
            <w:webHidden/>
          </w:rPr>
          <w:tab/>
        </w:r>
        <w:r w:rsidR="00B25F2B">
          <w:rPr>
            <w:webHidden/>
          </w:rPr>
          <w:fldChar w:fldCharType="begin"/>
        </w:r>
        <w:r w:rsidR="00B25F2B">
          <w:rPr>
            <w:webHidden/>
          </w:rPr>
          <w:instrText xml:space="preserve"> PAGEREF _Toc77839140 \h </w:instrText>
        </w:r>
        <w:r w:rsidR="00B25F2B">
          <w:rPr>
            <w:webHidden/>
          </w:rPr>
        </w:r>
        <w:r w:rsidR="00B25F2B">
          <w:rPr>
            <w:webHidden/>
          </w:rPr>
          <w:fldChar w:fldCharType="separate"/>
        </w:r>
        <w:r w:rsidR="00B25F2B">
          <w:rPr>
            <w:webHidden/>
          </w:rPr>
          <w:t>72</w:t>
        </w:r>
        <w:r w:rsidR="00B25F2B">
          <w:rPr>
            <w:webHidden/>
          </w:rPr>
          <w:fldChar w:fldCharType="end"/>
        </w:r>
      </w:hyperlink>
    </w:p>
    <w:p w14:paraId="05DB8DB7"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41" w:history="1">
        <w:r w:rsidR="00B25F2B" w:rsidRPr="006D7F73">
          <w:rPr>
            <w:rStyle w:val="Collegamentoipertestuale"/>
          </w:rPr>
          <w:t>6.5.2</w:t>
        </w:r>
        <w:r w:rsidR="00B25F2B">
          <w:rPr>
            <w:rFonts w:asciiTheme="minorHAnsi" w:eastAsiaTheme="minorEastAsia" w:hAnsiTheme="minorHAnsi" w:cstheme="minorBidi"/>
            <w:smallCaps w:val="0"/>
            <w:sz w:val="22"/>
            <w:szCs w:val="22"/>
          </w:rPr>
          <w:tab/>
        </w:r>
        <w:r w:rsidR="00B25F2B" w:rsidRPr="006D7F73">
          <w:rPr>
            <w:rStyle w:val="Collegamentoipertestuale"/>
          </w:rPr>
          <w:t>Moduli sw</w:t>
        </w:r>
        <w:r w:rsidR="00B25F2B">
          <w:rPr>
            <w:webHidden/>
          </w:rPr>
          <w:tab/>
        </w:r>
        <w:r w:rsidR="00B25F2B">
          <w:rPr>
            <w:webHidden/>
          </w:rPr>
          <w:fldChar w:fldCharType="begin"/>
        </w:r>
        <w:r w:rsidR="00B25F2B">
          <w:rPr>
            <w:webHidden/>
          </w:rPr>
          <w:instrText xml:space="preserve"> PAGEREF _Toc77839141 \h </w:instrText>
        </w:r>
        <w:r w:rsidR="00B25F2B">
          <w:rPr>
            <w:webHidden/>
          </w:rPr>
        </w:r>
        <w:r w:rsidR="00B25F2B">
          <w:rPr>
            <w:webHidden/>
          </w:rPr>
          <w:fldChar w:fldCharType="separate"/>
        </w:r>
        <w:r w:rsidR="00B25F2B">
          <w:rPr>
            <w:webHidden/>
          </w:rPr>
          <w:t>74</w:t>
        </w:r>
        <w:r w:rsidR="00B25F2B">
          <w:rPr>
            <w:webHidden/>
          </w:rPr>
          <w:fldChar w:fldCharType="end"/>
        </w:r>
      </w:hyperlink>
    </w:p>
    <w:p w14:paraId="52D86BFD"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42" w:history="1">
        <w:r w:rsidR="00B25F2B" w:rsidRPr="006D7F73">
          <w:rPr>
            <w:rStyle w:val="Collegamentoipertestuale"/>
          </w:rPr>
          <w:t>6.5.3</w:t>
        </w:r>
        <w:r w:rsidR="00B25F2B">
          <w:rPr>
            <w:rFonts w:asciiTheme="minorHAnsi" w:eastAsiaTheme="minorEastAsia" w:hAnsiTheme="minorHAnsi" w:cstheme="minorBidi"/>
            <w:smallCaps w:val="0"/>
            <w:sz w:val="22"/>
            <w:szCs w:val="22"/>
          </w:rPr>
          <w:tab/>
        </w:r>
        <w:r w:rsidR="00B25F2B" w:rsidRPr="006D7F73">
          <w:rPr>
            <w:rStyle w:val="Collegamentoipertestuale"/>
          </w:rPr>
          <w:t>Architettura</w:t>
        </w:r>
        <w:r w:rsidR="00B25F2B">
          <w:rPr>
            <w:webHidden/>
          </w:rPr>
          <w:tab/>
        </w:r>
        <w:r w:rsidR="00B25F2B">
          <w:rPr>
            <w:webHidden/>
          </w:rPr>
          <w:fldChar w:fldCharType="begin"/>
        </w:r>
        <w:r w:rsidR="00B25F2B">
          <w:rPr>
            <w:webHidden/>
          </w:rPr>
          <w:instrText xml:space="preserve"> PAGEREF _Toc77839142 \h </w:instrText>
        </w:r>
        <w:r w:rsidR="00B25F2B">
          <w:rPr>
            <w:webHidden/>
          </w:rPr>
        </w:r>
        <w:r w:rsidR="00B25F2B">
          <w:rPr>
            <w:webHidden/>
          </w:rPr>
          <w:fldChar w:fldCharType="separate"/>
        </w:r>
        <w:r w:rsidR="00B25F2B">
          <w:rPr>
            <w:webHidden/>
          </w:rPr>
          <w:t>74</w:t>
        </w:r>
        <w:r w:rsidR="00B25F2B">
          <w:rPr>
            <w:webHidden/>
          </w:rPr>
          <w:fldChar w:fldCharType="end"/>
        </w:r>
      </w:hyperlink>
    </w:p>
    <w:p w14:paraId="53B39FD3"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43" w:history="1">
        <w:r w:rsidR="00B25F2B" w:rsidRPr="006D7F73">
          <w:rPr>
            <w:rStyle w:val="Collegamentoipertestuale"/>
          </w:rPr>
          <w:t>6.5.4</w:t>
        </w:r>
        <w:r w:rsidR="00B25F2B">
          <w:rPr>
            <w:rFonts w:asciiTheme="minorHAnsi" w:eastAsiaTheme="minorEastAsia" w:hAnsiTheme="minorHAnsi" w:cstheme="minorBidi"/>
            <w:smallCaps w:val="0"/>
            <w:sz w:val="22"/>
            <w:szCs w:val="22"/>
          </w:rPr>
          <w:tab/>
        </w:r>
        <w:r w:rsidR="00B25F2B" w:rsidRPr="006D7F73">
          <w:rPr>
            <w:rStyle w:val="Collegamentoipertestuale"/>
          </w:rPr>
          <w:t>Interfacce utente</w:t>
        </w:r>
        <w:r w:rsidR="00B25F2B">
          <w:rPr>
            <w:webHidden/>
          </w:rPr>
          <w:tab/>
        </w:r>
        <w:r w:rsidR="00B25F2B">
          <w:rPr>
            <w:webHidden/>
          </w:rPr>
          <w:fldChar w:fldCharType="begin"/>
        </w:r>
        <w:r w:rsidR="00B25F2B">
          <w:rPr>
            <w:webHidden/>
          </w:rPr>
          <w:instrText xml:space="preserve"> PAGEREF _Toc77839143 \h </w:instrText>
        </w:r>
        <w:r w:rsidR="00B25F2B">
          <w:rPr>
            <w:webHidden/>
          </w:rPr>
        </w:r>
        <w:r w:rsidR="00B25F2B">
          <w:rPr>
            <w:webHidden/>
          </w:rPr>
          <w:fldChar w:fldCharType="separate"/>
        </w:r>
        <w:r w:rsidR="00B25F2B">
          <w:rPr>
            <w:webHidden/>
          </w:rPr>
          <w:t>74</w:t>
        </w:r>
        <w:r w:rsidR="00B25F2B">
          <w:rPr>
            <w:webHidden/>
          </w:rPr>
          <w:fldChar w:fldCharType="end"/>
        </w:r>
      </w:hyperlink>
    </w:p>
    <w:p w14:paraId="2D075678"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44" w:history="1">
        <w:r w:rsidR="00B25F2B" w:rsidRPr="006D7F73">
          <w:rPr>
            <w:rStyle w:val="Collegamentoipertestuale"/>
          </w:rPr>
          <w:t>6.5.5</w:t>
        </w:r>
        <w:r w:rsidR="00B25F2B">
          <w:rPr>
            <w:rFonts w:asciiTheme="minorHAnsi" w:eastAsiaTheme="minorEastAsia" w:hAnsiTheme="minorHAnsi" w:cstheme="minorBidi"/>
            <w:smallCaps w:val="0"/>
            <w:sz w:val="22"/>
            <w:szCs w:val="22"/>
          </w:rPr>
          <w:tab/>
        </w:r>
        <w:r w:rsidR="00B25F2B" w:rsidRPr="006D7F73">
          <w:rPr>
            <w:rStyle w:val="Collegamentoipertestuale"/>
          </w:rPr>
          <w:t>Basi dati</w:t>
        </w:r>
        <w:r w:rsidR="00B25F2B">
          <w:rPr>
            <w:webHidden/>
          </w:rPr>
          <w:tab/>
        </w:r>
        <w:r w:rsidR="00B25F2B">
          <w:rPr>
            <w:webHidden/>
          </w:rPr>
          <w:fldChar w:fldCharType="begin"/>
        </w:r>
        <w:r w:rsidR="00B25F2B">
          <w:rPr>
            <w:webHidden/>
          </w:rPr>
          <w:instrText xml:space="preserve"> PAGEREF _Toc77839144 \h </w:instrText>
        </w:r>
        <w:r w:rsidR="00B25F2B">
          <w:rPr>
            <w:webHidden/>
          </w:rPr>
        </w:r>
        <w:r w:rsidR="00B25F2B">
          <w:rPr>
            <w:webHidden/>
          </w:rPr>
          <w:fldChar w:fldCharType="separate"/>
        </w:r>
        <w:r w:rsidR="00B25F2B">
          <w:rPr>
            <w:webHidden/>
          </w:rPr>
          <w:t>74</w:t>
        </w:r>
        <w:r w:rsidR="00B25F2B">
          <w:rPr>
            <w:webHidden/>
          </w:rPr>
          <w:fldChar w:fldCharType="end"/>
        </w:r>
      </w:hyperlink>
    </w:p>
    <w:p w14:paraId="0D8CF3E4"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45" w:history="1">
        <w:r w:rsidR="00B25F2B" w:rsidRPr="006D7F73">
          <w:rPr>
            <w:rStyle w:val="Collegamentoipertestuale"/>
          </w:rPr>
          <w:t>6.5.6</w:t>
        </w:r>
        <w:r w:rsidR="00B25F2B">
          <w:rPr>
            <w:rFonts w:asciiTheme="minorHAnsi" w:eastAsiaTheme="minorEastAsia" w:hAnsiTheme="minorHAnsi" w:cstheme="minorBidi"/>
            <w:smallCaps w:val="0"/>
            <w:sz w:val="22"/>
            <w:szCs w:val="22"/>
          </w:rPr>
          <w:tab/>
        </w:r>
        <w:r w:rsidR="00B25F2B" w:rsidRPr="006D7F73">
          <w:rPr>
            <w:rStyle w:val="Collegamentoipertestuale"/>
          </w:rPr>
          <w:t>WEB services</w:t>
        </w:r>
        <w:r w:rsidR="00B25F2B">
          <w:rPr>
            <w:webHidden/>
          </w:rPr>
          <w:tab/>
        </w:r>
        <w:r w:rsidR="00B25F2B">
          <w:rPr>
            <w:webHidden/>
          </w:rPr>
          <w:fldChar w:fldCharType="begin"/>
        </w:r>
        <w:r w:rsidR="00B25F2B">
          <w:rPr>
            <w:webHidden/>
          </w:rPr>
          <w:instrText xml:space="preserve"> PAGEREF _Toc77839145 \h </w:instrText>
        </w:r>
        <w:r w:rsidR="00B25F2B">
          <w:rPr>
            <w:webHidden/>
          </w:rPr>
        </w:r>
        <w:r w:rsidR="00B25F2B">
          <w:rPr>
            <w:webHidden/>
          </w:rPr>
          <w:fldChar w:fldCharType="separate"/>
        </w:r>
        <w:r w:rsidR="00B25F2B">
          <w:rPr>
            <w:webHidden/>
          </w:rPr>
          <w:t>76</w:t>
        </w:r>
        <w:r w:rsidR="00B25F2B">
          <w:rPr>
            <w:webHidden/>
          </w:rPr>
          <w:fldChar w:fldCharType="end"/>
        </w:r>
      </w:hyperlink>
    </w:p>
    <w:p w14:paraId="73753170"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46" w:history="1">
        <w:r w:rsidR="00B25F2B" w:rsidRPr="006D7F73">
          <w:rPr>
            <w:rStyle w:val="Collegamentoipertestuale"/>
          </w:rPr>
          <w:t>6.5.7</w:t>
        </w:r>
        <w:r w:rsidR="00B25F2B">
          <w:rPr>
            <w:rFonts w:asciiTheme="minorHAnsi" w:eastAsiaTheme="minorEastAsia" w:hAnsiTheme="minorHAnsi" w:cstheme="minorBidi"/>
            <w:smallCaps w:val="0"/>
            <w:sz w:val="22"/>
            <w:szCs w:val="22"/>
          </w:rPr>
          <w:tab/>
        </w:r>
        <w:r w:rsidR="00B25F2B" w:rsidRPr="006D7F73">
          <w:rPr>
            <w:rStyle w:val="Collegamentoipertestuale"/>
          </w:rPr>
          <w:t>XSD</w:t>
        </w:r>
        <w:r w:rsidR="00B25F2B">
          <w:rPr>
            <w:webHidden/>
          </w:rPr>
          <w:tab/>
        </w:r>
        <w:r w:rsidR="00B25F2B">
          <w:rPr>
            <w:webHidden/>
          </w:rPr>
          <w:fldChar w:fldCharType="begin"/>
        </w:r>
        <w:r w:rsidR="00B25F2B">
          <w:rPr>
            <w:webHidden/>
          </w:rPr>
          <w:instrText xml:space="preserve"> PAGEREF _Toc77839146 \h </w:instrText>
        </w:r>
        <w:r w:rsidR="00B25F2B">
          <w:rPr>
            <w:webHidden/>
          </w:rPr>
        </w:r>
        <w:r w:rsidR="00B25F2B">
          <w:rPr>
            <w:webHidden/>
          </w:rPr>
          <w:fldChar w:fldCharType="separate"/>
        </w:r>
        <w:r w:rsidR="00B25F2B">
          <w:rPr>
            <w:webHidden/>
          </w:rPr>
          <w:t>76</w:t>
        </w:r>
        <w:r w:rsidR="00B25F2B">
          <w:rPr>
            <w:webHidden/>
          </w:rPr>
          <w:fldChar w:fldCharType="end"/>
        </w:r>
      </w:hyperlink>
    </w:p>
    <w:p w14:paraId="71F69E0E"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47" w:history="1">
        <w:r w:rsidR="00B25F2B" w:rsidRPr="006D7F73">
          <w:rPr>
            <w:rStyle w:val="Collegamentoipertestuale"/>
          </w:rPr>
          <w:t>6.5.8</w:t>
        </w:r>
        <w:r w:rsidR="00B25F2B">
          <w:rPr>
            <w:rFonts w:asciiTheme="minorHAnsi" w:eastAsiaTheme="minorEastAsia" w:hAnsiTheme="minorHAnsi" w:cstheme="minorBidi"/>
            <w:smallCaps w:val="0"/>
            <w:sz w:val="22"/>
            <w:szCs w:val="22"/>
          </w:rPr>
          <w:tab/>
        </w:r>
        <w:r w:rsidR="00B25F2B" w:rsidRPr="006D7F73">
          <w:rPr>
            <w:rStyle w:val="Collegamentoipertestuale"/>
          </w:rPr>
          <w:t>Configurazione</w:t>
        </w:r>
        <w:r w:rsidR="00B25F2B">
          <w:rPr>
            <w:webHidden/>
          </w:rPr>
          <w:tab/>
        </w:r>
        <w:r w:rsidR="00B25F2B">
          <w:rPr>
            <w:webHidden/>
          </w:rPr>
          <w:fldChar w:fldCharType="begin"/>
        </w:r>
        <w:r w:rsidR="00B25F2B">
          <w:rPr>
            <w:webHidden/>
          </w:rPr>
          <w:instrText xml:space="preserve"> PAGEREF _Toc77839147 \h </w:instrText>
        </w:r>
        <w:r w:rsidR="00B25F2B">
          <w:rPr>
            <w:webHidden/>
          </w:rPr>
        </w:r>
        <w:r w:rsidR="00B25F2B">
          <w:rPr>
            <w:webHidden/>
          </w:rPr>
          <w:fldChar w:fldCharType="separate"/>
        </w:r>
        <w:r w:rsidR="00B25F2B">
          <w:rPr>
            <w:webHidden/>
          </w:rPr>
          <w:t>76</w:t>
        </w:r>
        <w:r w:rsidR="00B25F2B">
          <w:rPr>
            <w:webHidden/>
          </w:rPr>
          <w:fldChar w:fldCharType="end"/>
        </w:r>
      </w:hyperlink>
    </w:p>
    <w:p w14:paraId="1D1A6F68"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48" w:history="1">
        <w:r w:rsidR="00B25F2B" w:rsidRPr="006D7F73">
          <w:rPr>
            <w:rStyle w:val="Collegamentoipertestuale"/>
          </w:rPr>
          <w:t>6.5.9</w:t>
        </w:r>
        <w:r w:rsidR="00B25F2B">
          <w:rPr>
            <w:rFonts w:asciiTheme="minorHAnsi" w:eastAsiaTheme="minorEastAsia" w:hAnsiTheme="minorHAnsi" w:cstheme="minorBidi"/>
            <w:smallCaps w:val="0"/>
            <w:sz w:val="22"/>
            <w:szCs w:val="22"/>
          </w:rPr>
          <w:tab/>
        </w:r>
        <w:r w:rsidR="00B25F2B" w:rsidRPr="006D7F73">
          <w:rPr>
            <w:rStyle w:val="Collegamentoipertestuale"/>
          </w:rPr>
          <w:t>Tutorial</w:t>
        </w:r>
        <w:r w:rsidR="00B25F2B">
          <w:rPr>
            <w:webHidden/>
          </w:rPr>
          <w:tab/>
        </w:r>
        <w:r w:rsidR="00B25F2B">
          <w:rPr>
            <w:webHidden/>
          </w:rPr>
          <w:fldChar w:fldCharType="begin"/>
        </w:r>
        <w:r w:rsidR="00B25F2B">
          <w:rPr>
            <w:webHidden/>
          </w:rPr>
          <w:instrText xml:space="preserve"> PAGEREF _Toc77839148 \h </w:instrText>
        </w:r>
        <w:r w:rsidR="00B25F2B">
          <w:rPr>
            <w:webHidden/>
          </w:rPr>
        </w:r>
        <w:r w:rsidR="00B25F2B">
          <w:rPr>
            <w:webHidden/>
          </w:rPr>
          <w:fldChar w:fldCharType="separate"/>
        </w:r>
        <w:r w:rsidR="00B25F2B">
          <w:rPr>
            <w:webHidden/>
          </w:rPr>
          <w:t>76</w:t>
        </w:r>
        <w:r w:rsidR="00B25F2B">
          <w:rPr>
            <w:webHidden/>
          </w:rPr>
          <w:fldChar w:fldCharType="end"/>
        </w:r>
      </w:hyperlink>
    </w:p>
    <w:p w14:paraId="1A30A70D" w14:textId="77777777" w:rsidR="00B25F2B" w:rsidRDefault="008B5F47">
      <w:pPr>
        <w:pStyle w:val="Sommario2"/>
        <w:tabs>
          <w:tab w:val="left" w:pos="800"/>
          <w:tab w:val="right" w:leader="dot" w:pos="9628"/>
        </w:tabs>
        <w:rPr>
          <w:rFonts w:asciiTheme="minorHAnsi" w:eastAsiaTheme="minorEastAsia" w:hAnsiTheme="minorHAnsi" w:cstheme="minorBidi"/>
          <w:smallCaps w:val="0"/>
          <w:sz w:val="22"/>
          <w:szCs w:val="22"/>
        </w:rPr>
      </w:pPr>
      <w:hyperlink w:anchor="_Toc77839149" w:history="1">
        <w:r w:rsidR="00B25F2B" w:rsidRPr="006D7F73">
          <w:rPr>
            <w:rStyle w:val="Collegamentoipertestuale"/>
          </w:rPr>
          <w:t>6.6</w:t>
        </w:r>
        <w:r w:rsidR="00B25F2B">
          <w:rPr>
            <w:rFonts w:asciiTheme="minorHAnsi" w:eastAsiaTheme="minorEastAsia" w:hAnsiTheme="minorHAnsi" w:cstheme="minorBidi"/>
            <w:smallCaps w:val="0"/>
            <w:sz w:val="22"/>
            <w:szCs w:val="22"/>
          </w:rPr>
          <w:tab/>
        </w:r>
        <w:r w:rsidR="00B25F2B" w:rsidRPr="006D7F73">
          <w:rPr>
            <w:rStyle w:val="Collegamentoipertestuale"/>
            <w:rFonts w:cstheme="minorHAnsi"/>
          </w:rPr>
          <w:t>REQ-</w:t>
        </w:r>
        <w:r w:rsidR="00B25F2B" w:rsidRPr="006D7F73">
          <w:rPr>
            <w:rStyle w:val="Collegamentoipertestuale"/>
          </w:rPr>
          <w:t xml:space="preserve"> SIE-021-06_FN.01 – Aggiornamento Tabelle COMUNE e CG_REF_CODES di SIES</w:t>
        </w:r>
        <w:r w:rsidR="00B25F2B">
          <w:rPr>
            <w:webHidden/>
          </w:rPr>
          <w:tab/>
        </w:r>
        <w:r w:rsidR="00B25F2B">
          <w:rPr>
            <w:webHidden/>
          </w:rPr>
          <w:fldChar w:fldCharType="begin"/>
        </w:r>
        <w:r w:rsidR="00B25F2B">
          <w:rPr>
            <w:webHidden/>
          </w:rPr>
          <w:instrText xml:space="preserve"> PAGEREF _Toc77839149 \h </w:instrText>
        </w:r>
        <w:r w:rsidR="00B25F2B">
          <w:rPr>
            <w:webHidden/>
          </w:rPr>
        </w:r>
        <w:r w:rsidR="00B25F2B">
          <w:rPr>
            <w:webHidden/>
          </w:rPr>
          <w:fldChar w:fldCharType="separate"/>
        </w:r>
        <w:r w:rsidR="00B25F2B">
          <w:rPr>
            <w:webHidden/>
          </w:rPr>
          <w:t>76</w:t>
        </w:r>
        <w:r w:rsidR="00B25F2B">
          <w:rPr>
            <w:webHidden/>
          </w:rPr>
          <w:fldChar w:fldCharType="end"/>
        </w:r>
      </w:hyperlink>
    </w:p>
    <w:p w14:paraId="57854F06" w14:textId="77777777" w:rsidR="00B25F2B" w:rsidRDefault="008B5F47">
      <w:pPr>
        <w:pStyle w:val="Sommario3"/>
        <w:tabs>
          <w:tab w:val="left" w:pos="1200"/>
          <w:tab w:val="right" w:leader="dot" w:pos="9628"/>
        </w:tabs>
        <w:rPr>
          <w:rFonts w:asciiTheme="minorHAnsi" w:eastAsiaTheme="minorEastAsia" w:hAnsiTheme="minorHAnsi" w:cstheme="minorBidi"/>
          <w:i w:val="0"/>
          <w:sz w:val="22"/>
          <w:szCs w:val="22"/>
        </w:rPr>
      </w:pPr>
      <w:hyperlink w:anchor="_Toc77839150" w:history="1">
        <w:r w:rsidR="00B25F2B" w:rsidRPr="006D7F73">
          <w:rPr>
            <w:rStyle w:val="Collegamentoipertestuale"/>
          </w:rPr>
          <w:t>6.6.1</w:t>
        </w:r>
        <w:r w:rsidR="00B25F2B">
          <w:rPr>
            <w:rFonts w:asciiTheme="minorHAnsi" w:eastAsiaTheme="minorEastAsia" w:hAnsiTheme="minorHAnsi" w:cstheme="minorBidi"/>
            <w:i w:val="0"/>
            <w:sz w:val="22"/>
            <w:szCs w:val="22"/>
          </w:rPr>
          <w:tab/>
        </w:r>
        <w:r w:rsidR="00B25F2B" w:rsidRPr="006D7F73">
          <w:rPr>
            <w:rStyle w:val="Collegamentoipertestuale"/>
          </w:rPr>
          <w:t>Aggiornamento dei dati presenti nella tabella COMUNE di SIES</w:t>
        </w:r>
        <w:r w:rsidR="00B25F2B">
          <w:rPr>
            <w:webHidden/>
          </w:rPr>
          <w:tab/>
        </w:r>
        <w:r w:rsidR="00B25F2B">
          <w:rPr>
            <w:webHidden/>
          </w:rPr>
          <w:fldChar w:fldCharType="begin"/>
        </w:r>
        <w:r w:rsidR="00B25F2B">
          <w:rPr>
            <w:webHidden/>
          </w:rPr>
          <w:instrText xml:space="preserve"> PAGEREF _Toc77839150 \h </w:instrText>
        </w:r>
        <w:r w:rsidR="00B25F2B">
          <w:rPr>
            <w:webHidden/>
          </w:rPr>
        </w:r>
        <w:r w:rsidR="00B25F2B">
          <w:rPr>
            <w:webHidden/>
          </w:rPr>
          <w:fldChar w:fldCharType="separate"/>
        </w:r>
        <w:r w:rsidR="00B25F2B">
          <w:rPr>
            <w:webHidden/>
          </w:rPr>
          <w:t>76</w:t>
        </w:r>
        <w:r w:rsidR="00B25F2B">
          <w:rPr>
            <w:webHidden/>
          </w:rPr>
          <w:fldChar w:fldCharType="end"/>
        </w:r>
      </w:hyperlink>
    </w:p>
    <w:p w14:paraId="303586F3" w14:textId="77777777" w:rsidR="00B25F2B" w:rsidRDefault="008B5F47">
      <w:pPr>
        <w:pStyle w:val="Sommario3"/>
        <w:tabs>
          <w:tab w:val="left" w:pos="1200"/>
          <w:tab w:val="right" w:leader="dot" w:pos="9628"/>
        </w:tabs>
        <w:rPr>
          <w:rFonts w:asciiTheme="minorHAnsi" w:eastAsiaTheme="minorEastAsia" w:hAnsiTheme="minorHAnsi" w:cstheme="minorBidi"/>
          <w:i w:val="0"/>
          <w:sz w:val="22"/>
          <w:szCs w:val="22"/>
        </w:rPr>
      </w:pPr>
      <w:hyperlink w:anchor="_Toc77839151" w:history="1">
        <w:r w:rsidR="00B25F2B" w:rsidRPr="006D7F73">
          <w:rPr>
            <w:rStyle w:val="Collegamentoipertestuale"/>
          </w:rPr>
          <w:t>6.6.2</w:t>
        </w:r>
        <w:r w:rsidR="00B25F2B">
          <w:rPr>
            <w:rFonts w:asciiTheme="minorHAnsi" w:eastAsiaTheme="minorEastAsia" w:hAnsiTheme="minorHAnsi" w:cstheme="minorBidi"/>
            <w:i w:val="0"/>
            <w:sz w:val="22"/>
            <w:szCs w:val="22"/>
          </w:rPr>
          <w:tab/>
        </w:r>
        <w:r w:rsidR="00B25F2B" w:rsidRPr="006D7F73">
          <w:rPr>
            <w:rStyle w:val="Collegamentoipertestuale"/>
          </w:rPr>
          <w:t>Aggiornamento dei dati presenti nella tabella CG_REF_CODES (domini PROVINCIA,REGIONE,NAZIONE)</w:t>
        </w:r>
        <w:r w:rsidR="00B25F2B">
          <w:rPr>
            <w:webHidden/>
          </w:rPr>
          <w:tab/>
        </w:r>
        <w:r w:rsidR="00B25F2B">
          <w:rPr>
            <w:webHidden/>
          </w:rPr>
          <w:fldChar w:fldCharType="begin"/>
        </w:r>
        <w:r w:rsidR="00B25F2B">
          <w:rPr>
            <w:webHidden/>
          </w:rPr>
          <w:instrText xml:space="preserve"> PAGEREF _Toc77839151 \h </w:instrText>
        </w:r>
        <w:r w:rsidR="00B25F2B">
          <w:rPr>
            <w:webHidden/>
          </w:rPr>
        </w:r>
        <w:r w:rsidR="00B25F2B">
          <w:rPr>
            <w:webHidden/>
          </w:rPr>
          <w:fldChar w:fldCharType="separate"/>
        </w:r>
        <w:r w:rsidR="00B25F2B">
          <w:rPr>
            <w:webHidden/>
          </w:rPr>
          <w:t>79</w:t>
        </w:r>
        <w:r w:rsidR="00B25F2B">
          <w:rPr>
            <w:webHidden/>
          </w:rPr>
          <w:fldChar w:fldCharType="end"/>
        </w:r>
      </w:hyperlink>
    </w:p>
    <w:p w14:paraId="1086F617" w14:textId="77777777" w:rsidR="00B25F2B" w:rsidRDefault="008B5F47">
      <w:pPr>
        <w:pStyle w:val="Sommario3"/>
        <w:tabs>
          <w:tab w:val="left" w:pos="1400"/>
          <w:tab w:val="right" w:leader="dot" w:pos="9628"/>
        </w:tabs>
        <w:rPr>
          <w:rFonts w:asciiTheme="minorHAnsi" w:eastAsiaTheme="minorEastAsia" w:hAnsiTheme="minorHAnsi" w:cstheme="minorBidi"/>
          <w:i w:val="0"/>
          <w:sz w:val="22"/>
          <w:szCs w:val="22"/>
        </w:rPr>
      </w:pPr>
      <w:hyperlink w:anchor="_Toc77839152" w:history="1">
        <w:r w:rsidR="00B25F2B" w:rsidRPr="006D7F73">
          <w:rPr>
            <w:rStyle w:val="Collegamentoipertestuale"/>
          </w:rPr>
          <w:t>6.6.2.1</w:t>
        </w:r>
        <w:r w:rsidR="00B25F2B">
          <w:rPr>
            <w:rFonts w:asciiTheme="minorHAnsi" w:eastAsiaTheme="minorEastAsia" w:hAnsiTheme="minorHAnsi" w:cstheme="minorBidi"/>
            <w:i w:val="0"/>
            <w:sz w:val="22"/>
            <w:szCs w:val="22"/>
          </w:rPr>
          <w:tab/>
        </w:r>
        <w:r w:rsidR="00B25F2B" w:rsidRPr="006D7F73">
          <w:rPr>
            <w:rStyle w:val="Collegamentoipertestuale"/>
          </w:rPr>
          <w:t>Aggiornamento dominio PROVINCIA</w:t>
        </w:r>
        <w:r w:rsidR="00B25F2B">
          <w:rPr>
            <w:webHidden/>
          </w:rPr>
          <w:tab/>
        </w:r>
        <w:r w:rsidR="00B25F2B">
          <w:rPr>
            <w:webHidden/>
          </w:rPr>
          <w:fldChar w:fldCharType="begin"/>
        </w:r>
        <w:r w:rsidR="00B25F2B">
          <w:rPr>
            <w:webHidden/>
          </w:rPr>
          <w:instrText xml:space="preserve"> PAGEREF _Toc77839152 \h </w:instrText>
        </w:r>
        <w:r w:rsidR="00B25F2B">
          <w:rPr>
            <w:webHidden/>
          </w:rPr>
        </w:r>
        <w:r w:rsidR="00B25F2B">
          <w:rPr>
            <w:webHidden/>
          </w:rPr>
          <w:fldChar w:fldCharType="separate"/>
        </w:r>
        <w:r w:rsidR="00B25F2B">
          <w:rPr>
            <w:webHidden/>
          </w:rPr>
          <w:t>79</w:t>
        </w:r>
        <w:r w:rsidR="00B25F2B">
          <w:rPr>
            <w:webHidden/>
          </w:rPr>
          <w:fldChar w:fldCharType="end"/>
        </w:r>
      </w:hyperlink>
    </w:p>
    <w:p w14:paraId="249B93B8" w14:textId="77777777" w:rsidR="00B25F2B" w:rsidRDefault="008B5F47">
      <w:pPr>
        <w:pStyle w:val="Sommario3"/>
        <w:tabs>
          <w:tab w:val="left" w:pos="1400"/>
          <w:tab w:val="right" w:leader="dot" w:pos="9628"/>
        </w:tabs>
        <w:rPr>
          <w:rFonts w:asciiTheme="minorHAnsi" w:eastAsiaTheme="minorEastAsia" w:hAnsiTheme="minorHAnsi" w:cstheme="minorBidi"/>
          <w:i w:val="0"/>
          <w:sz w:val="22"/>
          <w:szCs w:val="22"/>
        </w:rPr>
      </w:pPr>
      <w:hyperlink w:anchor="_Toc77839153" w:history="1">
        <w:r w:rsidR="00B25F2B" w:rsidRPr="006D7F73">
          <w:rPr>
            <w:rStyle w:val="Collegamentoipertestuale"/>
          </w:rPr>
          <w:t>6.6.2.2</w:t>
        </w:r>
        <w:r w:rsidR="00B25F2B">
          <w:rPr>
            <w:rFonts w:asciiTheme="minorHAnsi" w:eastAsiaTheme="minorEastAsia" w:hAnsiTheme="minorHAnsi" w:cstheme="minorBidi"/>
            <w:i w:val="0"/>
            <w:sz w:val="22"/>
            <w:szCs w:val="22"/>
          </w:rPr>
          <w:tab/>
        </w:r>
        <w:r w:rsidR="00B25F2B" w:rsidRPr="006D7F73">
          <w:rPr>
            <w:rStyle w:val="Collegamentoipertestuale"/>
          </w:rPr>
          <w:t>Aggiornamento dominio REGIONE</w:t>
        </w:r>
        <w:r w:rsidR="00B25F2B">
          <w:rPr>
            <w:webHidden/>
          </w:rPr>
          <w:tab/>
        </w:r>
        <w:r w:rsidR="00B25F2B">
          <w:rPr>
            <w:webHidden/>
          </w:rPr>
          <w:fldChar w:fldCharType="begin"/>
        </w:r>
        <w:r w:rsidR="00B25F2B">
          <w:rPr>
            <w:webHidden/>
          </w:rPr>
          <w:instrText xml:space="preserve"> PAGEREF _Toc77839153 \h </w:instrText>
        </w:r>
        <w:r w:rsidR="00B25F2B">
          <w:rPr>
            <w:webHidden/>
          </w:rPr>
        </w:r>
        <w:r w:rsidR="00B25F2B">
          <w:rPr>
            <w:webHidden/>
          </w:rPr>
          <w:fldChar w:fldCharType="separate"/>
        </w:r>
        <w:r w:rsidR="00B25F2B">
          <w:rPr>
            <w:webHidden/>
          </w:rPr>
          <w:t>80</w:t>
        </w:r>
        <w:r w:rsidR="00B25F2B">
          <w:rPr>
            <w:webHidden/>
          </w:rPr>
          <w:fldChar w:fldCharType="end"/>
        </w:r>
      </w:hyperlink>
    </w:p>
    <w:p w14:paraId="7F7EB8A1" w14:textId="77777777" w:rsidR="00B25F2B" w:rsidRDefault="008B5F47">
      <w:pPr>
        <w:pStyle w:val="Sommario3"/>
        <w:tabs>
          <w:tab w:val="left" w:pos="1400"/>
          <w:tab w:val="right" w:leader="dot" w:pos="9628"/>
        </w:tabs>
        <w:rPr>
          <w:rFonts w:asciiTheme="minorHAnsi" w:eastAsiaTheme="minorEastAsia" w:hAnsiTheme="minorHAnsi" w:cstheme="minorBidi"/>
          <w:i w:val="0"/>
          <w:sz w:val="22"/>
          <w:szCs w:val="22"/>
        </w:rPr>
      </w:pPr>
      <w:hyperlink w:anchor="_Toc77839154" w:history="1">
        <w:r w:rsidR="00B25F2B" w:rsidRPr="006D7F73">
          <w:rPr>
            <w:rStyle w:val="Collegamentoipertestuale"/>
          </w:rPr>
          <w:t>6.6.2.3</w:t>
        </w:r>
        <w:r w:rsidR="00B25F2B">
          <w:rPr>
            <w:rFonts w:asciiTheme="minorHAnsi" w:eastAsiaTheme="minorEastAsia" w:hAnsiTheme="minorHAnsi" w:cstheme="minorBidi"/>
            <w:i w:val="0"/>
            <w:sz w:val="22"/>
            <w:szCs w:val="22"/>
          </w:rPr>
          <w:tab/>
        </w:r>
        <w:r w:rsidR="00B25F2B" w:rsidRPr="006D7F73">
          <w:rPr>
            <w:rStyle w:val="Collegamentoipertestuale"/>
          </w:rPr>
          <w:t>Aggiornamento dominio NAZIONE</w:t>
        </w:r>
        <w:r w:rsidR="00B25F2B">
          <w:rPr>
            <w:webHidden/>
          </w:rPr>
          <w:tab/>
        </w:r>
        <w:r w:rsidR="00B25F2B">
          <w:rPr>
            <w:webHidden/>
          </w:rPr>
          <w:fldChar w:fldCharType="begin"/>
        </w:r>
        <w:r w:rsidR="00B25F2B">
          <w:rPr>
            <w:webHidden/>
          </w:rPr>
          <w:instrText xml:space="preserve"> PAGEREF _Toc77839154 \h </w:instrText>
        </w:r>
        <w:r w:rsidR="00B25F2B">
          <w:rPr>
            <w:webHidden/>
          </w:rPr>
        </w:r>
        <w:r w:rsidR="00B25F2B">
          <w:rPr>
            <w:webHidden/>
          </w:rPr>
          <w:fldChar w:fldCharType="separate"/>
        </w:r>
        <w:r w:rsidR="00B25F2B">
          <w:rPr>
            <w:webHidden/>
          </w:rPr>
          <w:t>80</w:t>
        </w:r>
        <w:r w:rsidR="00B25F2B">
          <w:rPr>
            <w:webHidden/>
          </w:rPr>
          <w:fldChar w:fldCharType="end"/>
        </w:r>
      </w:hyperlink>
    </w:p>
    <w:p w14:paraId="3B7E00EF"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55" w:history="1">
        <w:r w:rsidR="00B25F2B" w:rsidRPr="006D7F73">
          <w:rPr>
            <w:rStyle w:val="Collegamentoipertestuale"/>
          </w:rPr>
          <w:t>6.6.3</w:t>
        </w:r>
        <w:r w:rsidR="00B25F2B">
          <w:rPr>
            <w:rFonts w:asciiTheme="minorHAnsi" w:eastAsiaTheme="minorEastAsia" w:hAnsiTheme="minorHAnsi" w:cstheme="minorBidi"/>
            <w:smallCaps w:val="0"/>
            <w:sz w:val="22"/>
            <w:szCs w:val="22"/>
          </w:rPr>
          <w:tab/>
        </w:r>
        <w:r w:rsidR="00B25F2B" w:rsidRPr="006D7F73">
          <w:rPr>
            <w:rStyle w:val="Collegamentoipertestuale"/>
          </w:rPr>
          <w:t>Moduli sw</w:t>
        </w:r>
        <w:r w:rsidR="00B25F2B">
          <w:rPr>
            <w:webHidden/>
          </w:rPr>
          <w:tab/>
        </w:r>
        <w:r w:rsidR="00B25F2B">
          <w:rPr>
            <w:webHidden/>
          </w:rPr>
          <w:fldChar w:fldCharType="begin"/>
        </w:r>
        <w:r w:rsidR="00B25F2B">
          <w:rPr>
            <w:webHidden/>
          </w:rPr>
          <w:instrText xml:space="preserve"> PAGEREF _Toc77839155 \h </w:instrText>
        </w:r>
        <w:r w:rsidR="00B25F2B">
          <w:rPr>
            <w:webHidden/>
          </w:rPr>
        </w:r>
        <w:r w:rsidR="00B25F2B">
          <w:rPr>
            <w:webHidden/>
          </w:rPr>
          <w:fldChar w:fldCharType="separate"/>
        </w:r>
        <w:r w:rsidR="00B25F2B">
          <w:rPr>
            <w:webHidden/>
          </w:rPr>
          <w:t>82</w:t>
        </w:r>
        <w:r w:rsidR="00B25F2B">
          <w:rPr>
            <w:webHidden/>
          </w:rPr>
          <w:fldChar w:fldCharType="end"/>
        </w:r>
      </w:hyperlink>
    </w:p>
    <w:p w14:paraId="6BF6A1D2"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56" w:history="1">
        <w:r w:rsidR="00B25F2B" w:rsidRPr="006D7F73">
          <w:rPr>
            <w:rStyle w:val="Collegamentoipertestuale"/>
          </w:rPr>
          <w:t>6.6.4</w:t>
        </w:r>
        <w:r w:rsidR="00B25F2B">
          <w:rPr>
            <w:rFonts w:asciiTheme="minorHAnsi" w:eastAsiaTheme="minorEastAsia" w:hAnsiTheme="minorHAnsi" w:cstheme="minorBidi"/>
            <w:smallCaps w:val="0"/>
            <w:sz w:val="22"/>
            <w:szCs w:val="22"/>
          </w:rPr>
          <w:tab/>
        </w:r>
        <w:r w:rsidR="00B25F2B" w:rsidRPr="006D7F73">
          <w:rPr>
            <w:rStyle w:val="Collegamentoipertestuale"/>
          </w:rPr>
          <w:t>Architettura</w:t>
        </w:r>
        <w:r w:rsidR="00B25F2B">
          <w:rPr>
            <w:webHidden/>
          </w:rPr>
          <w:tab/>
        </w:r>
        <w:r w:rsidR="00B25F2B">
          <w:rPr>
            <w:webHidden/>
          </w:rPr>
          <w:fldChar w:fldCharType="begin"/>
        </w:r>
        <w:r w:rsidR="00B25F2B">
          <w:rPr>
            <w:webHidden/>
          </w:rPr>
          <w:instrText xml:space="preserve"> PAGEREF _Toc77839156 \h </w:instrText>
        </w:r>
        <w:r w:rsidR="00B25F2B">
          <w:rPr>
            <w:webHidden/>
          </w:rPr>
        </w:r>
        <w:r w:rsidR="00B25F2B">
          <w:rPr>
            <w:webHidden/>
          </w:rPr>
          <w:fldChar w:fldCharType="separate"/>
        </w:r>
        <w:r w:rsidR="00B25F2B">
          <w:rPr>
            <w:webHidden/>
          </w:rPr>
          <w:t>82</w:t>
        </w:r>
        <w:r w:rsidR="00B25F2B">
          <w:rPr>
            <w:webHidden/>
          </w:rPr>
          <w:fldChar w:fldCharType="end"/>
        </w:r>
      </w:hyperlink>
    </w:p>
    <w:p w14:paraId="6FAADCB0"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57" w:history="1">
        <w:r w:rsidR="00B25F2B" w:rsidRPr="006D7F73">
          <w:rPr>
            <w:rStyle w:val="Collegamentoipertestuale"/>
          </w:rPr>
          <w:t>6.6.5</w:t>
        </w:r>
        <w:r w:rsidR="00B25F2B">
          <w:rPr>
            <w:rFonts w:asciiTheme="minorHAnsi" w:eastAsiaTheme="minorEastAsia" w:hAnsiTheme="minorHAnsi" w:cstheme="minorBidi"/>
            <w:smallCaps w:val="0"/>
            <w:sz w:val="22"/>
            <w:szCs w:val="22"/>
          </w:rPr>
          <w:tab/>
        </w:r>
        <w:r w:rsidR="00B25F2B" w:rsidRPr="006D7F73">
          <w:rPr>
            <w:rStyle w:val="Collegamentoipertestuale"/>
          </w:rPr>
          <w:t>Interfacce utente</w:t>
        </w:r>
        <w:r w:rsidR="00B25F2B">
          <w:rPr>
            <w:webHidden/>
          </w:rPr>
          <w:tab/>
        </w:r>
        <w:r w:rsidR="00B25F2B">
          <w:rPr>
            <w:webHidden/>
          </w:rPr>
          <w:fldChar w:fldCharType="begin"/>
        </w:r>
        <w:r w:rsidR="00B25F2B">
          <w:rPr>
            <w:webHidden/>
          </w:rPr>
          <w:instrText xml:space="preserve"> PAGEREF _Toc77839157 \h </w:instrText>
        </w:r>
        <w:r w:rsidR="00B25F2B">
          <w:rPr>
            <w:webHidden/>
          </w:rPr>
        </w:r>
        <w:r w:rsidR="00B25F2B">
          <w:rPr>
            <w:webHidden/>
          </w:rPr>
          <w:fldChar w:fldCharType="separate"/>
        </w:r>
        <w:r w:rsidR="00B25F2B">
          <w:rPr>
            <w:webHidden/>
          </w:rPr>
          <w:t>82</w:t>
        </w:r>
        <w:r w:rsidR="00B25F2B">
          <w:rPr>
            <w:webHidden/>
          </w:rPr>
          <w:fldChar w:fldCharType="end"/>
        </w:r>
      </w:hyperlink>
    </w:p>
    <w:p w14:paraId="08E13F41"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58" w:history="1">
        <w:r w:rsidR="00B25F2B" w:rsidRPr="006D7F73">
          <w:rPr>
            <w:rStyle w:val="Collegamentoipertestuale"/>
          </w:rPr>
          <w:t>6.6.6</w:t>
        </w:r>
        <w:r w:rsidR="00B25F2B">
          <w:rPr>
            <w:rFonts w:asciiTheme="minorHAnsi" w:eastAsiaTheme="minorEastAsia" w:hAnsiTheme="minorHAnsi" w:cstheme="minorBidi"/>
            <w:smallCaps w:val="0"/>
            <w:sz w:val="22"/>
            <w:szCs w:val="22"/>
          </w:rPr>
          <w:tab/>
        </w:r>
        <w:r w:rsidR="00B25F2B" w:rsidRPr="006D7F73">
          <w:rPr>
            <w:rStyle w:val="Collegamentoipertestuale"/>
          </w:rPr>
          <w:t>Basi dati</w:t>
        </w:r>
        <w:r w:rsidR="00B25F2B">
          <w:rPr>
            <w:webHidden/>
          </w:rPr>
          <w:tab/>
        </w:r>
        <w:r w:rsidR="00B25F2B">
          <w:rPr>
            <w:webHidden/>
          </w:rPr>
          <w:fldChar w:fldCharType="begin"/>
        </w:r>
        <w:r w:rsidR="00B25F2B">
          <w:rPr>
            <w:webHidden/>
          </w:rPr>
          <w:instrText xml:space="preserve"> PAGEREF _Toc77839158 \h </w:instrText>
        </w:r>
        <w:r w:rsidR="00B25F2B">
          <w:rPr>
            <w:webHidden/>
          </w:rPr>
        </w:r>
        <w:r w:rsidR="00B25F2B">
          <w:rPr>
            <w:webHidden/>
          </w:rPr>
          <w:fldChar w:fldCharType="separate"/>
        </w:r>
        <w:r w:rsidR="00B25F2B">
          <w:rPr>
            <w:webHidden/>
          </w:rPr>
          <w:t>84</w:t>
        </w:r>
        <w:r w:rsidR="00B25F2B">
          <w:rPr>
            <w:webHidden/>
          </w:rPr>
          <w:fldChar w:fldCharType="end"/>
        </w:r>
      </w:hyperlink>
    </w:p>
    <w:p w14:paraId="44446912"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59" w:history="1">
        <w:r w:rsidR="00B25F2B" w:rsidRPr="006D7F73">
          <w:rPr>
            <w:rStyle w:val="Collegamentoipertestuale"/>
          </w:rPr>
          <w:t>6.6.7</w:t>
        </w:r>
        <w:r w:rsidR="00B25F2B">
          <w:rPr>
            <w:rFonts w:asciiTheme="minorHAnsi" w:eastAsiaTheme="minorEastAsia" w:hAnsiTheme="minorHAnsi" w:cstheme="minorBidi"/>
            <w:smallCaps w:val="0"/>
            <w:sz w:val="22"/>
            <w:szCs w:val="22"/>
          </w:rPr>
          <w:tab/>
        </w:r>
        <w:r w:rsidR="00B25F2B" w:rsidRPr="006D7F73">
          <w:rPr>
            <w:rStyle w:val="Collegamentoipertestuale"/>
          </w:rPr>
          <w:t>WEB services</w:t>
        </w:r>
        <w:r w:rsidR="00B25F2B">
          <w:rPr>
            <w:webHidden/>
          </w:rPr>
          <w:tab/>
        </w:r>
        <w:r w:rsidR="00B25F2B">
          <w:rPr>
            <w:webHidden/>
          </w:rPr>
          <w:fldChar w:fldCharType="begin"/>
        </w:r>
        <w:r w:rsidR="00B25F2B">
          <w:rPr>
            <w:webHidden/>
          </w:rPr>
          <w:instrText xml:space="preserve"> PAGEREF _Toc77839159 \h </w:instrText>
        </w:r>
        <w:r w:rsidR="00B25F2B">
          <w:rPr>
            <w:webHidden/>
          </w:rPr>
        </w:r>
        <w:r w:rsidR="00B25F2B">
          <w:rPr>
            <w:webHidden/>
          </w:rPr>
          <w:fldChar w:fldCharType="separate"/>
        </w:r>
        <w:r w:rsidR="00B25F2B">
          <w:rPr>
            <w:webHidden/>
          </w:rPr>
          <w:t>84</w:t>
        </w:r>
        <w:r w:rsidR="00B25F2B">
          <w:rPr>
            <w:webHidden/>
          </w:rPr>
          <w:fldChar w:fldCharType="end"/>
        </w:r>
      </w:hyperlink>
    </w:p>
    <w:p w14:paraId="0F7FA3D2"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60" w:history="1">
        <w:r w:rsidR="00B25F2B" w:rsidRPr="006D7F73">
          <w:rPr>
            <w:rStyle w:val="Collegamentoipertestuale"/>
          </w:rPr>
          <w:t>6.6.8</w:t>
        </w:r>
        <w:r w:rsidR="00B25F2B">
          <w:rPr>
            <w:rFonts w:asciiTheme="minorHAnsi" w:eastAsiaTheme="minorEastAsia" w:hAnsiTheme="minorHAnsi" w:cstheme="minorBidi"/>
            <w:smallCaps w:val="0"/>
            <w:sz w:val="22"/>
            <w:szCs w:val="22"/>
          </w:rPr>
          <w:tab/>
        </w:r>
        <w:r w:rsidR="00B25F2B" w:rsidRPr="006D7F73">
          <w:rPr>
            <w:rStyle w:val="Collegamentoipertestuale"/>
          </w:rPr>
          <w:t>XSD</w:t>
        </w:r>
        <w:r w:rsidR="00B25F2B">
          <w:rPr>
            <w:webHidden/>
          </w:rPr>
          <w:tab/>
        </w:r>
        <w:r w:rsidR="00B25F2B">
          <w:rPr>
            <w:webHidden/>
          </w:rPr>
          <w:fldChar w:fldCharType="begin"/>
        </w:r>
        <w:r w:rsidR="00B25F2B">
          <w:rPr>
            <w:webHidden/>
          </w:rPr>
          <w:instrText xml:space="preserve"> PAGEREF _Toc77839160 \h </w:instrText>
        </w:r>
        <w:r w:rsidR="00B25F2B">
          <w:rPr>
            <w:webHidden/>
          </w:rPr>
        </w:r>
        <w:r w:rsidR="00B25F2B">
          <w:rPr>
            <w:webHidden/>
          </w:rPr>
          <w:fldChar w:fldCharType="separate"/>
        </w:r>
        <w:r w:rsidR="00B25F2B">
          <w:rPr>
            <w:webHidden/>
          </w:rPr>
          <w:t>84</w:t>
        </w:r>
        <w:r w:rsidR="00B25F2B">
          <w:rPr>
            <w:webHidden/>
          </w:rPr>
          <w:fldChar w:fldCharType="end"/>
        </w:r>
      </w:hyperlink>
    </w:p>
    <w:p w14:paraId="2EBC5F52" w14:textId="77777777" w:rsidR="00B25F2B" w:rsidRDefault="008B5F47">
      <w:pPr>
        <w:pStyle w:val="Sommario2"/>
        <w:tabs>
          <w:tab w:val="left" w:pos="1000"/>
          <w:tab w:val="right" w:leader="dot" w:pos="9628"/>
        </w:tabs>
        <w:rPr>
          <w:rFonts w:asciiTheme="minorHAnsi" w:eastAsiaTheme="minorEastAsia" w:hAnsiTheme="minorHAnsi" w:cstheme="minorBidi"/>
          <w:smallCaps w:val="0"/>
          <w:sz w:val="22"/>
          <w:szCs w:val="22"/>
        </w:rPr>
      </w:pPr>
      <w:hyperlink w:anchor="_Toc77839161" w:history="1">
        <w:r w:rsidR="00B25F2B" w:rsidRPr="006D7F73">
          <w:rPr>
            <w:rStyle w:val="Collegamentoipertestuale"/>
          </w:rPr>
          <w:t>6.6.9</w:t>
        </w:r>
        <w:r w:rsidR="00B25F2B">
          <w:rPr>
            <w:rFonts w:asciiTheme="minorHAnsi" w:eastAsiaTheme="minorEastAsia" w:hAnsiTheme="minorHAnsi" w:cstheme="minorBidi"/>
            <w:smallCaps w:val="0"/>
            <w:sz w:val="22"/>
            <w:szCs w:val="22"/>
          </w:rPr>
          <w:tab/>
        </w:r>
        <w:r w:rsidR="00B25F2B" w:rsidRPr="006D7F73">
          <w:rPr>
            <w:rStyle w:val="Collegamentoipertestuale"/>
          </w:rPr>
          <w:t>Configurazione</w:t>
        </w:r>
        <w:r w:rsidR="00B25F2B">
          <w:rPr>
            <w:webHidden/>
          </w:rPr>
          <w:tab/>
        </w:r>
        <w:r w:rsidR="00B25F2B">
          <w:rPr>
            <w:webHidden/>
          </w:rPr>
          <w:fldChar w:fldCharType="begin"/>
        </w:r>
        <w:r w:rsidR="00B25F2B">
          <w:rPr>
            <w:webHidden/>
          </w:rPr>
          <w:instrText xml:space="preserve"> PAGEREF _Toc77839161 \h </w:instrText>
        </w:r>
        <w:r w:rsidR="00B25F2B">
          <w:rPr>
            <w:webHidden/>
          </w:rPr>
        </w:r>
        <w:r w:rsidR="00B25F2B">
          <w:rPr>
            <w:webHidden/>
          </w:rPr>
          <w:fldChar w:fldCharType="separate"/>
        </w:r>
        <w:r w:rsidR="00B25F2B">
          <w:rPr>
            <w:webHidden/>
          </w:rPr>
          <w:t>84</w:t>
        </w:r>
        <w:r w:rsidR="00B25F2B">
          <w:rPr>
            <w:webHidden/>
          </w:rPr>
          <w:fldChar w:fldCharType="end"/>
        </w:r>
      </w:hyperlink>
    </w:p>
    <w:p w14:paraId="0BA190D4" w14:textId="77777777" w:rsidR="00B25F2B" w:rsidRDefault="008B5F47">
      <w:pPr>
        <w:pStyle w:val="Sommario2"/>
        <w:tabs>
          <w:tab w:val="left" w:pos="1200"/>
          <w:tab w:val="right" w:leader="dot" w:pos="9628"/>
        </w:tabs>
        <w:rPr>
          <w:rFonts w:asciiTheme="minorHAnsi" w:eastAsiaTheme="minorEastAsia" w:hAnsiTheme="minorHAnsi" w:cstheme="minorBidi"/>
          <w:smallCaps w:val="0"/>
          <w:sz w:val="22"/>
          <w:szCs w:val="22"/>
        </w:rPr>
      </w:pPr>
      <w:hyperlink w:anchor="_Toc77839162" w:history="1">
        <w:r w:rsidR="00B25F2B" w:rsidRPr="006D7F73">
          <w:rPr>
            <w:rStyle w:val="Collegamentoipertestuale"/>
          </w:rPr>
          <w:t>6.6.10</w:t>
        </w:r>
        <w:r w:rsidR="00B25F2B">
          <w:rPr>
            <w:rFonts w:asciiTheme="minorHAnsi" w:eastAsiaTheme="minorEastAsia" w:hAnsiTheme="minorHAnsi" w:cstheme="minorBidi"/>
            <w:smallCaps w:val="0"/>
            <w:sz w:val="22"/>
            <w:szCs w:val="22"/>
          </w:rPr>
          <w:tab/>
        </w:r>
        <w:r w:rsidR="00B25F2B" w:rsidRPr="006D7F73">
          <w:rPr>
            <w:rStyle w:val="Collegamentoipertestuale"/>
          </w:rPr>
          <w:t>Tutorial</w:t>
        </w:r>
        <w:r w:rsidR="00B25F2B">
          <w:rPr>
            <w:webHidden/>
          </w:rPr>
          <w:tab/>
        </w:r>
        <w:r w:rsidR="00B25F2B">
          <w:rPr>
            <w:webHidden/>
          </w:rPr>
          <w:fldChar w:fldCharType="begin"/>
        </w:r>
        <w:r w:rsidR="00B25F2B">
          <w:rPr>
            <w:webHidden/>
          </w:rPr>
          <w:instrText xml:space="preserve"> PAGEREF _Toc77839162 \h </w:instrText>
        </w:r>
        <w:r w:rsidR="00B25F2B">
          <w:rPr>
            <w:webHidden/>
          </w:rPr>
        </w:r>
        <w:r w:rsidR="00B25F2B">
          <w:rPr>
            <w:webHidden/>
          </w:rPr>
          <w:fldChar w:fldCharType="separate"/>
        </w:r>
        <w:r w:rsidR="00B25F2B">
          <w:rPr>
            <w:webHidden/>
          </w:rPr>
          <w:t>84</w:t>
        </w:r>
        <w:r w:rsidR="00B25F2B">
          <w:rPr>
            <w:webHidden/>
          </w:rPr>
          <w:fldChar w:fldCharType="end"/>
        </w:r>
      </w:hyperlink>
    </w:p>
    <w:p w14:paraId="322F2799" w14:textId="21CD9821" w:rsidR="00BB2E46" w:rsidRPr="004D18B3" w:rsidRDefault="00BB2E46" w:rsidP="00BB2E46">
      <w:pPr>
        <w:rPr>
          <w:rFonts w:cstheme="minorHAnsi"/>
          <w:sz w:val="22"/>
          <w:szCs w:val="22"/>
          <w:lang w:val="en-GB"/>
        </w:rPr>
      </w:pPr>
      <w:r w:rsidRPr="004D18B3">
        <w:rPr>
          <w:rFonts w:cstheme="minorHAnsi"/>
          <w:sz w:val="22"/>
          <w:szCs w:val="22"/>
          <w:lang w:val="en-GB"/>
        </w:rPr>
        <w:fldChar w:fldCharType="end"/>
      </w:r>
    </w:p>
    <w:bookmarkStart w:id="8" w:name="_Hlk10713035"/>
    <w:p w14:paraId="798ED869" w14:textId="77777777" w:rsidR="009D367D" w:rsidRDefault="00590B0A">
      <w:pPr>
        <w:pStyle w:val="Indicedellefigure"/>
        <w:tabs>
          <w:tab w:val="right" w:leader="dot" w:pos="9770"/>
        </w:tabs>
        <w:rPr>
          <w:rFonts w:eastAsiaTheme="minorEastAsia" w:cstheme="minorBidi"/>
          <w:noProof/>
          <w:sz w:val="22"/>
          <w:szCs w:val="22"/>
        </w:rPr>
      </w:pPr>
      <w:r w:rsidRPr="004D18B3">
        <w:rPr>
          <w:rFonts w:cstheme="minorHAnsi"/>
          <w:b/>
          <w:bCs/>
          <w:i/>
          <w:iCs/>
          <w:kern w:val="28"/>
          <w:sz w:val="22"/>
          <w:szCs w:val="22"/>
        </w:rPr>
        <w:fldChar w:fldCharType="begin"/>
      </w:r>
      <w:r w:rsidRPr="004D18B3">
        <w:rPr>
          <w:rFonts w:cstheme="minorHAnsi"/>
          <w:b/>
          <w:bCs/>
          <w:i/>
          <w:iCs/>
          <w:kern w:val="28"/>
          <w:sz w:val="22"/>
          <w:szCs w:val="22"/>
        </w:rPr>
        <w:instrText xml:space="preserve"> TOC \h \z \c "Figura" </w:instrText>
      </w:r>
      <w:r w:rsidRPr="004D18B3">
        <w:rPr>
          <w:rFonts w:cstheme="minorHAnsi"/>
          <w:b/>
          <w:bCs/>
          <w:i/>
          <w:iCs/>
          <w:kern w:val="28"/>
          <w:sz w:val="22"/>
          <w:szCs w:val="22"/>
        </w:rPr>
        <w:fldChar w:fldCharType="separate"/>
      </w:r>
      <w:hyperlink w:anchor="_Toc77679005" w:history="1">
        <w:r w:rsidR="009D367D" w:rsidRPr="0010367F">
          <w:rPr>
            <w:rStyle w:val="Collegamentoipertestuale"/>
            <w:rFonts w:cstheme="minorHAnsi"/>
            <w:noProof/>
          </w:rPr>
          <w:t>Figura 1: Architettura del sistema SIES</w:t>
        </w:r>
        <w:r w:rsidR="009D367D">
          <w:rPr>
            <w:noProof/>
            <w:webHidden/>
          </w:rPr>
          <w:tab/>
        </w:r>
        <w:r w:rsidR="009D367D">
          <w:rPr>
            <w:noProof/>
            <w:webHidden/>
          </w:rPr>
          <w:fldChar w:fldCharType="begin"/>
        </w:r>
        <w:r w:rsidR="009D367D">
          <w:rPr>
            <w:noProof/>
            <w:webHidden/>
          </w:rPr>
          <w:instrText xml:space="preserve"> PAGEREF _Toc77679005 \h </w:instrText>
        </w:r>
        <w:r w:rsidR="009D367D">
          <w:rPr>
            <w:noProof/>
            <w:webHidden/>
          </w:rPr>
        </w:r>
        <w:r w:rsidR="009D367D">
          <w:rPr>
            <w:noProof/>
            <w:webHidden/>
          </w:rPr>
          <w:fldChar w:fldCharType="separate"/>
        </w:r>
        <w:r w:rsidR="009D367D">
          <w:rPr>
            <w:noProof/>
            <w:webHidden/>
          </w:rPr>
          <w:t>15</w:t>
        </w:r>
        <w:r w:rsidR="009D367D">
          <w:rPr>
            <w:noProof/>
            <w:webHidden/>
          </w:rPr>
          <w:fldChar w:fldCharType="end"/>
        </w:r>
      </w:hyperlink>
    </w:p>
    <w:p w14:paraId="781122A9" w14:textId="77777777" w:rsidR="009D367D" w:rsidRDefault="008B5F47">
      <w:pPr>
        <w:pStyle w:val="Indicedellefigure"/>
        <w:tabs>
          <w:tab w:val="right" w:leader="dot" w:pos="9770"/>
        </w:tabs>
        <w:rPr>
          <w:rFonts w:eastAsiaTheme="minorEastAsia" w:cstheme="minorBidi"/>
          <w:noProof/>
          <w:sz w:val="22"/>
          <w:szCs w:val="22"/>
        </w:rPr>
      </w:pPr>
      <w:hyperlink w:anchor="_Toc77679006" w:history="1">
        <w:r w:rsidR="009D367D" w:rsidRPr="0010367F">
          <w:rPr>
            <w:rStyle w:val="Collegamentoipertestuale"/>
            <w:rFonts w:cstheme="minorHAnsi"/>
            <w:noProof/>
          </w:rPr>
          <w:t>Figura 2: Sezione notifica Difensore</w:t>
        </w:r>
        <w:r w:rsidR="009D367D">
          <w:rPr>
            <w:noProof/>
            <w:webHidden/>
          </w:rPr>
          <w:tab/>
        </w:r>
        <w:r w:rsidR="009D367D">
          <w:rPr>
            <w:noProof/>
            <w:webHidden/>
          </w:rPr>
          <w:fldChar w:fldCharType="begin"/>
        </w:r>
        <w:r w:rsidR="009D367D">
          <w:rPr>
            <w:noProof/>
            <w:webHidden/>
          </w:rPr>
          <w:instrText xml:space="preserve"> PAGEREF _Toc77679006 \h </w:instrText>
        </w:r>
        <w:r w:rsidR="009D367D">
          <w:rPr>
            <w:noProof/>
            <w:webHidden/>
          </w:rPr>
        </w:r>
        <w:r w:rsidR="009D367D">
          <w:rPr>
            <w:noProof/>
            <w:webHidden/>
          </w:rPr>
          <w:fldChar w:fldCharType="separate"/>
        </w:r>
        <w:r w:rsidR="009D367D">
          <w:rPr>
            <w:noProof/>
            <w:webHidden/>
          </w:rPr>
          <w:t>19</w:t>
        </w:r>
        <w:r w:rsidR="009D367D">
          <w:rPr>
            <w:noProof/>
            <w:webHidden/>
          </w:rPr>
          <w:fldChar w:fldCharType="end"/>
        </w:r>
      </w:hyperlink>
    </w:p>
    <w:p w14:paraId="446BAA9A" w14:textId="77777777" w:rsidR="009D367D" w:rsidRDefault="008B5F47">
      <w:pPr>
        <w:pStyle w:val="Indicedellefigure"/>
        <w:tabs>
          <w:tab w:val="right" w:leader="dot" w:pos="9770"/>
        </w:tabs>
        <w:rPr>
          <w:rFonts w:eastAsiaTheme="minorEastAsia" w:cstheme="minorBidi"/>
          <w:noProof/>
          <w:sz w:val="22"/>
          <w:szCs w:val="22"/>
        </w:rPr>
      </w:pPr>
      <w:hyperlink w:anchor="_Toc77679007" w:history="1">
        <w:r w:rsidR="009D367D" w:rsidRPr="0010367F">
          <w:rPr>
            <w:rStyle w:val="Collegamentoipertestuale"/>
            <w:noProof/>
          </w:rPr>
          <w:t>Figura 3: Alert per Comune non Esistente</w:t>
        </w:r>
        <w:r w:rsidR="009D367D">
          <w:rPr>
            <w:noProof/>
            <w:webHidden/>
          </w:rPr>
          <w:tab/>
        </w:r>
        <w:r w:rsidR="009D367D">
          <w:rPr>
            <w:noProof/>
            <w:webHidden/>
          </w:rPr>
          <w:fldChar w:fldCharType="begin"/>
        </w:r>
        <w:r w:rsidR="009D367D">
          <w:rPr>
            <w:noProof/>
            <w:webHidden/>
          </w:rPr>
          <w:instrText xml:space="preserve"> PAGEREF _Toc77679007 \h </w:instrText>
        </w:r>
        <w:r w:rsidR="009D367D">
          <w:rPr>
            <w:noProof/>
            <w:webHidden/>
          </w:rPr>
        </w:r>
        <w:r w:rsidR="009D367D">
          <w:rPr>
            <w:noProof/>
            <w:webHidden/>
          </w:rPr>
          <w:fldChar w:fldCharType="separate"/>
        </w:r>
        <w:r w:rsidR="009D367D">
          <w:rPr>
            <w:noProof/>
            <w:webHidden/>
          </w:rPr>
          <w:t>19</w:t>
        </w:r>
        <w:r w:rsidR="009D367D">
          <w:rPr>
            <w:noProof/>
            <w:webHidden/>
          </w:rPr>
          <w:fldChar w:fldCharType="end"/>
        </w:r>
      </w:hyperlink>
    </w:p>
    <w:p w14:paraId="717C9D80" w14:textId="77777777" w:rsidR="009D367D" w:rsidRDefault="008B5F47">
      <w:pPr>
        <w:pStyle w:val="Indicedellefigure"/>
        <w:tabs>
          <w:tab w:val="right" w:leader="dot" w:pos="9770"/>
        </w:tabs>
        <w:rPr>
          <w:rFonts w:eastAsiaTheme="minorEastAsia" w:cstheme="minorBidi"/>
          <w:noProof/>
          <w:sz w:val="22"/>
          <w:szCs w:val="22"/>
        </w:rPr>
      </w:pPr>
      <w:hyperlink w:anchor="_Toc77679008" w:history="1">
        <w:r w:rsidR="009D367D" w:rsidRPr="0010367F">
          <w:rPr>
            <w:rStyle w:val="Collegamentoipertestuale"/>
            <w:rFonts w:cstheme="minorHAnsi"/>
            <w:noProof/>
          </w:rPr>
          <w:t>Figura 4: Form ricerca su ReGinE</w:t>
        </w:r>
        <w:r w:rsidR="009D367D">
          <w:rPr>
            <w:noProof/>
            <w:webHidden/>
          </w:rPr>
          <w:tab/>
        </w:r>
        <w:r w:rsidR="009D367D">
          <w:rPr>
            <w:noProof/>
            <w:webHidden/>
          </w:rPr>
          <w:fldChar w:fldCharType="begin"/>
        </w:r>
        <w:r w:rsidR="009D367D">
          <w:rPr>
            <w:noProof/>
            <w:webHidden/>
          </w:rPr>
          <w:instrText xml:space="preserve"> PAGEREF _Toc77679008 \h </w:instrText>
        </w:r>
        <w:r w:rsidR="009D367D">
          <w:rPr>
            <w:noProof/>
            <w:webHidden/>
          </w:rPr>
        </w:r>
        <w:r w:rsidR="009D367D">
          <w:rPr>
            <w:noProof/>
            <w:webHidden/>
          </w:rPr>
          <w:fldChar w:fldCharType="separate"/>
        </w:r>
        <w:r w:rsidR="009D367D">
          <w:rPr>
            <w:noProof/>
            <w:webHidden/>
          </w:rPr>
          <w:t>19</w:t>
        </w:r>
        <w:r w:rsidR="009D367D">
          <w:rPr>
            <w:noProof/>
            <w:webHidden/>
          </w:rPr>
          <w:fldChar w:fldCharType="end"/>
        </w:r>
      </w:hyperlink>
    </w:p>
    <w:p w14:paraId="54B3233F" w14:textId="77777777" w:rsidR="009D367D" w:rsidRDefault="008B5F47">
      <w:pPr>
        <w:pStyle w:val="Indicedellefigure"/>
        <w:tabs>
          <w:tab w:val="right" w:leader="dot" w:pos="9770"/>
        </w:tabs>
        <w:rPr>
          <w:rFonts w:eastAsiaTheme="minorEastAsia" w:cstheme="minorBidi"/>
          <w:noProof/>
          <w:sz w:val="22"/>
          <w:szCs w:val="22"/>
        </w:rPr>
      </w:pPr>
      <w:hyperlink w:anchor="_Toc77679009" w:history="1">
        <w:r w:rsidR="009D367D" w:rsidRPr="0010367F">
          <w:rPr>
            <w:rStyle w:val="Collegamentoipertestuale"/>
            <w:noProof/>
          </w:rPr>
          <w:t>Figura 5: Combo-box dei fori</w:t>
        </w:r>
        <w:r w:rsidR="009D367D">
          <w:rPr>
            <w:noProof/>
            <w:webHidden/>
          </w:rPr>
          <w:tab/>
        </w:r>
        <w:r w:rsidR="009D367D">
          <w:rPr>
            <w:noProof/>
            <w:webHidden/>
          </w:rPr>
          <w:fldChar w:fldCharType="begin"/>
        </w:r>
        <w:r w:rsidR="009D367D">
          <w:rPr>
            <w:noProof/>
            <w:webHidden/>
          </w:rPr>
          <w:instrText xml:space="preserve"> PAGEREF _Toc77679009 \h </w:instrText>
        </w:r>
        <w:r w:rsidR="009D367D">
          <w:rPr>
            <w:noProof/>
            <w:webHidden/>
          </w:rPr>
        </w:r>
        <w:r w:rsidR="009D367D">
          <w:rPr>
            <w:noProof/>
            <w:webHidden/>
          </w:rPr>
          <w:fldChar w:fldCharType="separate"/>
        </w:r>
        <w:r w:rsidR="009D367D">
          <w:rPr>
            <w:noProof/>
            <w:webHidden/>
          </w:rPr>
          <w:t>20</w:t>
        </w:r>
        <w:r w:rsidR="009D367D">
          <w:rPr>
            <w:noProof/>
            <w:webHidden/>
          </w:rPr>
          <w:fldChar w:fldCharType="end"/>
        </w:r>
      </w:hyperlink>
    </w:p>
    <w:p w14:paraId="775C0984" w14:textId="77777777" w:rsidR="009D367D" w:rsidRDefault="008B5F47">
      <w:pPr>
        <w:pStyle w:val="Indicedellefigure"/>
        <w:tabs>
          <w:tab w:val="right" w:leader="dot" w:pos="9770"/>
        </w:tabs>
        <w:rPr>
          <w:rFonts w:eastAsiaTheme="minorEastAsia" w:cstheme="minorBidi"/>
          <w:noProof/>
          <w:sz w:val="22"/>
          <w:szCs w:val="22"/>
        </w:rPr>
      </w:pPr>
      <w:hyperlink w:anchor="_Toc77679010" w:history="1">
        <w:r w:rsidR="009D367D" w:rsidRPr="0010367F">
          <w:rPr>
            <w:rStyle w:val="Collegamentoipertestuale"/>
            <w:rFonts w:cstheme="minorHAnsi"/>
            <w:noProof/>
          </w:rPr>
          <w:t>Figura 6: [Esempio Template 1]</w:t>
        </w:r>
        <w:r w:rsidR="009D367D">
          <w:rPr>
            <w:noProof/>
            <w:webHidden/>
          </w:rPr>
          <w:tab/>
        </w:r>
        <w:r w:rsidR="009D367D">
          <w:rPr>
            <w:noProof/>
            <w:webHidden/>
          </w:rPr>
          <w:fldChar w:fldCharType="begin"/>
        </w:r>
        <w:r w:rsidR="009D367D">
          <w:rPr>
            <w:noProof/>
            <w:webHidden/>
          </w:rPr>
          <w:instrText xml:space="preserve"> PAGEREF _Toc77679010 \h </w:instrText>
        </w:r>
        <w:r w:rsidR="009D367D">
          <w:rPr>
            <w:noProof/>
            <w:webHidden/>
          </w:rPr>
        </w:r>
        <w:r w:rsidR="009D367D">
          <w:rPr>
            <w:noProof/>
            <w:webHidden/>
          </w:rPr>
          <w:fldChar w:fldCharType="separate"/>
        </w:r>
        <w:r w:rsidR="009D367D">
          <w:rPr>
            <w:noProof/>
            <w:webHidden/>
          </w:rPr>
          <w:t>21</w:t>
        </w:r>
        <w:r w:rsidR="009D367D">
          <w:rPr>
            <w:noProof/>
            <w:webHidden/>
          </w:rPr>
          <w:fldChar w:fldCharType="end"/>
        </w:r>
      </w:hyperlink>
    </w:p>
    <w:p w14:paraId="20E600CB" w14:textId="77777777" w:rsidR="009D367D" w:rsidRDefault="008B5F47">
      <w:pPr>
        <w:pStyle w:val="Indicedellefigure"/>
        <w:tabs>
          <w:tab w:val="right" w:leader="dot" w:pos="9770"/>
        </w:tabs>
        <w:rPr>
          <w:rFonts w:eastAsiaTheme="minorEastAsia" w:cstheme="minorBidi"/>
          <w:noProof/>
          <w:sz w:val="22"/>
          <w:szCs w:val="22"/>
        </w:rPr>
      </w:pPr>
      <w:hyperlink w:anchor="_Toc77679011" w:history="1">
        <w:r w:rsidR="009D367D" w:rsidRPr="0010367F">
          <w:rPr>
            <w:rStyle w:val="Collegamentoipertestuale"/>
            <w:rFonts w:cstheme="minorHAnsi"/>
            <w:noProof/>
          </w:rPr>
          <w:t>Figura 7: [Esempio Template 2]</w:t>
        </w:r>
        <w:r w:rsidR="009D367D">
          <w:rPr>
            <w:noProof/>
            <w:webHidden/>
          </w:rPr>
          <w:tab/>
        </w:r>
        <w:r w:rsidR="009D367D">
          <w:rPr>
            <w:noProof/>
            <w:webHidden/>
          </w:rPr>
          <w:fldChar w:fldCharType="begin"/>
        </w:r>
        <w:r w:rsidR="009D367D">
          <w:rPr>
            <w:noProof/>
            <w:webHidden/>
          </w:rPr>
          <w:instrText xml:space="preserve"> PAGEREF _Toc77679011 \h </w:instrText>
        </w:r>
        <w:r w:rsidR="009D367D">
          <w:rPr>
            <w:noProof/>
            <w:webHidden/>
          </w:rPr>
        </w:r>
        <w:r w:rsidR="009D367D">
          <w:rPr>
            <w:noProof/>
            <w:webHidden/>
          </w:rPr>
          <w:fldChar w:fldCharType="separate"/>
        </w:r>
        <w:r w:rsidR="009D367D">
          <w:rPr>
            <w:noProof/>
            <w:webHidden/>
          </w:rPr>
          <w:t>22</w:t>
        </w:r>
        <w:r w:rsidR="009D367D">
          <w:rPr>
            <w:noProof/>
            <w:webHidden/>
          </w:rPr>
          <w:fldChar w:fldCharType="end"/>
        </w:r>
      </w:hyperlink>
    </w:p>
    <w:p w14:paraId="32B93EB1" w14:textId="77777777" w:rsidR="009D367D" w:rsidRDefault="008B5F47">
      <w:pPr>
        <w:pStyle w:val="Indicedellefigure"/>
        <w:tabs>
          <w:tab w:val="right" w:leader="dot" w:pos="9770"/>
        </w:tabs>
        <w:rPr>
          <w:rFonts w:eastAsiaTheme="minorEastAsia" w:cstheme="minorBidi"/>
          <w:noProof/>
          <w:sz w:val="22"/>
          <w:szCs w:val="22"/>
        </w:rPr>
      </w:pPr>
      <w:hyperlink w:anchor="_Toc77679012" w:history="1">
        <w:r w:rsidR="009D367D" w:rsidRPr="0010367F">
          <w:rPr>
            <w:rStyle w:val="Collegamentoipertestuale"/>
            <w:rFonts w:cstheme="minorHAnsi"/>
            <w:noProof/>
          </w:rPr>
          <w:t>Figura 8: Alert per variazione foro</w:t>
        </w:r>
        <w:r w:rsidR="009D367D">
          <w:rPr>
            <w:noProof/>
            <w:webHidden/>
          </w:rPr>
          <w:tab/>
        </w:r>
        <w:r w:rsidR="009D367D">
          <w:rPr>
            <w:noProof/>
            <w:webHidden/>
          </w:rPr>
          <w:fldChar w:fldCharType="begin"/>
        </w:r>
        <w:r w:rsidR="009D367D">
          <w:rPr>
            <w:noProof/>
            <w:webHidden/>
          </w:rPr>
          <w:instrText xml:space="preserve"> PAGEREF _Toc77679012 \h </w:instrText>
        </w:r>
        <w:r w:rsidR="009D367D">
          <w:rPr>
            <w:noProof/>
            <w:webHidden/>
          </w:rPr>
        </w:r>
        <w:r w:rsidR="009D367D">
          <w:rPr>
            <w:noProof/>
            <w:webHidden/>
          </w:rPr>
          <w:fldChar w:fldCharType="separate"/>
        </w:r>
        <w:r w:rsidR="009D367D">
          <w:rPr>
            <w:noProof/>
            <w:webHidden/>
          </w:rPr>
          <w:t>23</w:t>
        </w:r>
        <w:r w:rsidR="009D367D">
          <w:rPr>
            <w:noProof/>
            <w:webHidden/>
          </w:rPr>
          <w:fldChar w:fldCharType="end"/>
        </w:r>
      </w:hyperlink>
    </w:p>
    <w:p w14:paraId="07A6E911" w14:textId="77777777" w:rsidR="009D367D" w:rsidRDefault="008B5F47">
      <w:pPr>
        <w:pStyle w:val="Indicedellefigure"/>
        <w:tabs>
          <w:tab w:val="right" w:leader="dot" w:pos="9770"/>
        </w:tabs>
        <w:rPr>
          <w:rFonts w:eastAsiaTheme="minorEastAsia" w:cstheme="minorBidi"/>
          <w:noProof/>
          <w:sz w:val="22"/>
          <w:szCs w:val="22"/>
        </w:rPr>
      </w:pPr>
      <w:hyperlink w:anchor="_Toc77679013" w:history="1">
        <w:r w:rsidR="009D367D" w:rsidRPr="0010367F">
          <w:rPr>
            <w:rStyle w:val="Collegamentoipertestuale"/>
            <w:rFonts w:cstheme="minorHAnsi"/>
            <w:noProof/>
          </w:rPr>
          <w:t>Figura 9: Form di dettaglio procedimento</w:t>
        </w:r>
        <w:r w:rsidR="009D367D">
          <w:rPr>
            <w:noProof/>
            <w:webHidden/>
          </w:rPr>
          <w:tab/>
        </w:r>
        <w:r w:rsidR="009D367D">
          <w:rPr>
            <w:noProof/>
            <w:webHidden/>
          </w:rPr>
          <w:fldChar w:fldCharType="begin"/>
        </w:r>
        <w:r w:rsidR="009D367D">
          <w:rPr>
            <w:noProof/>
            <w:webHidden/>
          </w:rPr>
          <w:instrText xml:space="preserve"> PAGEREF _Toc77679013 \h </w:instrText>
        </w:r>
        <w:r w:rsidR="009D367D">
          <w:rPr>
            <w:noProof/>
            <w:webHidden/>
          </w:rPr>
        </w:r>
        <w:r w:rsidR="009D367D">
          <w:rPr>
            <w:noProof/>
            <w:webHidden/>
          </w:rPr>
          <w:fldChar w:fldCharType="separate"/>
        </w:r>
        <w:r w:rsidR="009D367D">
          <w:rPr>
            <w:noProof/>
            <w:webHidden/>
          </w:rPr>
          <w:t>23</w:t>
        </w:r>
        <w:r w:rsidR="009D367D">
          <w:rPr>
            <w:noProof/>
            <w:webHidden/>
          </w:rPr>
          <w:fldChar w:fldCharType="end"/>
        </w:r>
      </w:hyperlink>
    </w:p>
    <w:p w14:paraId="2947DFB5" w14:textId="77777777" w:rsidR="009D367D" w:rsidRDefault="008B5F47">
      <w:pPr>
        <w:pStyle w:val="Indicedellefigure"/>
        <w:tabs>
          <w:tab w:val="right" w:leader="dot" w:pos="9770"/>
        </w:tabs>
        <w:rPr>
          <w:rFonts w:eastAsiaTheme="minorEastAsia" w:cstheme="minorBidi"/>
          <w:noProof/>
          <w:sz w:val="22"/>
          <w:szCs w:val="22"/>
        </w:rPr>
      </w:pPr>
      <w:hyperlink w:anchor="_Toc77679014" w:history="1">
        <w:r w:rsidR="009D367D" w:rsidRPr="0010367F">
          <w:rPr>
            <w:rStyle w:val="Collegamentoipertestuale"/>
            <w:rFonts w:cstheme="minorHAnsi"/>
            <w:noProof/>
          </w:rPr>
          <w:t>Figura 10: Form di esempio per messaggio di warning</w:t>
        </w:r>
        <w:r w:rsidR="009D367D">
          <w:rPr>
            <w:noProof/>
            <w:webHidden/>
          </w:rPr>
          <w:tab/>
        </w:r>
        <w:r w:rsidR="009D367D">
          <w:rPr>
            <w:noProof/>
            <w:webHidden/>
          </w:rPr>
          <w:fldChar w:fldCharType="begin"/>
        </w:r>
        <w:r w:rsidR="009D367D">
          <w:rPr>
            <w:noProof/>
            <w:webHidden/>
          </w:rPr>
          <w:instrText xml:space="preserve"> PAGEREF _Toc77679014 \h </w:instrText>
        </w:r>
        <w:r w:rsidR="009D367D">
          <w:rPr>
            <w:noProof/>
            <w:webHidden/>
          </w:rPr>
        </w:r>
        <w:r w:rsidR="009D367D">
          <w:rPr>
            <w:noProof/>
            <w:webHidden/>
          </w:rPr>
          <w:fldChar w:fldCharType="separate"/>
        </w:r>
        <w:r w:rsidR="009D367D">
          <w:rPr>
            <w:noProof/>
            <w:webHidden/>
          </w:rPr>
          <w:t>24</w:t>
        </w:r>
        <w:r w:rsidR="009D367D">
          <w:rPr>
            <w:noProof/>
            <w:webHidden/>
          </w:rPr>
          <w:fldChar w:fldCharType="end"/>
        </w:r>
      </w:hyperlink>
    </w:p>
    <w:p w14:paraId="455DF4E0" w14:textId="77777777" w:rsidR="009D367D" w:rsidRDefault="008B5F47">
      <w:pPr>
        <w:pStyle w:val="Indicedellefigure"/>
        <w:tabs>
          <w:tab w:val="right" w:leader="dot" w:pos="9770"/>
        </w:tabs>
        <w:rPr>
          <w:rFonts w:eastAsiaTheme="minorEastAsia" w:cstheme="minorBidi"/>
          <w:noProof/>
          <w:sz w:val="22"/>
          <w:szCs w:val="22"/>
        </w:rPr>
      </w:pPr>
      <w:hyperlink w:anchor="_Toc77679015" w:history="1">
        <w:r w:rsidR="009D367D" w:rsidRPr="0010367F">
          <w:rPr>
            <w:rStyle w:val="Collegamentoipertestuale"/>
            <w:rFonts w:cstheme="minorHAnsi"/>
            <w:noProof/>
          </w:rPr>
          <w:t>Figura 11: Sezione destinatario Notifica - SIEP</w:t>
        </w:r>
        <w:r w:rsidR="009D367D">
          <w:rPr>
            <w:noProof/>
            <w:webHidden/>
          </w:rPr>
          <w:tab/>
        </w:r>
        <w:r w:rsidR="009D367D">
          <w:rPr>
            <w:noProof/>
            <w:webHidden/>
          </w:rPr>
          <w:fldChar w:fldCharType="begin"/>
        </w:r>
        <w:r w:rsidR="009D367D">
          <w:rPr>
            <w:noProof/>
            <w:webHidden/>
          </w:rPr>
          <w:instrText xml:space="preserve"> PAGEREF _Toc77679015 \h </w:instrText>
        </w:r>
        <w:r w:rsidR="009D367D">
          <w:rPr>
            <w:noProof/>
            <w:webHidden/>
          </w:rPr>
        </w:r>
        <w:r w:rsidR="009D367D">
          <w:rPr>
            <w:noProof/>
            <w:webHidden/>
          </w:rPr>
          <w:fldChar w:fldCharType="separate"/>
        </w:r>
        <w:r w:rsidR="009D367D">
          <w:rPr>
            <w:noProof/>
            <w:webHidden/>
          </w:rPr>
          <w:t>29</w:t>
        </w:r>
        <w:r w:rsidR="009D367D">
          <w:rPr>
            <w:noProof/>
            <w:webHidden/>
          </w:rPr>
          <w:fldChar w:fldCharType="end"/>
        </w:r>
      </w:hyperlink>
    </w:p>
    <w:p w14:paraId="40881236" w14:textId="77777777" w:rsidR="009D367D" w:rsidRDefault="008B5F47">
      <w:pPr>
        <w:pStyle w:val="Indicedellefigure"/>
        <w:tabs>
          <w:tab w:val="right" w:leader="dot" w:pos="9770"/>
        </w:tabs>
        <w:rPr>
          <w:rFonts w:eastAsiaTheme="minorEastAsia" w:cstheme="minorBidi"/>
          <w:noProof/>
          <w:sz w:val="22"/>
          <w:szCs w:val="22"/>
        </w:rPr>
      </w:pPr>
      <w:hyperlink w:anchor="_Toc77679016" w:history="1">
        <w:r w:rsidR="009D367D" w:rsidRPr="0010367F">
          <w:rPr>
            <w:rStyle w:val="Collegamentoipertestuale"/>
            <w:rFonts w:cstheme="minorHAnsi"/>
            <w:noProof/>
          </w:rPr>
          <w:t>Figura 12: Sezione destinatario Notifica - SIUS</w:t>
        </w:r>
        <w:r w:rsidR="009D367D">
          <w:rPr>
            <w:noProof/>
            <w:webHidden/>
          </w:rPr>
          <w:tab/>
        </w:r>
        <w:r w:rsidR="009D367D">
          <w:rPr>
            <w:noProof/>
            <w:webHidden/>
          </w:rPr>
          <w:fldChar w:fldCharType="begin"/>
        </w:r>
        <w:r w:rsidR="009D367D">
          <w:rPr>
            <w:noProof/>
            <w:webHidden/>
          </w:rPr>
          <w:instrText xml:space="preserve"> PAGEREF _Toc77679016 \h </w:instrText>
        </w:r>
        <w:r w:rsidR="009D367D">
          <w:rPr>
            <w:noProof/>
            <w:webHidden/>
          </w:rPr>
        </w:r>
        <w:r w:rsidR="009D367D">
          <w:rPr>
            <w:noProof/>
            <w:webHidden/>
          </w:rPr>
          <w:fldChar w:fldCharType="separate"/>
        </w:r>
        <w:r w:rsidR="009D367D">
          <w:rPr>
            <w:noProof/>
            <w:webHidden/>
          </w:rPr>
          <w:t>30</w:t>
        </w:r>
        <w:r w:rsidR="009D367D">
          <w:rPr>
            <w:noProof/>
            <w:webHidden/>
          </w:rPr>
          <w:fldChar w:fldCharType="end"/>
        </w:r>
      </w:hyperlink>
    </w:p>
    <w:p w14:paraId="3F2F7D7B" w14:textId="77777777" w:rsidR="009D367D" w:rsidRDefault="008B5F47">
      <w:pPr>
        <w:pStyle w:val="Indicedellefigure"/>
        <w:tabs>
          <w:tab w:val="right" w:leader="dot" w:pos="9770"/>
        </w:tabs>
        <w:rPr>
          <w:rFonts w:eastAsiaTheme="minorEastAsia" w:cstheme="minorBidi"/>
          <w:noProof/>
          <w:sz w:val="22"/>
          <w:szCs w:val="22"/>
        </w:rPr>
      </w:pPr>
      <w:hyperlink w:anchor="_Toc77679017" w:history="1">
        <w:r w:rsidR="009D367D" w:rsidRPr="0010367F">
          <w:rPr>
            <w:rStyle w:val="Collegamentoipertestuale"/>
            <w:rFonts w:cstheme="minorHAnsi"/>
            <w:noProof/>
          </w:rPr>
          <w:t>Figura 13: Sezione destinatario Notifica - SIGE</w:t>
        </w:r>
        <w:r w:rsidR="009D367D">
          <w:rPr>
            <w:noProof/>
            <w:webHidden/>
          </w:rPr>
          <w:tab/>
        </w:r>
        <w:r w:rsidR="009D367D">
          <w:rPr>
            <w:noProof/>
            <w:webHidden/>
          </w:rPr>
          <w:fldChar w:fldCharType="begin"/>
        </w:r>
        <w:r w:rsidR="009D367D">
          <w:rPr>
            <w:noProof/>
            <w:webHidden/>
          </w:rPr>
          <w:instrText xml:space="preserve"> PAGEREF _Toc77679017 \h </w:instrText>
        </w:r>
        <w:r w:rsidR="009D367D">
          <w:rPr>
            <w:noProof/>
            <w:webHidden/>
          </w:rPr>
        </w:r>
        <w:r w:rsidR="009D367D">
          <w:rPr>
            <w:noProof/>
            <w:webHidden/>
          </w:rPr>
          <w:fldChar w:fldCharType="separate"/>
        </w:r>
        <w:r w:rsidR="009D367D">
          <w:rPr>
            <w:noProof/>
            <w:webHidden/>
          </w:rPr>
          <w:t>31</w:t>
        </w:r>
        <w:r w:rsidR="009D367D">
          <w:rPr>
            <w:noProof/>
            <w:webHidden/>
          </w:rPr>
          <w:fldChar w:fldCharType="end"/>
        </w:r>
      </w:hyperlink>
    </w:p>
    <w:p w14:paraId="1BEDA5B0" w14:textId="77777777" w:rsidR="009D367D" w:rsidRDefault="008B5F47">
      <w:pPr>
        <w:pStyle w:val="Indicedellefigure"/>
        <w:tabs>
          <w:tab w:val="right" w:leader="dot" w:pos="9770"/>
        </w:tabs>
        <w:rPr>
          <w:rFonts w:eastAsiaTheme="minorEastAsia" w:cstheme="minorBidi"/>
          <w:noProof/>
          <w:sz w:val="22"/>
          <w:szCs w:val="22"/>
        </w:rPr>
      </w:pPr>
      <w:hyperlink w:anchor="_Toc77679018" w:history="1">
        <w:r w:rsidR="009D367D" w:rsidRPr="0010367F">
          <w:rPr>
            <w:rStyle w:val="Collegamentoipertestuale"/>
            <w:rFonts w:cstheme="minorHAnsi"/>
            <w:noProof/>
            <w:highlight w:val="green"/>
          </w:rPr>
          <w:t>Figura 14: Form inserimento difensore procedimento SIEP - nuova</w:t>
        </w:r>
        <w:r w:rsidR="009D367D">
          <w:rPr>
            <w:noProof/>
            <w:webHidden/>
          </w:rPr>
          <w:tab/>
        </w:r>
        <w:r w:rsidR="009D367D">
          <w:rPr>
            <w:noProof/>
            <w:webHidden/>
          </w:rPr>
          <w:fldChar w:fldCharType="begin"/>
        </w:r>
        <w:r w:rsidR="009D367D">
          <w:rPr>
            <w:noProof/>
            <w:webHidden/>
          </w:rPr>
          <w:instrText xml:space="preserve"> PAGEREF _Toc77679018 \h </w:instrText>
        </w:r>
        <w:r w:rsidR="009D367D">
          <w:rPr>
            <w:noProof/>
            <w:webHidden/>
          </w:rPr>
        </w:r>
        <w:r w:rsidR="009D367D">
          <w:rPr>
            <w:noProof/>
            <w:webHidden/>
          </w:rPr>
          <w:fldChar w:fldCharType="separate"/>
        </w:r>
        <w:r w:rsidR="009D367D">
          <w:rPr>
            <w:noProof/>
            <w:webHidden/>
          </w:rPr>
          <w:t>37</w:t>
        </w:r>
        <w:r w:rsidR="009D367D">
          <w:rPr>
            <w:noProof/>
            <w:webHidden/>
          </w:rPr>
          <w:fldChar w:fldCharType="end"/>
        </w:r>
      </w:hyperlink>
    </w:p>
    <w:p w14:paraId="06FA07CA" w14:textId="77777777" w:rsidR="009D367D" w:rsidRDefault="008B5F47">
      <w:pPr>
        <w:pStyle w:val="Indicedellefigure"/>
        <w:tabs>
          <w:tab w:val="right" w:leader="dot" w:pos="9770"/>
        </w:tabs>
        <w:rPr>
          <w:rFonts w:eastAsiaTheme="minorEastAsia" w:cstheme="minorBidi"/>
          <w:noProof/>
          <w:sz w:val="22"/>
          <w:szCs w:val="22"/>
        </w:rPr>
      </w:pPr>
      <w:hyperlink w:anchor="_Toc77679019" w:history="1">
        <w:r w:rsidR="009D367D" w:rsidRPr="0010367F">
          <w:rPr>
            <w:rStyle w:val="Collegamentoipertestuale"/>
            <w:rFonts w:cstheme="minorHAnsi"/>
            <w:noProof/>
          </w:rPr>
          <w:t>Figura 15: Form di attivazione ricerca su ReGIndE</w:t>
        </w:r>
        <w:r w:rsidR="009D367D">
          <w:rPr>
            <w:noProof/>
            <w:webHidden/>
          </w:rPr>
          <w:tab/>
        </w:r>
        <w:r w:rsidR="009D367D">
          <w:rPr>
            <w:noProof/>
            <w:webHidden/>
          </w:rPr>
          <w:fldChar w:fldCharType="begin"/>
        </w:r>
        <w:r w:rsidR="009D367D">
          <w:rPr>
            <w:noProof/>
            <w:webHidden/>
          </w:rPr>
          <w:instrText xml:space="preserve"> PAGEREF _Toc77679019 \h </w:instrText>
        </w:r>
        <w:r w:rsidR="009D367D">
          <w:rPr>
            <w:noProof/>
            <w:webHidden/>
          </w:rPr>
        </w:r>
        <w:r w:rsidR="009D367D">
          <w:rPr>
            <w:noProof/>
            <w:webHidden/>
          </w:rPr>
          <w:fldChar w:fldCharType="separate"/>
        </w:r>
        <w:r w:rsidR="009D367D">
          <w:rPr>
            <w:noProof/>
            <w:webHidden/>
          </w:rPr>
          <w:t>38</w:t>
        </w:r>
        <w:r w:rsidR="009D367D">
          <w:rPr>
            <w:noProof/>
            <w:webHidden/>
          </w:rPr>
          <w:fldChar w:fldCharType="end"/>
        </w:r>
      </w:hyperlink>
    </w:p>
    <w:p w14:paraId="4109825C" w14:textId="77777777" w:rsidR="009D367D" w:rsidRDefault="008B5F47">
      <w:pPr>
        <w:pStyle w:val="Indicedellefigure"/>
        <w:tabs>
          <w:tab w:val="right" w:leader="dot" w:pos="9770"/>
        </w:tabs>
        <w:rPr>
          <w:rFonts w:eastAsiaTheme="minorEastAsia" w:cstheme="minorBidi"/>
          <w:noProof/>
          <w:sz w:val="22"/>
          <w:szCs w:val="22"/>
        </w:rPr>
      </w:pPr>
      <w:hyperlink w:anchor="_Toc77679020" w:history="1">
        <w:r w:rsidR="009D367D" w:rsidRPr="0010367F">
          <w:rPr>
            <w:rStyle w:val="Collegamentoipertestuale"/>
            <w:rFonts w:cstheme="minorHAnsi"/>
            <w:noProof/>
          </w:rPr>
          <w:t>Figura 16: Form di ricerca su ReGIndE con segnalazione di eccessive occorrenze con criteri impostati</w:t>
        </w:r>
        <w:r w:rsidR="009D367D">
          <w:rPr>
            <w:noProof/>
            <w:webHidden/>
          </w:rPr>
          <w:tab/>
        </w:r>
        <w:r w:rsidR="009D367D">
          <w:rPr>
            <w:noProof/>
            <w:webHidden/>
          </w:rPr>
          <w:fldChar w:fldCharType="begin"/>
        </w:r>
        <w:r w:rsidR="009D367D">
          <w:rPr>
            <w:noProof/>
            <w:webHidden/>
          </w:rPr>
          <w:instrText xml:space="preserve"> PAGEREF _Toc77679020 \h </w:instrText>
        </w:r>
        <w:r w:rsidR="009D367D">
          <w:rPr>
            <w:noProof/>
            <w:webHidden/>
          </w:rPr>
        </w:r>
        <w:r w:rsidR="009D367D">
          <w:rPr>
            <w:noProof/>
            <w:webHidden/>
          </w:rPr>
          <w:fldChar w:fldCharType="separate"/>
        </w:r>
        <w:r w:rsidR="009D367D">
          <w:rPr>
            <w:noProof/>
            <w:webHidden/>
          </w:rPr>
          <w:t>39</w:t>
        </w:r>
        <w:r w:rsidR="009D367D">
          <w:rPr>
            <w:noProof/>
            <w:webHidden/>
          </w:rPr>
          <w:fldChar w:fldCharType="end"/>
        </w:r>
      </w:hyperlink>
    </w:p>
    <w:p w14:paraId="24DAE32F" w14:textId="77777777" w:rsidR="009D367D" w:rsidRDefault="008B5F47">
      <w:pPr>
        <w:pStyle w:val="Indicedellefigure"/>
        <w:tabs>
          <w:tab w:val="right" w:leader="dot" w:pos="9770"/>
        </w:tabs>
        <w:rPr>
          <w:rFonts w:eastAsiaTheme="minorEastAsia" w:cstheme="minorBidi"/>
          <w:noProof/>
          <w:sz w:val="22"/>
          <w:szCs w:val="22"/>
        </w:rPr>
      </w:pPr>
      <w:hyperlink w:anchor="_Toc77679021" w:history="1">
        <w:r w:rsidR="009D367D" w:rsidRPr="0010367F">
          <w:rPr>
            <w:rStyle w:val="Collegamentoipertestuale"/>
            <w:rFonts w:cstheme="minorHAnsi"/>
            <w:noProof/>
          </w:rPr>
          <w:t>Figura 17: Form Elenco Avvocati ReGIndE</w:t>
        </w:r>
        <w:r w:rsidR="009D367D">
          <w:rPr>
            <w:noProof/>
            <w:webHidden/>
          </w:rPr>
          <w:tab/>
        </w:r>
        <w:r w:rsidR="009D367D">
          <w:rPr>
            <w:noProof/>
            <w:webHidden/>
          </w:rPr>
          <w:fldChar w:fldCharType="begin"/>
        </w:r>
        <w:r w:rsidR="009D367D">
          <w:rPr>
            <w:noProof/>
            <w:webHidden/>
          </w:rPr>
          <w:instrText xml:space="preserve"> PAGEREF _Toc77679021 \h </w:instrText>
        </w:r>
        <w:r w:rsidR="009D367D">
          <w:rPr>
            <w:noProof/>
            <w:webHidden/>
          </w:rPr>
        </w:r>
        <w:r w:rsidR="009D367D">
          <w:rPr>
            <w:noProof/>
            <w:webHidden/>
          </w:rPr>
          <w:fldChar w:fldCharType="separate"/>
        </w:r>
        <w:r w:rsidR="009D367D">
          <w:rPr>
            <w:noProof/>
            <w:webHidden/>
          </w:rPr>
          <w:t>39</w:t>
        </w:r>
        <w:r w:rsidR="009D367D">
          <w:rPr>
            <w:noProof/>
            <w:webHidden/>
          </w:rPr>
          <w:fldChar w:fldCharType="end"/>
        </w:r>
      </w:hyperlink>
    </w:p>
    <w:p w14:paraId="7C4A3ACB" w14:textId="77777777" w:rsidR="009D367D" w:rsidRDefault="008B5F47">
      <w:pPr>
        <w:pStyle w:val="Indicedellefigure"/>
        <w:tabs>
          <w:tab w:val="right" w:leader="dot" w:pos="9770"/>
        </w:tabs>
        <w:rPr>
          <w:rFonts w:eastAsiaTheme="minorEastAsia" w:cstheme="minorBidi"/>
          <w:noProof/>
          <w:sz w:val="22"/>
          <w:szCs w:val="22"/>
        </w:rPr>
      </w:pPr>
      <w:hyperlink w:anchor="_Toc77679022" w:history="1">
        <w:r w:rsidR="009D367D" w:rsidRPr="0010367F">
          <w:rPr>
            <w:rStyle w:val="Collegamentoipertestuale"/>
            <w:rFonts w:cstheme="minorHAnsi"/>
            <w:noProof/>
          </w:rPr>
          <w:t>Figura 18: Form dettaglio Avvocato selezionato</w:t>
        </w:r>
        <w:r w:rsidR="009D367D">
          <w:rPr>
            <w:noProof/>
            <w:webHidden/>
          </w:rPr>
          <w:tab/>
        </w:r>
        <w:r w:rsidR="009D367D">
          <w:rPr>
            <w:noProof/>
            <w:webHidden/>
          </w:rPr>
          <w:fldChar w:fldCharType="begin"/>
        </w:r>
        <w:r w:rsidR="009D367D">
          <w:rPr>
            <w:noProof/>
            <w:webHidden/>
          </w:rPr>
          <w:instrText xml:space="preserve"> PAGEREF _Toc77679022 \h </w:instrText>
        </w:r>
        <w:r w:rsidR="009D367D">
          <w:rPr>
            <w:noProof/>
            <w:webHidden/>
          </w:rPr>
        </w:r>
        <w:r w:rsidR="009D367D">
          <w:rPr>
            <w:noProof/>
            <w:webHidden/>
          </w:rPr>
          <w:fldChar w:fldCharType="separate"/>
        </w:r>
        <w:r w:rsidR="009D367D">
          <w:rPr>
            <w:noProof/>
            <w:webHidden/>
          </w:rPr>
          <w:t>41</w:t>
        </w:r>
        <w:r w:rsidR="009D367D">
          <w:rPr>
            <w:noProof/>
            <w:webHidden/>
          </w:rPr>
          <w:fldChar w:fldCharType="end"/>
        </w:r>
      </w:hyperlink>
    </w:p>
    <w:p w14:paraId="46BE6AD7" w14:textId="77777777" w:rsidR="009D367D" w:rsidRDefault="008B5F47">
      <w:pPr>
        <w:pStyle w:val="Indicedellefigure"/>
        <w:tabs>
          <w:tab w:val="right" w:leader="dot" w:pos="9770"/>
        </w:tabs>
        <w:rPr>
          <w:rFonts w:eastAsiaTheme="minorEastAsia" w:cstheme="minorBidi"/>
          <w:noProof/>
          <w:sz w:val="22"/>
          <w:szCs w:val="22"/>
        </w:rPr>
      </w:pPr>
      <w:hyperlink w:anchor="_Toc77679023" w:history="1">
        <w:r w:rsidR="009D367D" w:rsidRPr="0010367F">
          <w:rPr>
            <w:rStyle w:val="Collegamentoipertestuale"/>
            <w:rFonts w:cstheme="minorHAnsi"/>
            <w:noProof/>
          </w:rPr>
          <w:t>Figura 19: Form dettaglio avvocato procedimento SIEP</w:t>
        </w:r>
        <w:r w:rsidR="009D367D">
          <w:rPr>
            <w:noProof/>
            <w:webHidden/>
          </w:rPr>
          <w:tab/>
        </w:r>
        <w:r w:rsidR="009D367D">
          <w:rPr>
            <w:noProof/>
            <w:webHidden/>
          </w:rPr>
          <w:fldChar w:fldCharType="begin"/>
        </w:r>
        <w:r w:rsidR="009D367D">
          <w:rPr>
            <w:noProof/>
            <w:webHidden/>
          </w:rPr>
          <w:instrText xml:space="preserve"> PAGEREF _Toc77679023 \h </w:instrText>
        </w:r>
        <w:r w:rsidR="009D367D">
          <w:rPr>
            <w:noProof/>
            <w:webHidden/>
          </w:rPr>
        </w:r>
        <w:r w:rsidR="009D367D">
          <w:rPr>
            <w:noProof/>
            <w:webHidden/>
          </w:rPr>
          <w:fldChar w:fldCharType="separate"/>
        </w:r>
        <w:r w:rsidR="009D367D">
          <w:rPr>
            <w:noProof/>
            <w:webHidden/>
          </w:rPr>
          <w:t>43</w:t>
        </w:r>
        <w:r w:rsidR="009D367D">
          <w:rPr>
            <w:noProof/>
            <w:webHidden/>
          </w:rPr>
          <w:fldChar w:fldCharType="end"/>
        </w:r>
      </w:hyperlink>
    </w:p>
    <w:p w14:paraId="1215A5EE" w14:textId="77777777" w:rsidR="009D367D" w:rsidRDefault="008B5F47">
      <w:pPr>
        <w:pStyle w:val="Indicedellefigure"/>
        <w:tabs>
          <w:tab w:val="right" w:leader="dot" w:pos="9770"/>
        </w:tabs>
        <w:rPr>
          <w:rFonts w:eastAsiaTheme="minorEastAsia" w:cstheme="minorBidi"/>
          <w:noProof/>
          <w:sz w:val="22"/>
          <w:szCs w:val="22"/>
        </w:rPr>
      </w:pPr>
      <w:hyperlink w:anchor="_Toc77679024" w:history="1">
        <w:r w:rsidR="009D367D" w:rsidRPr="0010367F">
          <w:rPr>
            <w:rStyle w:val="Collegamentoipertestuale"/>
            <w:rFonts w:cstheme="minorHAnsi"/>
            <w:noProof/>
          </w:rPr>
          <w:t>Figura 20: Form sostituzione Difensore procedimento SIEP</w:t>
        </w:r>
        <w:r w:rsidR="009D367D">
          <w:rPr>
            <w:noProof/>
            <w:webHidden/>
          </w:rPr>
          <w:tab/>
        </w:r>
        <w:r w:rsidR="009D367D">
          <w:rPr>
            <w:noProof/>
            <w:webHidden/>
          </w:rPr>
          <w:fldChar w:fldCharType="begin"/>
        </w:r>
        <w:r w:rsidR="009D367D">
          <w:rPr>
            <w:noProof/>
            <w:webHidden/>
          </w:rPr>
          <w:instrText xml:space="preserve"> PAGEREF _Toc77679024 \h </w:instrText>
        </w:r>
        <w:r w:rsidR="009D367D">
          <w:rPr>
            <w:noProof/>
            <w:webHidden/>
          </w:rPr>
        </w:r>
        <w:r w:rsidR="009D367D">
          <w:rPr>
            <w:noProof/>
            <w:webHidden/>
          </w:rPr>
          <w:fldChar w:fldCharType="separate"/>
        </w:r>
        <w:r w:rsidR="009D367D">
          <w:rPr>
            <w:noProof/>
            <w:webHidden/>
          </w:rPr>
          <w:t>44</w:t>
        </w:r>
        <w:r w:rsidR="009D367D">
          <w:rPr>
            <w:noProof/>
            <w:webHidden/>
          </w:rPr>
          <w:fldChar w:fldCharType="end"/>
        </w:r>
      </w:hyperlink>
    </w:p>
    <w:p w14:paraId="638B5D8C" w14:textId="77777777" w:rsidR="009D367D" w:rsidRDefault="008B5F47">
      <w:pPr>
        <w:pStyle w:val="Indicedellefigure"/>
        <w:tabs>
          <w:tab w:val="right" w:leader="dot" w:pos="9770"/>
        </w:tabs>
        <w:rPr>
          <w:rFonts w:eastAsiaTheme="minorEastAsia" w:cstheme="minorBidi"/>
          <w:noProof/>
          <w:sz w:val="22"/>
          <w:szCs w:val="22"/>
        </w:rPr>
      </w:pPr>
      <w:hyperlink w:anchor="_Toc77679025" w:history="1">
        <w:r w:rsidR="009D367D" w:rsidRPr="0010367F">
          <w:rPr>
            <w:rStyle w:val="Collegamentoipertestuale"/>
            <w:rFonts w:cstheme="minorHAnsi"/>
            <w:noProof/>
          </w:rPr>
          <w:t>Figura 21: Form Iscrizione Istanza da Soggetto - Attuale</w:t>
        </w:r>
        <w:r w:rsidR="009D367D">
          <w:rPr>
            <w:noProof/>
            <w:webHidden/>
          </w:rPr>
          <w:tab/>
        </w:r>
        <w:r w:rsidR="009D367D">
          <w:rPr>
            <w:noProof/>
            <w:webHidden/>
          </w:rPr>
          <w:fldChar w:fldCharType="begin"/>
        </w:r>
        <w:r w:rsidR="009D367D">
          <w:rPr>
            <w:noProof/>
            <w:webHidden/>
          </w:rPr>
          <w:instrText xml:space="preserve"> PAGEREF _Toc77679025 \h </w:instrText>
        </w:r>
        <w:r w:rsidR="009D367D">
          <w:rPr>
            <w:noProof/>
            <w:webHidden/>
          </w:rPr>
        </w:r>
        <w:r w:rsidR="009D367D">
          <w:rPr>
            <w:noProof/>
            <w:webHidden/>
          </w:rPr>
          <w:fldChar w:fldCharType="separate"/>
        </w:r>
        <w:r w:rsidR="009D367D">
          <w:rPr>
            <w:noProof/>
            <w:webHidden/>
          </w:rPr>
          <w:t>45</w:t>
        </w:r>
        <w:r w:rsidR="009D367D">
          <w:rPr>
            <w:noProof/>
            <w:webHidden/>
          </w:rPr>
          <w:fldChar w:fldCharType="end"/>
        </w:r>
      </w:hyperlink>
    </w:p>
    <w:p w14:paraId="7490A5A3" w14:textId="77777777" w:rsidR="009D367D" w:rsidRDefault="008B5F47">
      <w:pPr>
        <w:pStyle w:val="Indicedellefigure"/>
        <w:tabs>
          <w:tab w:val="right" w:leader="dot" w:pos="9770"/>
        </w:tabs>
        <w:rPr>
          <w:rFonts w:eastAsiaTheme="minorEastAsia" w:cstheme="minorBidi"/>
          <w:noProof/>
          <w:sz w:val="22"/>
          <w:szCs w:val="22"/>
        </w:rPr>
      </w:pPr>
      <w:hyperlink w:anchor="_Toc77679026" w:history="1">
        <w:r w:rsidR="009D367D" w:rsidRPr="0010367F">
          <w:rPr>
            <w:rStyle w:val="Collegamentoipertestuale"/>
            <w:rFonts w:cstheme="minorHAnsi"/>
            <w:noProof/>
          </w:rPr>
          <w:t>Figura 22: popup Ricerca e seleziona Avvocato SIES</w:t>
        </w:r>
        <w:r w:rsidR="009D367D">
          <w:rPr>
            <w:noProof/>
            <w:webHidden/>
          </w:rPr>
          <w:tab/>
        </w:r>
        <w:r w:rsidR="009D367D">
          <w:rPr>
            <w:noProof/>
            <w:webHidden/>
          </w:rPr>
          <w:fldChar w:fldCharType="begin"/>
        </w:r>
        <w:r w:rsidR="009D367D">
          <w:rPr>
            <w:noProof/>
            <w:webHidden/>
          </w:rPr>
          <w:instrText xml:space="preserve"> PAGEREF _Toc77679026 \h </w:instrText>
        </w:r>
        <w:r w:rsidR="009D367D">
          <w:rPr>
            <w:noProof/>
            <w:webHidden/>
          </w:rPr>
        </w:r>
        <w:r w:rsidR="009D367D">
          <w:rPr>
            <w:noProof/>
            <w:webHidden/>
          </w:rPr>
          <w:fldChar w:fldCharType="separate"/>
        </w:r>
        <w:r w:rsidR="009D367D">
          <w:rPr>
            <w:noProof/>
            <w:webHidden/>
          </w:rPr>
          <w:t>46</w:t>
        </w:r>
        <w:r w:rsidR="009D367D">
          <w:rPr>
            <w:noProof/>
            <w:webHidden/>
          </w:rPr>
          <w:fldChar w:fldCharType="end"/>
        </w:r>
      </w:hyperlink>
    </w:p>
    <w:p w14:paraId="6C2F5FFD" w14:textId="77777777" w:rsidR="009D367D" w:rsidRDefault="008B5F47">
      <w:pPr>
        <w:pStyle w:val="Indicedellefigure"/>
        <w:tabs>
          <w:tab w:val="right" w:leader="dot" w:pos="9770"/>
        </w:tabs>
        <w:rPr>
          <w:rFonts w:eastAsiaTheme="minorEastAsia" w:cstheme="minorBidi"/>
          <w:noProof/>
          <w:sz w:val="22"/>
          <w:szCs w:val="22"/>
        </w:rPr>
      </w:pPr>
      <w:hyperlink w:anchor="_Toc77679027" w:history="1">
        <w:r w:rsidR="009D367D" w:rsidRPr="0010367F">
          <w:rPr>
            <w:rStyle w:val="Collegamentoipertestuale"/>
            <w:rFonts w:cstheme="minorHAnsi"/>
            <w:noProof/>
          </w:rPr>
          <w:t>Figura 23: Form Iscrizione Istanza da Titolo Esecutivo - Attuale</w:t>
        </w:r>
        <w:r w:rsidR="009D367D">
          <w:rPr>
            <w:noProof/>
            <w:webHidden/>
          </w:rPr>
          <w:tab/>
        </w:r>
        <w:r w:rsidR="009D367D">
          <w:rPr>
            <w:noProof/>
            <w:webHidden/>
          </w:rPr>
          <w:fldChar w:fldCharType="begin"/>
        </w:r>
        <w:r w:rsidR="009D367D">
          <w:rPr>
            <w:noProof/>
            <w:webHidden/>
          </w:rPr>
          <w:instrText xml:space="preserve"> PAGEREF _Toc77679027 \h </w:instrText>
        </w:r>
        <w:r w:rsidR="009D367D">
          <w:rPr>
            <w:noProof/>
            <w:webHidden/>
          </w:rPr>
        </w:r>
        <w:r w:rsidR="009D367D">
          <w:rPr>
            <w:noProof/>
            <w:webHidden/>
          </w:rPr>
          <w:fldChar w:fldCharType="separate"/>
        </w:r>
        <w:r w:rsidR="009D367D">
          <w:rPr>
            <w:noProof/>
            <w:webHidden/>
          </w:rPr>
          <w:t>47</w:t>
        </w:r>
        <w:r w:rsidR="009D367D">
          <w:rPr>
            <w:noProof/>
            <w:webHidden/>
          </w:rPr>
          <w:fldChar w:fldCharType="end"/>
        </w:r>
      </w:hyperlink>
    </w:p>
    <w:p w14:paraId="70825DD3" w14:textId="77777777" w:rsidR="009D367D" w:rsidRDefault="008B5F47">
      <w:pPr>
        <w:pStyle w:val="Indicedellefigure"/>
        <w:tabs>
          <w:tab w:val="right" w:leader="dot" w:pos="9770"/>
        </w:tabs>
        <w:rPr>
          <w:rFonts w:eastAsiaTheme="minorEastAsia" w:cstheme="minorBidi"/>
          <w:noProof/>
          <w:sz w:val="22"/>
          <w:szCs w:val="22"/>
        </w:rPr>
      </w:pPr>
      <w:hyperlink w:anchor="_Toc77679028" w:history="1">
        <w:r w:rsidR="009D367D" w:rsidRPr="0010367F">
          <w:rPr>
            <w:rStyle w:val="Collegamentoipertestuale"/>
            <w:rFonts w:cstheme="minorHAnsi"/>
            <w:noProof/>
          </w:rPr>
          <w:t>Figura 24: Form Iscrizione Istanza da Procedimento SIEP</w:t>
        </w:r>
        <w:r w:rsidR="009D367D">
          <w:rPr>
            <w:noProof/>
            <w:webHidden/>
          </w:rPr>
          <w:tab/>
        </w:r>
        <w:r w:rsidR="009D367D">
          <w:rPr>
            <w:noProof/>
            <w:webHidden/>
          </w:rPr>
          <w:fldChar w:fldCharType="begin"/>
        </w:r>
        <w:r w:rsidR="009D367D">
          <w:rPr>
            <w:noProof/>
            <w:webHidden/>
          </w:rPr>
          <w:instrText xml:space="preserve"> PAGEREF _Toc77679028 \h </w:instrText>
        </w:r>
        <w:r w:rsidR="009D367D">
          <w:rPr>
            <w:noProof/>
            <w:webHidden/>
          </w:rPr>
        </w:r>
        <w:r w:rsidR="009D367D">
          <w:rPr>
            <w:noProof/>
            <w:webHidden/>
          </w:rPr>
          <w:fldChar w:fldCharType="separate"/>
        </w:r>
        <w:r w:rsidR="009D367D">
          <w:rPr>
            <w:noProof/>
            <w:webHidden/>
          </w:rPr>
          <w:t>48</w:t>
        </w:r>
        <w:r w:rsidR="009D367D">
          <w:rPr>
            <w:noProof/>
            <w:webHidden/>
          </w:rPr>
          <w:fldChar w:fldCharType="end"/>
        </w:r>
      </w:hyperlink>
    </w:p>
    <w:p w14:paraId="54565DAA" w14:textId="77777777" w:rsidR="009D367D" w:rsidRDefault="008B5F47">
      <w:pPr>
        <w:pStyle w:val="Indicedellefigure"/>
        <w:tabs>
          <w:tab w:val="right" w:leader="dot" w:pos="9770"/>
        </w:tabs>
        <w:rPr>
          <w:rFonts w:eastAsiaTheme="minorEastAsia" w:cstheme="minorBidi"/>
          <w:noProof/>
          <w:sz w:val="22"/>
          <w:szCs w:val="22"/>
        </w:rPr>
      </w:pPr>
      <w:hyperlink w:anchor="_Toc77679029" w:history="1">
        <w:r w:rsidR="009D367D" w:rsidRPr="0010367F">
          <w:rPr>
            <w:rStyle w:val="Collegamentoipertestuale"/>
            <w:rFonts w:cstheme="minorHAnsi"/>
            <w:noProof/>
            <w:highlight w:val="green"/>
          </w:rPr>
          <w:t>Figura 25: Form sostituzione Assegnazione Difensore procedimento SIGE - Attuale</w:t>
        </w:r>
        <w:r w:rsidR="009D367D">
          <w:rPr>
            <w:noProof/>
            <w:webHidden/>
          </w:rPr>
          <w:tab/>
        </w:r>
        <w:r w:rsidR="009D367D">
          <w:rPr>
            <w:noProof/>
            <w:webHidden/>
          </w:rPr>
          <w:fldChar w:fldCharType="begin"/>
        </w:r>
        <w:r w:rsidR="009D367D">
          <w:rPr>
            <w:noProof/>
            <w:webHidden/>
          </w:rPr>
          <w:instrText xml:space="preserve"> PAGEREF _Toc77679029 \h </w:instrText>
        </w:r>
        <w:r w:rsidR="009D367D">
          <w:rPr>
            <w:noProof/>
            <w:webHidden/>
          </w:rPr>
        </w:r>
        <w:r w:rsidR="009D367D">
          <w:rPr>
            <w:noProof/>
            <w:webHidden/>
          </w:rPr>
          <w:fldChar w:fldCharType="separate"/>
        </w:r>
        <w:r w:rsidR="009D367D">
          <w:rPr>
            <w:noProof/>
            <w:webHidden/>
          </w:rPr>
          <w:t>49</w:t>
        </w:r>
        <w:r w:rsidR="009D367D">
          <w:rPr>
            <w:noProof/>
            <w:webHidden/>
          </w:rPr>
          <w:fldChar w:fldCharType="end"/>
        </w:r>
      </w:hyperlink>
    </w:p>
    <w:p w14:paraId="10541FE6" w14:textId="77777777" w:rsidR="009D367D" w:rsidRDefault="008B5F47">
      <w:pPr>
        <w:pStyle w:val="Indicedellefigure"/>
        <w:tabs>
          <w:tab w:val="right" w:leader="dot" w:pos="9770"/>
        </w:tabs>
        <w:rPr>
          <w:rFonts w:eastAsiaTheme="minorEastAsia" w:cstheme="minorBidi"/>
          <w:noProof/>
          <w:sz w:val="22"/>
          <w:szCs w:val="22"/>
        </w:rPr>
      </w:pPr>
      <w:hyperlink w:anchor="_Toc77679030" w:history="1">
        <w:r w:rsidR="009D367D" w:rsidRPr="0010367F">
          <w:rPr>
            <w:rStyle w:val="Collegamentoipertestuale"/>
            <w:rFonts w:cstheme="minorHAnsi"/>
            <w:noProof/>
          </w:rPr>
          <w:t>Figura 26: Form sostituzione Assegnazione Difensore procedimento SIGE - Nuova</w:t>
        </w:r>
        <w:r w:rsidR="009D367D">
          <w:rPr>
            <w:noProof/>
            <w:webHidden/>
          </w:rPr>
          <w:tab/>
        </w:r>
        <w:r w:rsidR="009D367D">
          <w:rPr>
            <w:noProof/>
            <w:webHidden/>
          </w:rPr>
          <w:fldChar w:fldCharType="begin"/>
        </w:r>
        <w:r w:rsidR="009D367D">
          <w:rPr>
            <w:noProof/>
            <w:webHidden/>
          </w:rPr>
          <w:instrText xml:space="preserve"> PAGEREF _Toc77679030 \h </w:instrText>
        </w:r>
        <w:r w:rsidR="009D367D">
          <w:rPr>
            <w:noProof/>
            <w:webHidden/>
          </w:rPr>
        </w:r>
        <w:r w:rsidR="009D367D">
          <w:rPr>
            <w:noProof/>
            <w:webHidden/>
          </w:rPr>
          <w:fldChar w:fldCharType="separate"/>
        </w:r>
        <w:r w:rsidR="009D367D">
          <w:rPr>
            <w:noProof/>
            <w:webHidden/>
          </w:rPr>
          <w:t>50</w:t>
        </w:r>
        <w:r w:rsidR="009D367D">
          <w:rPr>
            <w:noProof/>
            <w:webHidden/>
          </w:rPr>
          <w:fldChar w:fldCharType="end"/>
        </w:r>
      </w:hyperlink>
    </w:p>
    <w:p w14:paraId="06586591" w14:textId="77777777" w:rsidR="009D367D" w:rsidRDefault="008B5F47">
      <w:pPr>
        <w:pStyle w:val="Indicedellefigure"/>
        <w:tabs>
          <w:tab w:val="right" w:leader="dot" w:pos="9770"/>
        </w:tabs>
        <w:rPr>
          <w:rFonts w:eastAsiaTheme="minorEastAsia" w:cstheme="minorBidi"/>
          <w:noProof/>
          <w:sz w:val="22"/>
          <w:szCs w:val="22"/>
        </w:rPr>
      </w:pPr>
      <w:hyperlink w:anchor="_Toc77679031" w:history="1">
        <w:r w:rsidR="009D367D" w:rsidRPr="0010367F">
          <w:rPr>
            <w:rStyle w:val="Collegamentoipertestuale"/>
            <w:rFonts w:cstheme="minorHAnsi"/>
            <w:noProof/>
          </w:rPr>
          <w:t>Figura 27: Form Dettaglio Difensore procedimento SIGE - Attuale</w:t>
        </w:r>
        <w:r w:rsidR="009D367D">
          <w:rPr>
            <w:noProof/>
            <w:webHidden/>
          </w:rPr>
          <w:tab/>
        </w:r>
        <w:r w:rsidR="009D367D">
          <w:rPr>
            <w:noProof/>
            <w:webHidden/>
          </w:rPr>
          <w:fldChar w:fldCharType="begin"/>
        </w:r>
        <w:r w:rsidR="009D367D">
          <w:rPr>
            <w:noProof/>
            <w:webHidden/>
          </w:rPr>
          <w:instrText xml:space="preserve"> PAGEREF _Toc77679031 \h </w:instrText>
        </w:r>
        <w:r w:rsidR="009D367D">
          <w:rPr>
            <w:noProof/>
            <w:webHidden/>
          </w:rPr>
        </w:r>
        <w:r w:rsidR="009D367D">
          <w:rPr>
            <w:noProof/>
            <w:webHidden/>
          </w:rPr>
          <w:fldChar w:fldCharType="separate"/>
        </w:r>
        <w:r w:rsidR="009D367D">
          <w:rPr>
            <w:noProof/>
            <w:webHidden/>
          </w:rPr>
          <w:t>51</w:t>
        </w:r>
        <w:r w:rsidR="009D367D">
          <w:rPr>
            <w:noProof/>
            <w:webHidden/>
          </w:rPr>
          <w:fldChar w:fldCharType="end"/>
        </w:r>
      </w:hyperlink>
    </w:p>
    <w:p w14:paraId="083D2932" w14:textId="77777777" w:rsidR="009D367D" w:rsidRDefault="008B5F47">
      <w:pPr>
        <w:pStyle w:val="Indicedellefigure"/>
        <w:tabs>
          <w:tab w:val="right" w:leader="dot" w:pos="9770"/>
        </w:tabs>
        <w:rPr>
          <w:rFonts w:eastAsiaTheme="minorEastAsia" w:cstheme="minorBidi"/>
          <w:noProof/>
          <w:sz w:val="22"/>
          <w:szCs w:val="22"/>
        </w:rPr>
      </w:pPr>
      <w:hyperlink w:anchor="_Toc77679032" w:history="1">
        <w:r w:rsidR="009D367D" w:rsidRPr="0010367F">
          <w:rPr>
            <w:rStyle w:val="Collegamentoipertestuale"/>
            <w:rFonts w:cstheme="minorHAnsi"/>
            <w:noProof/>
          </w:rPr>
          <w:t>Figura 28: Form Dettaglio Difensore procedimento SIGE - Nuova</w:t>
        </w:r>
        <w:r w:rsidR="009D367D">
          <w:rPr>
            <w:noProof/>
            <w:webHidden/>
          </w:rPr>
          <w:tab/>
        </w:r>
        <w:r w:rsidR="009D367D">
          <w:rPr>
            <w:noProof/>
            <w:webHidden/>
          </w:rPr>
          <w:fldChar w:fldCharType="begin"/>
        </w:r>
        <w:r w:rsidR="009D367D">
          <w:rPr>
            <w:noProof/>
            <w:webHidden/>
          </w:rPr>
          <w:instrText xml:space="preserve"> PAGEREF _Toc77679032 \h </w:instrText>
        </w:r>
        <w:r w:rsidR="009D367D">
          <w:rPr>
            <w:noProof/>
            <w:webHidden/>
          </w:rPr>
        </w:r>
        <w:r w:rsidR="009D367D">
          <w:rPr>
            <w:noProof/>
            <w:webHidden/>
          </w:rPr>
          <w:fldChar w:fldCharType="separate"/>
        </w:r>
        <w:r w:rsidR="009D367D">
          <w:rPr>
            <w:noProof/>
            <w:webHidden/>
          </w:rPr>
          <w:t>52</w:t>
        </w:r>
        <w:r w:rsidR="009D367D">
          <w:rPr>
            <w:noProof/>
            <w:webHidden/>
          </w:rPr>
          <w:fldChar w:fldCharType="end"/>
        </w:r>
      </w:hyperlink>
    </w:p>
    <w:p w14:paraId="2D621B83" w14:textId="77777777" w:rsidR="009D367D" w:rsidRDefault="008B5F47">
      <w:pPr>
        <w:pStyle w:val="Indicedellefigure"/>
        <w:tabs>
          <w:tab w:val="right" w:leader="dot" w:pos="9770"/>
        </w:tabs>
        <w:rPr>
          <w:rFonts w:eastAsiaTheme="minorEastAsia" w:cstheme="minorBidi"/>
          <w:noProof/>
          <w:sz w:val="22"/>
          <w:szCs w:val="22"/>
        </w:rPr>
      </w:pPr>
      <w:hyperlink w:anchor="_Toc77679033" w:history="1">
        <w:r w:rsidR="009D367D" w:rsidRPr="0010367F">
          <w:rPr>
            <w:rStyle w:val="Collegamentoipertestuale"/>
            <w:rFonts w:cstheme="minorHAnsi"/>
            <w:noProof/>
          </w:rPr>
          <w:t>Figura 29: Form Sostituzione Difensore procedimento SIGE - Nuova</w:t>
        </w:r>
        <w:r w:rsidR="009D367D">
          <w:rPr>
            <w:noProof/>
            <w:webHidden/>
          </w:rPr>
          <w:tab/>
        </w:r>
        <w:r w:rsidR="009D367D">
          <w:rPr>
            <w:noProof/>
            <w:webHidden/>
          </w:rPr>
          <w:fldChar w:fldCharType="begin"/>
        </w:r>
        <w:r w:rsidR="009D367D">
          <w:rPr>
            <w:noProof/>
            <w:webHidden/>
          </w:rPr>
          <w:instrText xml:space="preserve"> PAGEREF _Toc77679033 \h </w:instrText>
        </w:r>
        <w:r w:rsidR="009D367D">
          <w:rPr>
            <w:noProof/>
            <w:webHidden/>
          </w:rPr>
        </w:r>
        <w:r w:rsidR="009D367D">
          <w:rPr>
            <w:noProof/>
            <w:webHidden/>
          </w:rPr>
          <w:fldChar w:fldCharType="separate"/>
        </w:r>
        <w:r w:rsidR="009D367D">
          <w:rPr>
            <w:noProof/>
            <w:webHidden/>
          </w:rPr>
          <w:t>53</w:t>
        </w:r>
        <w:r w:rsidR="009D367D">
          <w:rPr>
            <w:noProof/>
            <w:webHidden/>
          </w:rPr>
          <w:fldChar w:fldCharType="end"/>
        </w:r>
      </w:hyperlink>
    </w:p>
    <w:p w14:paraId="27C63AD8" w14:textId="77777777" w:rsidR="009D367D" w:rsidRDefault="008B5F47">
      <w:pPr>
        <w:pStyle w:val="Indicedellefigure"/>
        <w:tabs>
          <w:tab w:val="right" w:leader="dot" w:pos="9770"/>
        </w:tabs>
        <w:rPr>
          <w:rFonts w:eastAsiaTheme="minorEastAsia" w:cstheme="minorBidi"/>
          <w:noProof/>
          <w:sz w:val="22"/>
          <w:szCs w:val="22"/>
        </w:rPr>
      </w:pPr>
      <w:hyperlink w:anchor="_Toc77679034" w:history="1">
        <w:r w:rsidR="009D367D" w:rsidRPr="0010367F">
          <w:rPr>
            <w:rStyle w:val="Collegamentoipertestuale"/>
            <w:rFonts w:cstheme="minorHAnsi"/>
            <w:noProof/>
          </w:rPr>
          <w:t>Figura 30: Form Inserimento Difensore procedimento SIGE – Parti in causa</w:t>
        </w:r>
        <w:r w:rsidR="009D367D">
          <w:rPr>
            <w:noProof/>
            <w:webHidden/>
          </w:rPr>
          <w:tab/>
        </w:r>
        <w:r w:rsidR="009D367D">
          <w:rPr>
            <w:noProof/>
            <w:webHidden/>
          </w:rPr>
          <w:fldChar w:fldCharType="begin"/>
        </w:r>
        <w:r w:rsidR="009D367D">
          <w:rPr>
            <w:noProof/>
            <w:webHidden/>
          </w:rPr>
          <w:instrText xml:space="preserve"> PAGEREF _Toc77679034 \h </w:instrText>
        </w:r>
        <w:r w:rsidR="009D367D">
          <w:rPr>
            <w:noProof/>
            <w:webHidden/>
          </w:rPr>
        </w:r>
        <w:r w:rsidR="009D367D">
          <w:rPr>
            <w:noProof/>
            <w:webHidden/>
          </w:rPr>
          <w:fldChar w:fldCharType="separate"/>
        </w:r>
        <w:r w:rsidR="009D367D">
          <w:rPr>
            <w:noProof/>
            <w:webHidden/>
          </w:rPr>
          <w:t>54</w:t>
        </w:r>
        <w:r w:rsidR="009D367D">
          <w:rPr>
            <w:noProof/>
            <w:webHidden/>
          </w:rPr>
          <w:fldChar w:fldCharType="end"/>
        </w:r>
      </w:hyperlink>
    </w:p>
    <w:p w14:paraId="7ACC4A87" w14:textId="77777777" w:rsidR="009D367D" w:rsidRDefault="008B5F47">
      <w:pPr>
        <w:pStyle w:val="Indicedellefigure"/>
        <w:tabs>
          <w:tab w:val="right" w:leader="dot" w:pos="9770"/>
        </w:tabs>
        <w:rPr>
          <w:rFonts w:eastAsiaTheme="minorEastAsia" w:cstheme="minorBidi"/>
          <w:noProof/>
          <w:sz w:val="22"/>
          <w:szCs w:val="22"/>
        </w:rPr>
      </w:pPr>
      <w:hyperlink w:anchor="_Toc77679035" w:history="1">
        <w:r w:rsidR="009D367D" w:rsidRPr="0010367F">
          <w:rPr>
            <w:rStyle w:val="Collegamentoipertestuale"/>
            <w:rFonts w:cstheme="minorHAnsi"/>
            <w:noProof/>
          </w:rPr>
          <w:t>Figura 31: Form Inserimento Difensore Parte</w:t>
        </w:r>
        <w:r w:rsidR="009D367D">
          <w:rPr>
            <w:noProof/>
            <w:webHidden/>
          </w:rPr>
          <w:tab/>
        </w:r>
        <w:r w:rsidR="009D367D">
          <w:rPr>
            <w:noProof/>
            <w:webHidden/>
          </w:rPr>
          <w:fldChar w:fldCharType="begin"/>
        </w:r>
        <w:r w:rsidR="009D367D">
          <w:rPr>
            <w:noProof/>
            <w:webHidden/>
          </w:rPr>
          <w:instrText xml:space="preserve"> PAGEREF _Toc77679035 \h </w:instrText>
        </w:r>
        <w:r w:rsidR="009D367D">
          <w:rPr>
            <w:noProof/>
            <w:webHidden/>
          </w:rPr>
        </w:r>
        <w:r w:rsidR="009D367D">
          <w:rPr>
            <w:noProof/>
            <w:webHidden/>
          </w:rPr>
          <w:fldChar w:fldCharType="separate"/>
        </w:r>
        <w:r w:rsidR="009D367D">
          <w:rPr>
            <w:noProof/>
            <w:webHidden/>
          </w:rPr>
          <w:t>55</w:t>
        </w:r>
        <w:r w:rsidR="009D367D">
          <w:rPr>
            <w:noProof/>
            <w:webHidden/>
          </w:rPr>
          <w:fldChar w:fldCharType="end"/>
        </w:r>
      </w:hyperlink>
    </w:p>
    <w:p w14:paraId="0A5429FD" w14:textId="77777777" w:rsidR="009D367D" w:rsidRDefault="008B5F47">
      <w:pPr>
        <w:pStyle w:val="Indicedellefigure"/>
        <w:tabs>
          <w:tab w:val="right" w:leader="dot" w:pos="9770"/>
        </w:tabs>
        <w:rPr>
          <w:rFonts w:eastAsiaTheme="minorEastAsia" w:cstheme="minorBidi"/>
          <w:noProof/>
          <w:sz w:val="22"/>
          <w:szCs w:val="22"/>
        </w:rPr>
      </w:pPr>
      <w:hyperlink w:anchor="_Toc77679036" w:history="1">
        <w:r w:rsidR="009D367D" w:rsidRPr="0010367F">
          <w:rPr>
            <w:rStyle w:val="Collegamentoipertestuale"/>
            <w:rFonts w:cstheme="minorHAnsi"/>
            <w:noProof/>
          </w:rPr>
          <w:t>Figura 32: Form Dettaglio Fissazione Udienza procedimento SIGE</w:t>
        </w:r>
        <w:r w:rsidR="009D367D">
          <w:rPr>
            <w:noProof/>
            <w:webHidden/>
          </w:rPr>
          <w:tab/>
        </w:r>
        <w:r w:rsidR="009D367D">
          <w:rPr>
            <w:noProof/>
            <w:webHidden/>
          </w:rPr>
          <w:fldChar w:fldCharType="begin"/>
        </w:r>
        <w:r w:rsidR="009D367D">
          <w:rPr>
            <w:noProof/>
            <w:webHidden/>
          </w:rPr>
          <w:instrText xml:space="preserve"> PAGEREF _Toc77679036 \h </w:instrText>
        </w:r>
        <w:r w:rsidR="009D367D">
          <w:rPr>
            <w:noProof/>
            <w:webHidden/>
          </w:rPr>
        </w:r>
        <w:r w:rsidR="009D367D">
          <w:rPr>
            <w:noProof/>
            <w:webHidden/>
          </w:rPr>
          <w:fldChar w:fldCharType="separate"/>
        </w:r>
        <w:r w:rsidR="009D367D">
          <w:rPr>
            <w:noProof/>
            <w:webHidden/>
          </w:rPr>
          <w:t>56</w:t>
        </w:r>
        <w:r w:rsidR="009D367D">
          <w:rPr>
            <w:noProof/>
            <w:webHidden/>
          </w:rPr>
          <w:fldChar w:fldCharType="end"/>
        </w:r>
      </w:hyperlink>
    </w:p>
    <w:p w14:paraId="59DB75A6" w14:textId="77777777" w:rsidR="009D367D" w:rsidRDefault="008B5F47">
      <w:pPr>
        <w:pStyle w:val="Indicedellefigure"/>
        <w:tabs>
          <w:tab w:val="right" w:leader="dot" w:pos="9770"/>
        </w:tabs>
        <w:rPr>
          <w:rFonts w:eastAsiaTheme="minorEastAsia" w:cstheme="minorBidi"/>
          <w:noProof/>
          <w:sz w:val="22"/>
          <w:szCs w:val="22"/>
        </w:rPr>
      </w:pPr>
      <w:hyperlink w:anchor="_Toc77679037" w:history="1">
        <w:r w:rsidR="009D367D" w:rsidRPr="0010367F">
          <w:rPr>
            <w:rStyle w:val="Collegamentoipertestuale"/>
            <w:rFonts w:cstheme="minorHAnsi"/>
            <w:noProof/>
          </w:rPr>
          <w:t>Figura 33: Form Inserimento Difensore procedimento SIGE Parti in causa - Nuova</w:t>
        </w:r>
        <w:r w:rsidR="009D367D">
          <w:rPr>
            <w:noProof/>
            <w:webHidden/>
          </w:rPr>
          <w:tab/>
        </w:r>
        <w:r w:rsidR="009D367D">
          <w:rPr>
            <w:noProof/>
            <w:webHidden/>
          </w:rPr>
          <w:fldChar w:fldCharType="begin"/>
        </w:r>
        <w:r w:rsidR="009D367D">
          <w:rPr>
            <w:noProof/>
            <w:webHidden/>
          </w:rPr>
          <w:instrText xml:space="preserve"> PAGEREF _Toc77679037 \h </w:instrText>
        </w:r>
        <w:r w:rsidR="009D367D">
          <w:rPr>
            <w:noProof/>
            <w:webHidden/>
          </w:rPr>
        </w:r>
        <w:r w:rsidR="009D367D">
          <w:rPr>
            <w:noProof/>
            <w:webHidden/>
          </w:rPr>
          <w:fldChar w:fldCharType="separate"/>
        </w:r>
        <w:r w:rsidR="009D367D">
          <w:rPr>
            <w:noProof/>
            <w:webHidden/>
          </w:rPr>
          <w:t>57</w:t>
        </w:r>
        <w:r w:rsidR="009D367D">
          <w:rPr>
            <w:noProof/>
            <w:webHidden/>
          </w:rPr>
          <w:fldChar w:fldCharType="end"/>
        </w:r>
      </w:hyperlink>
    </w:p>
    <w:p w14:paraId="533D379F" w14:textId="77777777" w:rsidR="009D367D" w:rsidRDefault="008B5F47">
      <w:pPr>
        <w:pStyle w:val="Indicedellefigure"/>
        <w:tabs>
          <w:tab w:val="right" w:leader="dot" w:pos="9770"/>
        </w:tabs>
        <w:rPr>
          <w:rFonts w:eastAsiaTheme="minorEastAsia" w:cstheme="minorBidi"/>
          <w:noProof/>
          <w:sz w:val="22"/>
          <w:szCs w:val="22"/>
        </w:rPr>
      </w:pPr>
      <w:hyperlink w:anchor="_Toc77679038" w:history="1">
        <w:r w:rsidR="009D367D" w:rsidRPr="0010367F">
          <w:rPr>
            <w:rStyle w:val="Collegamentoipertestuale"/>
            <w:rFonts w:cstheme="minorHAnsi"/>
            <w:noProof/>
          </w:rPr>
          <w:t>Figura 34: Form Assegnazione Difensore procedimento SIUS - Attuale</w:t>
        </w:r>
        <w:r w:rsidR="009D367D">
          <w:rPr>
            <w:noProof/>
            <w:webHidden/>
          </w:rPr>
          <w:tab/>
        </w:r>
        <w:r w:rsidR="009D367D">
          <w:rPr>
            <w:noProof/>
            <w:webHidden/>
          </w:rPr>
          <w:fldChar w:fldCharType="begin"/>
        </w:r>
        <w:r w:rsidR="009D367D">
          <w:rPr>
            <w:noProof/>
            <w:webHidden/>
          </w:rPr>
          <w:instrText xml:space="preserve"> PAGEREF _Toc77679038 \h </w:instrText>
        </w:r>
        <w:r w:rsidR="009D367D">
          <w:rPr>
            <w:noProof/>
            <w:webHidden/>
          </w:rPr>
        </w:r>
        <w:r w:rsidR="009D367D">
          <w:rPr>
            <w:noProof/>
            <w:webHidden/>
          </w:rPr>
          <w:fldChar w:fldCharType="separate"/>
        </w:r>
        <w:r w:rsidR="009D367D">
          <w:rPr>
            <w:noProof/>
            <w:webHidden/>
          </w:rPr>
          <w:t>58</w:t>
        </w:r>
        <w:r w:rsidR="009D367D">
          <w:rPr>
            <w:noProof/>
            <w:webHidden/>
          </w:rPr>
          <w:fldChar w:fldCharType="end"/>
        </w:r>
      </w:hyperlink>
    </w:p>
    <w:p w14:paraId="6E8BB230" w14:textId="77777777" w:rsidR="009D367D" w:rsidRDefault="008B5F47">
      <w:pPr>
        <w:pStyle w:val="Indicedellefigure"/>
        <w:tabs>
          <w:tab w:val="right" w:leader="dot" w:pos="9770"/>
        </w:tabs>
        <w:rPr>
          <w:rFonts w:eastAsiaTheme="minorEastAsia" w:cstheme="minorBidi"/>
          <w:noProof/>
          <w:sz w:val="22"/>
          <w:szCs w:val="22"/>
        </w:rPr>
      </w:pPr>
      <w:hyperlink w:anchor="_Toc77679039" w:history="1">
        <w:r w:rsidR="009D367D" w:rsidRPr="0010367F">
          <w:rPr>
            <w:rStyle w:val="Collegamentoipertestuale"/>
            <w:rFonts w:cstheme="minorHAnsi"/>
            <w:noProof/>
          </w:rPr>
          <w:t>Figura 35: Form Assegnazione Difensore procedimento SIUS - Nuova</w:t>
        </w:r>
        <w:r w:rsidR="009D367D">
          <w:rPr>
            <w:noProof/>
            <w:webHidden/>
          </w:rPr>
          <w:tab/>
        </w:r>
        <w:r w:rsidR="009D367D">
          <w:rPr>
            <w:noProof/>
            <w:webHidden/>
          </w:rPr>
          <w:fldChar w:fldCharType="begin"/>
        </w:r>
        <w:r w:rsidR="009D367D">
          <w:rPr>
            <w:noProof/>
            <w:webHidden/>
          </w:rPr>
          <w:instrText xml:space="preserve"> PAGEREF _Toc77679039 \h </w:instrText>
        </w:r>
        <w:r w:rsidR="009D367D">
          <w:rPr>
            <w:noProof/>
            <w:webHidden/>
          </w:rPr>
        </w:r>
        <w:r w:rsidR="009D367D">
          <w:rPr>
            <w:noProof/>
            <w:webHidden/>
          </w:rPr>
          <w:fldChar w:fldCharType="separate"/>
        </w:r>
        <w:r w:rsidR="009D367D">
          <w:rPr>
            <w:noProof/>
            <w:webHidden/>
          </w:rPr>
          <w:t>59</w:t>
        </w:r>
        <w:r w:rsidR="009D367D">
          <w:rPr>
            <w:noProof/>
            <w:webHidden/>
          </w:rPr>
          <w:fldChar w:fldCharType="end"/>
        </w:r>
      </w:hyperlink>
    </w:p>
    <w:p w14:paraId="003FDD11" w14:textId="77777777" w:rsidR="009D367D" w:rsidRDefault="008B5F47">
      <w:pPr>
        <w:pStyle w:val="Indicedellefigure"/>
        <w:tabs>
          <w:tab w:val="right" w:leader="dot" w:pos="9770"/>
        </w:tabs>
        <w:rPr>
          <w:rFonts w:eastAsiaTheme="minorEastAsia" w:cstheme="minorBidi"/>
          <w:noProof/>
          <w:sz w:val="22"/>
          <w:szCs w:val="22"/>
        </w:rPr>
      </w:pPr>
      <w:hyperlink w:anchor="_Toc77679040" w:history="1">
        <w:r w:rsidR="009D367D" w:rsidRPr="0010367F">
          <w:rPr>
            <w:rStyle w:val="Collegamentoipertestuale"/>
            <w:rFonts w:cstheme="minorHAnsi"/>
            <w:noProof/>
          </w:rPr>
          <w:t>Figura 36: Form Dettaglio Difensore procedimento SIUS - Attuale</w:t>
        </w:r>
        <w:r w:rsidR="009D367D">
          <w:rPr>
            <w:noProof/>
            <w:webHidden/>
          </w:rPr>
          <w:tab/>
        </w:r>
        <w:r w:rsidR="009D367D">
          <w:rPr>
            <w:noProof/>
            <w:webHidden/>
          </w:rPr>
          <w:fldChar w:fldCharType="begin"/>
        </w:r>
        <w:r w:rsidR="009D367D">
          <w:rPr>
            <w:noProof/>
            <w:webHidden/>
          </w:rPr>
          <w:instrText xml:space="preserve"> PAGEREF _Toc77679040 \h </w:instrText>
        </w:r>
        <w:r w:rsidR="009D367D">
          <w:rPr>
            <w:noProof/>
            <w:webHidden/>
          </w:rPr>
        </w:r>
        <w:r w:rsidR="009D367D">
          <w:rPr>
            <w:noProof/>
            <w:webHidden/>
          </w:rPr>
          <w:fldChar w:fldCharType="separate"/>
        </w:r>
        <w:r w:rsidR="009D367D">
          <w:rPr>
            <w:noProof/>
            <w:webHidden/>
          </w:rPr>
          <w:t>61</w:t>
        </w:r>
        <w:r w:rsidR="009D367D">
          <w:rPr>
            <w:noProof/>
            <w:webHidden/>
          </w:rPr>
          <w:fldChar w:fldCharType="end"/>
        </w:r>
      </w:hyperlink>
    </w:p>
    <w:p w14:paraId="2D1091F2" w14:textId="77777777" w:rsidR="009D367D" w:rsidRDefault="008B5F47">
      <w:pPr>
        <w:pStyle w:val="Indicedellefigure"/>
        <w:tabs>
          <w:tab w:val="right" w:leader="dot" w:pos="9770"/>
        </w:tabs>
        <w:rPr>
          <w:rFonts w:eastAsiaTheme="minorEastAsia" w:cstheme="minorBidi"/>
          <w:noProof/>
          <w:sz w:val="22"/>
          <w:szCs w:val="22"/>
        </w:rPr>
      </w:pPr>
      <w:hyperlink w:anchor="_Toc77679041" w:history="1">
        <w:r w:rsidR="009D367D" w:rsidRPr="0010367F">
          <w:rPr>
            <w:rStyle w:val="Collegamentoipertestuale"/>
            <w:rFonts w:cstheme="minorHAnsi"/>
            <w:noProof/>
          </w:rPr>
          <w:t>Figura 37: Form Dettaglio Difensore procedimento SIUS - Nuova</w:t>
        </w:r>
        <w:r w:rsidR="009D367D">
          <w:rPr>
            <w:noProof/>
            <w:webHidden/>
          </w:rPr>
          <w:tab/>
        </w:r>
        <w:r w:rsidR="009D367D">
          <w:rPr>
            <w:noProof/>
            <w:webHidden/>
          </w:rPr>
          <w:fldChar w:fldCharType="begin"/>
        </w:r>
        <w:r w:rsidR="009D367D">
          <w:rPr>
            <w:noProof/>
            <w:webHidden/>
          </w:rPr>
          <w:instrText xml:space="preserve"> PAGEREF _Toc77679041 \h </w:instrText>
        </w:r>
        <w:r w:rsidR="009D367D">
          <w:rPr>
            <w:noProof/>
            <w:webHidden/>
          </w:rPr>
        </w:r>
        <w:r w:rsidR="009D367D">
          <w:rPr>
            <w:noProof/>
            <w:webHidden/>
          </w:rPr>
          <w:fldChar w:fldCharType="separate"/>
        </w:r>
        <w:r w:rsidR="009D367D">
          <w:rPr>
            <w:noProof/>
            <w:webHidden/>
          </w:rPr>
          <w:t>61</w:t>
        </w:r>
        <w:r w:rsidR="009D367D">
          <w:rPr>
            <w:noProof/>
            <w:webHidden/>
          </w:rPr>
          <w:fldChar w:fldCharType="end"/>
        </w:r>
      </w:hyperlink>
    </w:p>
    <w:p w14:paraId="6FBBB04D" w14:textId="77777777" w:rsidR="009D367D" w:rsidRDefault="008B5F47">
      <w:pPr>
        <w:pStyle w:val="Indicedellefigure"/>
        <w:tabs>
          <w:tab w:val="right" w:leader="dot" w:pos="9770"/>
        </w:tabs>
        <w:rPr>
          <w:rFonts w:eastAsiaTheme="minorEastAsia" w:cstheme="minorBidi"/>
          <w:noProof/>
          <w:sz w:val="22"/>
          <w:szCs w:val="22"/>
        </w:rPr>
      </w:pPr>
      <w:hyperlink w:anchor="_Toc77679042" w:history="1">
        <w:r w:rsidR="009D367D" w:rsidRPr="0010367F">
          <w:rPr>
            <w:rStyle w:val="Collegamentoipertestuale"/>
            <w:rFonts w:cstheme="minorHAnsi"/>
            <w:noProof/>
          </w:rPr>
          <w:t>Figura 38: Form Sostituzione Difensore procedimento SIUS - Nuova</w:t>
        </w:r>
        <w:r w:rsidR="009D367D">
          <w:rPr>
            <w:noProof/>
            <w:webHidden/>
          </w:rPr>
          <w:tab/>
        </w:r>
        <w:r w:rsidR="009D367D">
          <w:rPr>
            <w:noProof/>
            <w:webHidden/>
          </w:rPr>
          <w:fldChar w:fldCharType="begin"/>
        </w:r>
        <w:r w:rsidR="009D367D">
          <w:rPr>
            <w:noProof/>
            <w:webHidden/>
          </w:rPr>
          <w:instrText xml:space="preserve"> PAGEREF _Toc77679042 \h </w:instrText>
        </w:r>
        <w:r w:rsidR="009D367D">
          <w:rPr>
            <w:noProof/>
            <w:webHidden/>
          </w:rPr>
        </w:r>
        <w:r w:rsidR="009D367D">
          <w:rPr>
            <w:noProof/>
            <w:webHidden/>
          </w:rPr>
          <w:fldChar w:fldCharType="separate"/>
        </w:r>
        <w:r w:rsidR="009D367D">
          <w:rPr>
            <w:noProof/>
            <w:webHidden/>
          </w:rPr>
          <w:t>62</w:t>
        </w:r>
        <w:r w:rsidR="009D367D">
          <w:rPr>
            <w:noProof/>
            <w:webHidden/>
          </w:rPr>
          <w:fldChar w:fldCharType="end"/>
        </w:r>
      </w:hyperlink>
    </w:p>
    <w:p w14:paraId="0E677BD4" w14:textId="77777777" w:rsidR="009D367D" w:rsidRDefault="008B5F47">
      <w:pPr>
        <w:pStyle w:val="Indicedellefigure"/>
        <w:tabs>
          <w:tab w:val="right" w:leader="dot" w:pos="9770"/>
        </w:tabs>
        <w:rPr>
          <w:rFonts w:eastAsiaTheme="minorEastAsia" w:cstheme="minorBidi"/>
          <w:noProof/>
          <w:sz w:val="22"/>
          <w:szCs w:val="22"/>
        </w:rPr>
      </w:pPr>
      <w:hyperlink w:anchor="_Toc77679043" w:history="1">
        <w:r w:rsidR="009D367D" w:rsidRPr="0010367F">
          <w:rPr>
            <w:rStyle w:val="Collegamentoipertestuale"/>
            <w:rFonts w:cstheme="minorHAnsi"/>
            <w:noProof/>
          </w:rPr>
          <w:t>Figura 39: Form Ricerca Difensore su ReGIndE in caso di assenza collegamento</w:t>
        </w:r>
        <w:r w:rsidR="009D367D">
          <w:rPr>
            <w:noProof/>
            <w:webHidden/>
          </w:rPr>
          <w:tab/>
        </w:r>
        <w:r w:rsidR="009D367D">
          <w:rPr>
            <w:noProof/>
            <w:webHidden/>
          </w:rPr>
          <w:fldChar w:fldCharType="begin"/>
        </w:r>
        <w:r w:rsidR="009D367D">
          <w:rPr>
            <w:noProof/>
            <w:webHidden/>
          </w:rPr>
          <w:instrText xml:space="preserve"> PAGEREF _Toc77679043 \h </w:instrText>
        </w:r>
        <w:r w:rsidR="009D367D">
          <w:rPr>
            <w:noProof/>
            <w:webHidden/>
          </w:rPr>
        </w:r>
        <w:r w:rsidR="009D367D">
          <w:rPr>
            <w:noProof/>
            <w:webHidden/>
          </w:rPr>
          <w:fldChar w:fldCharType="separate"/>
        </w:r>
        <w:r w:rsidR="009D367D">
          <w:rPr>
            <w:noProof/>
            <w:webHidden/>
          </w:rPr>
          <w:t>66</w:t>
        </w:r>
        <w:r w:rsidR="009D367D">
          <w:rPr>
            <w:noProof/>
            <w:webHidden/>
          </w:rPr>
          <w:fldChar w:fldCharType="end"/>
        </w:r>
      </w:hyperlink>
    </w:p>
    <w:p w14:paraId="33061F40" w14:textId="77777777" w:rsidR="009D367D" w:rsidRDefault="008B5F47">
      <w:pPr>
        <w:pStyle w:val="Indicedellefigure"/>
        <w:tabs>
          <w:tab w:val="right" w:leader="dot" w:pos="9770"/>
        </w:tabs>
        <w:rPr>
          <w:rFonts w:eastAsiaTheme="minorEastAsia" w:cstheme="minorBidi"/>
          <w:noProof/>
          <w:sz w:val="22"/>
          <w:szCs w:val="22"/>
        </w:rPr>
      </w:pPr>
      <w:hyperlink w:anchor="_Toc77679044" w:history="1">
        <w:r w:rsidR="009D367D" w:rsidRPr="0010367F">
          <w:rPr>
            <w:rStyle w:val="Collegamentoipertestuale"/>
            <w:rFonts w:cstheme="minorHAnsi"/>
            <w:noProof/>
          </w:rPr>
          <w:t>Figura 40: Form Ricerca Difensore su ReGIndE in caso nessun occorrenza trovata</w:t>
        </w:r>
        <w:r w:rsidR="009D367D">
          <w:rPr>
            <w:noProof/>
            <w:webHidden/>
          </w:rPr>
          <w:tab/>
        </w:r>
        <w:r w:rsidR="009D367D">
          <w:rPr>
            <w:noProof/>
            <w:webHidden/>
          </w:rPr>
          <w:fldChar w:fldCharType="begin"/>
        </w:r>
        <w:r w:rsidR="009D367D">
          <w:rPr>
            <w:noProof/>
            <w:webHidden/>
          </w:rPr>
          <w:instrText xml:space="preserve"> PAGEREF _Toc77679044 \h </w:instrText>
        </w:r>
        <w:r w:rsidR="009D367D">
          <w:rPr>
            <w:noProof/>
            <w:webHidden/>
          </w:rPr>
        </w:r>
        <w:r w:rsidR="009D367D">
          <w:rPr>
            <w:noProof/>
            <w:webHidden/>
          </w:rPr>
          <w:fldChar w:fldCharType="separate"/>
        </w:r>
        <w:r w:rsidR="009D367D">
          <w:rPr>
            <w:noProof/>
            <w:webHidden/>
          </w:rPr>
          <w:t>67</w:t>
        </w:r>
        <w:r w:rsidR="009D367D">
          <w:rPr>
            <w:noProof/>
            <w:webHidden/>
          </w:rPr>
          <w:fldChar w:fldCharType="end"/>
        </w:r>
      </w:hyperlink>
    </w:p>
    <w:p w14:paraId="0CE9ACAD" w14:textId="77777777" w:rsidR="009D367D" w:rsidRDefault="008B5F47">
      <w:pPr>
        <w:pStyle w:val="Indicedellefigure"/>
        <w:tabs>
          <w:tab w:val="right" w:leader="dot" w:pos="9770"/>
        </w:tabs>
        <w:rPr>
          <w:rFonts w:eastAsiaTheme="minorEastAsia" w:cstheme="minorBidi"/>
          <w:noProof/>
          <w:sz w:val="22"/>
          <w:szCs w:val="22"/>
        </w:rPr>
      </w:pPr>
      <w:hyperlink w:anchor="_Toc77679045" w:history="1">
        <w:r w:rsidR="009D367D" w:rsidRPr="0010367F">
          <w:rPr>
            <w:rStyle w:val="Collegamentoipertestuale"/>
            <w:rFonts w:cstheme="minorHAnsi"/>
            <w:noProof/>
          </w:rPr>
          <w:t>Figura 41: Form Elenco Avvocati SIES</w:t>
        </w:r>
        <w:r w:rsidR="009D367D">
          <w:rPr>
            <w:noProof/>
            <w:webHidden/>
          </w:rPr>
          <w:tab/>
        </w:r>
        <w:r w:rsidR="009D367D">
          <w:rPr>
            <w:noProof/>
            <w:webHidden/>
          </w:rPr>
          <w:fldChar w:fldCharType="begin"/>
        </w:r>
        <w:r w:rsidR="009D367D">
          <w:rPr>
            <w:noProof/>
            <w:webHidden/>
          </w:rPr>
          <w:instrText xml:space="preserve"> PAGEREF _Toc77679045 \h </w:instrText>
        </w:r>
        <w:r w:rsidR="009D367D">
          <w:rPr>
            <w:noProof/>
            <w:webHidden/>
          </w:rPr>
        </w:r>
        <w:r w:rsidR="009D367D">
          <w:rPr>
            <w:noProof/>
            <w:webHidden/>
          </w:rPr>
          <w:fldChar w:fldCharType="separate"/>
        </w:r>
        <w:r w:rsidR="009D367D">
          <w:rPr>
            <w:noProof/>
            <w:webHidden/>
          </w:rPr>
          <w:t>67</w:t>
        </w:r>
        <w:r w:rsidR="009D367D">
          <w:rPr>
            <w:noProof/>
            <w:webHidden/>
          </w:rPr>
          <w:fldChar w:fldCharType="end"/>
        </w:r>
      </w:hyperlink>
    </w:p>
    <w:p w14:paraId="7B9214D4" w14:textId="77777777" w:rsidR="009D367D" w:rsidRDefault="008B5F47">
      <w:pPr>
        <w:pStyle w:val="Indicedellefigure"/>
        <w:tabs>
          <w:tab w:val="right" w:leader="dot" w:pos="9770"/>
        </w:tabs>
        <w:rPr>
          <w:rFonts w:eastAsiaTheme="minorEastAsia" w:cstheme="minorBidi"/>
          <w:noProof/>
          <w:sz w:val="22"/>
          <w:szCs w:val="22"/>
        </w:rPr>
      </w:pPr>
      <w:hyperlink w:anchor="_Toc77679046" w:history="1">
        <w:r w:rsidR="009D367D" w:rsidRPr="0010367F">
          <w:rPr>
            <w:rStyle w:val="Collegamentoipertestuale"/>
            <w:rFonts w:cstheme="minorHAnsi"/>
            <w:noProof/>
          </w:rPr>
          <w:t>Figura 42: Form Esito Ricerca Difensori SIES in caso di nessun occorrenza trovata</w:t>
        </w:r>
        <w:r w:rsidR="009D367D">
          <w:rPr>
            <w:noProof/>
            <w:webHidden/>
          </w:rPr>
          <w:tab/>
        </w:r>
        <w:r w:rsidR="009D367D">
          <w:rPr>
            <w:noProof/>
            <w:webHidden/>
          </w:rPr>
          <w:fldChar w:fldCharType="begin"/>
        </w:r>
        <w:r w:rsidR="009D367D">
          <w:rPr>
            <w:noProof/>
            <w:webHidden/>
          </w:rPr>
          <w:instrText xml:space="preserve"> PAGEREF _Toc77679046 \h </w:instrText>
        </w:r>
        <w:r w:rsidR="009D367D">
          <w:rPr>
            <w:noProof/>
            <w:webHidden/>
          </w:rPr>
        </w:r>
        <w:r w:rsidR="009D367D">
          <w:rPr>
            <w:noProof/>
            <w:webHidden/>
          </w:rPr>
          <w:fldChar w:fldCharType="separate"/>
        </w:r>
        <w:r w:rsidR="009D367D">
          <w:rPr>
            <w:noProof/>
            <w:webHidden/>
          </w:rPr>
          <w:t>68</w:t>
        </w:r>
        <w:r w:rsidR="009D367D">
          <w:rPr>
            <w:noProof/>
            <w:webHidden/>
          </w:rPr>
          <w:fldChar w:fldCharType="end"/>
        </w:r>
      </w:hyperlink>
    </w:p>
    <w:p w14:paraId="2E35FAC2" w14:textId="77777777" w:rsidR="009D367D" w:rsidRDefault="008B5F47">
      <w:pPr>
        <w:pStyle w:val="Indicedellefigure"/>
        <w:tabs>
          <w:tab w:val="right" w:leader="dot" w:pos="9770"/>
        </w:tabs>
        <w:rPr>
          <w:rFonts w:eastAsiaTheme="minorEastAsia" w:cstheme="minorBidi"/>
          <w:noProof/>
          <w:sz w:val="22"/>
          <w:szCs w:val="22"/>
        </w:rPr>
      </w:pPr>
      <w:hyperlink w:anchor="_Toc77679047" w:history="1">
        <w:r w:rsidR="009D367D" w:rsidRPr="0010367F">
          <w:rPr>
            <w:rStyle w:val="Collegamentoipertestuale"/>
            <w:rFonts w:cstheme="minorHAnsi"/>
            <w:noProof/>
          </w:rPr>
          <w:t>Figura 43: Form Inserimento Difensore in SIES</w:t>
        </w:r>
        <w:r w:rsidR="009D367D">
          <w:rPr>
            <w:noProof/>
            <w:webHidden/>
          </w:rPr>
          <w:tab/>
        </w:r>
        <w:r w:rsidR="009D367D">
          <w:rPr>
            <w:noProof/>
            <w:webHidden/>
          </w:rPr>
          <w:fldChar w:fldCharType="begin"/>
        </w:r>
        <w:r w:rsidR="009D367D">
          <w:rPr>
            <w:noProof/>
            <w:webHidden/>
          </w:rPr>
          <w:instrText xml:space="preserve"> PAGEREF _Toc77679047 \h </w:instrText>
        </w:r>
        <w:r w:rsidR="009D367D">
          <w:rPr>
            <w:noProof/>
            <w:webHidden/>
          </w:rPr>
        </w:r>
        <w:r w:rsidR="009D367D">
          <w:rPr>
            <w:noProof/>
            <w:webHidden/>
          </w:rPr>
          <w:fldChar w:fldCharType="separate"/>
        </w:r>
        <w:r w:rsidR="009D367D">
          <w:rPr>
            <w:noProof/>
            <w:webHidden/>
          </w:rPr>
          <w:t>69</w:t>
        </w:r>
        <w:r w:rsidR="009D367D">
          <w:rPr>
            <w:noProof/>
            <w:webHidden/>
          </w:rPr>
          <w:fldChar w:fldCharType="end"/>
        </w:r>
      </w:hyperlink>
    </w:p>
    <w:p w14:paraId="67E1B420" w14:textId="77777777" w:rsidR="009D367D" w:rsidRDefault="008B5F47">
      <w:pPr>
        <w:pStyle w:val="Indicedellefigure"/>
        <w:tabs>
          <w:tab w:val="right" w:leader="dot" w:pos="9770"/>
        </w:tabs>
        <w:rPr>
          <w:rFonts w:eastAsiaTheme="minorEastAsia" w:cstheme="minorBidi"/>
          <w:noProof/>
          <w:sz w:val="22"/>
          <w:szCs w:val="22"/>
        </w:rPr>
      </w:pPr>
      <w:hyperlink w:anchor="_Toc77679048" w:history="1">
        <w:r w:rsidR="009D367D" w:rsidRPr="0010367F">
          <w:rPr>
            <w:rStyle w:val="Collegamentoipertestuale"/>
            <w:rFonts w:cstheme="minorHAnsi"/>
            <w:noProof/>
          </w:rPr>
          <w:t>Figura 44: Form Gestione Difensori - Attuale</w:t>
        </w:r>
        <w:r w:rsidR="009D367D">
          <w:rPr>
            <w:noProof/>
            <w:webHidden/>
          </w:rPr>
          <w:tab/>
        </w:r>
        <w:r w:rsidR="009D367D">
          <w:rPr>
            <w:noProof/>
            <w:webHidden/>
          </w:rPr>
          <w:fldChar w:fldCharType="begin"/>
        </w:r>
        <w:r w:rsidR="009D367D">
          <w:rPr>
            <w:noProof/>
            <w:webHidden/>
          </w:rPr>
          <w:instrText xml:space="preserve"> PAGEREF _Toc77679048 \h </w:instrText>
        </w:r>
        <w:r w:rsidR="009D367D">
          <w:rPr>
            <w:noProof/>
            <w:webHidden/>
          </w:rPr>
        </w:r>
        <w:r w:rsidR="009D367D">
          <w:rPr>
            <w:noProof/>
            <w:webHidden/>
          </w:rPr>
          <w:fldChar w:fldCharType="separate"/>
        </w:r>
        <w:r w:rsidR="009D367D">
          <w:rPr>
            <w:noProof/>
            <w:webHidden/>
          </w:rPr>
          <w:t>71</w:t>
        </w:r>
        <w:r w:rsidR="009D367D">
          <w:rPr>
            <w:noProof/>
            <w:webHidden/>
          </w:rPr>
          <w:fldChar w:fldCharType="end"/>
        </w:r>
      </w:hyperlink>
    </w:p>
    <w:p w14:paraId="58C80CAF" w14:textId="77777777" w:rsidR="009D367D" w:rsidRDefault="008B5F47">
      <w:pPr>
        <w:pStyle w:val="Indicedellefigure"/>
        <w:tabs>
          <w:tab w:val="right" w:leader="dot" w:pos="9770"/>
        </w:tabs>
        <w:rPr>
          <w:rFonts w:eastAsiaTheme="minorEastAsia" w:cstheme="minorBidi"/>
          <w:noProof/>
          <w:sz w:val="22"/>
          <w:szCs w:val="22"/>
        </w:rPr>
      </w:pPr>
      <w:hyperlink w:anchor="_Toc77679049" w:history="1">
        <w:r w:rsidR="009D367D" w:rsidRPr="0010367F">
          <w:rPr>
            <w:rStyle w:val="Collegamentoipertestuale"/>
            <w:rFonts w:cstheme="minorHAnsi"/>
            <w:noProof/>
          </w:rPr>
          <w:t>Figura 45: Form Gestione Difensori - Nuova</w:t>
        </w:r>
        <w:r w:rsidR="009D367D">
          <w:rPr>
            <w:noProof/>
            <w:webHidden/>
          </w:rPr>
          <w:tab/>
        </w:r>
        <w:r w:rsidR="009D367D">
          <w:rPr>
            <w:noProof/>
            <w:webHidden/>
          </w:rPr>
          <w:fldChar w:fldCharType="begin"/>
        </w:r>
        <w:r w:rsidR="009D367D">
          <w:rPr>
            <w:noProof/>
            <w:webHidden/>
          </w:rPr>
          <w:instrText xml:space="preserve"> PAGEREF _Toc77679049 \h </w:instrText>
        </w:r>
        <w:r w:rsidR="009D367D">
          <w:rPr>
            <w:noProof/>
            <w:webHidden/>
          </w:rPr>
        </w:r>
        <w:r w:rsidR="009D367D">
          <w:rPr>
            <w:noProof/>
            <w:webHidden/>
          </w:rPr>
          <w:fldChar w:fldCharType="separate"/>
        </w:r>
        <w:r w:rsidR="009D367D">
          <w:rPr>
            <w:noProof/>
            <w:webHidden/>
          </w:rPr>
          <w:t>71</w:t>
        </w:r>
        <w:r w:rsidR="009D367D">
          <w:rPr>
            <w:noProof/>
            <w:webHidden/>
          </w:rPr>
          <w:fldChar w:fldCharType="end"/>
        </w:r>
      </w:hyperlink>
    </w:p>
    <w:p w14:paraId="0D9B8658" w14:textId="77777777" w:rsidR="009D367D" w:rsidRDefault="008B5F47">
      <w:pPr>
        <w:pStyle w:val="Indicedellefigure"/>
        <w:tabs>
          <w:tab w:val="right" w:leader="dot" w:pos="9770"/>
        </w:tabs>
        <w:rPr>
          <w:rFonts w:eastAsiaTheme="minorEastAsia" w:cstheme="minorBidi"/>
          <w:noProof/>
          <w:sz w:val="22"/>
          <w:szCs w:val="22"/>
        </w:rPr>
      </w:pPr>
      <w:hyperlink w:anchor="_Toc77679050" w:history="1">
        <w:r w:rsidR="009D367D" w:rsidRPr="0010367F">
          <w:rPr>
            <w:rStyle w:val="Collegamentoipertestuale"/>
            <w:rFonts w:cstheme="minorHAnsi"/>
            <w:noProof/>
          </w:rPr>
          <w:t>Figura 46: Form Elenco Difensori - Attuale</w:t>
        </w:r>
        <w:r w:rsidR="009D367D">
          <w:rPr>
            <w:noProof/>
            <w:webHidden/>
          </w:rPr>
          <w:tab/>
        </w:r>
        <w:r w:rsidR="009D367D">
          <w:rPr>
            <w:noProof/>
            <w:webHidden/>
          </w:rPr>
          <w:fldChar w:fldCharType="begin"/>
        </w:r>
        <w:r w:rsidR="009D367D">
          <w:rPr>
            <w:noProof/>
            <w:webHidden/>
          </w:rPr>
          <w:instrText xml:space="preserve"> PAGEREF _Toc77679050 \h </w:instrText>
        </w:r>
        <w:r w:rsidR="009D367D">
          <w:rPr>
            <w:noProof/>
            <w:webHidden/>
          </w:rPr>
        </w:r>
        <w:r w:rsidR="009D367D">
          <w:rPr>
            <w:noProof/>
            <w:webHidden/>
          </w:rPr>
          <w:fldChar w:fldCharType="separate"/>
        </w:r>
        <w:r w:rsidR="009D367D">
          <w:rPr>
            <w:noProof/>
            <w:webHidden/>
          </w:rPr>
          <w:t>72</w:t>
        </w:r>
        <w:r w:rsidR="009D367D">
          <w:rPr>
            <w:noProof/>
            <w:webHidden/>
          </w:rPr>
          <w:fldChar w:fldCharType="end"/>
        </w:r>
      </w:hyperlink>
    </w:p>
    <w:p w14:paraId="227D9F9C" w14:textId="77777777" w:rsidR="009D367D" w:rsidRDefault="008B5F47">
      <w:pPr>
        <w:pStyle w:val="Indicedellefigure"/>
        <w:tabs>
          <w:tab w:val="right" w:leader="dot" w:pos="9770"/>
        </w:tabs>
        <w:rPr>
          <w:rFonts w:eastAsiaTheme="minorEastAsia" w:cstheme="minorBidi"/>
          <w:noProof/>
          <w:sz w:val="22"/>
          <w:szCs w:val="22"/>
        </w:rPr>
      </w:pPr>
      <w:hyperlink w:anchor="_Toc77679051" w:history="1">
        <w:r w:rsidR="009D367D" w:rsidRPr="0010367F">
          <w:rPr>
            <w:rStyle w:val="Collegamentoipertestuale"/>
            <w:rFonts w:cstheme="minorHAnsi"/>
            <w:noProof/>
          </w:rPr>
          <w:t>Figura 47: Form Elenco Difensori - Nuova</w:t>
        </w:r>
        <w:r w:rsidR="009D367D">
          <w:rPr>
            <w:noProof/>
            <w:webHidden/>
          </w:rPr>
          <w:tab/>
        </w:r>
        <w:r w:rsidR="009D367D">
          <w:rPr>
            <w:noProof/>
            <w:webHidden/>
          </w:rPr>
          <w:fldChar w:fldCharType="begin"/>
        </w:r>
        <w:r w:rsidR="009D367D">
          <w:rPr>
            <w:noProof/>
            <w:webHidden/>
          </w:rPr>
          <w:instrText xml:space="preserve"> PAGEREF _Toc77679051 \h </w:instrText>
        </w:r>
        <w:r w:rsidR="009D367D">
          <w:rPr>
            <w:noProof/>
            <w:webHidden/>
          </w:rPr>
        </w:r>
        <w:r w:rsidR="009D367D">
          <w:rPr>
            <w:noProof/>
            <w:webHidden/>
          </w:rPr>
          <w:fldChar w:fldCharType="separate"/>
        </w:r>
        <w:r w:rsidR="009D367D">
          <w:rPr>
            <w:noProof/>
            <w:webHidden/>
          </w:rPr>
          <w:t>72</w:t>
        </w:r>
        <w:r w:rsidR="009D367D">
          <w:rPr>
            <w:noProof/>
            <w:webHidden/>
          </w:rPr>
          <w:fldChar w:fldCharType="end"/>
        </w:r>
      </w:hyperlink>
    </w:p>
    <w:p w14:paraId="560EE861" w14:textId="09795DF1" w:rsidR="00BB2E46" w:rsidRPr="001F1C2A" w:rsidRDefault="00590B0A" w:rsidP="00BB2E46">
      <w:pPr>
        <w:jc w:val="left"/>
        <w:rPr>
          <w:rFonts w:cstheme="minorHAnsi"/>
          <w:b/>
          <w:bCs/>
          <w:i/>
          <w:iCs/>
          <w:kern w:val="28"/>
          <w:sz w:val="22"/>
          <w:szCs w:val="22"/>
        </w:rPr>
      </w:pPr>
      <w:r w:rsidRPr="004D18B3">
        <w:rPr>
          <w:rFonts w:cstheme="minorHAnsi"/>
          <w:b/>
          <w:bCs/>
          <w:i/>
          <w:iCs/>
          <w:kern w:val="28"/>
          <w:sz w:val="22"/>
          <w:szCs w:val="22"/>
        </w:rPr>
        <w:fldChar w:fldCharType="end"/>
      </w:r>
    </w:p>
    <w:bookmarkEnd w:id="8"/>
    <w:p w14:paraId="1C5DACD5" w14:textId="550FFDF8" w:rsidR="00BE3342" w:rsidRPr="001F1C2A" w:rsidRDefault="00BE3342">
      <w:pPr>
        <w:jc w:val="left"/>
        <w:rPr>
          <w:rFonts w:cstheme="minorHAnsi"/>
          <w:sz w:val="22"/>
          <w:szCs w:val="22"/>
          <w:lang w:val="en-GB"/>
        </w:rPr>
      </w:pPr>
      <w:r w:rsidRPr="001F1C2A">
        <w:rPr>
          <w:rFonts w:cstheme="minorHAnsi"/>
          <w:sz w:val="22"/>
          <w:szCs w:val="22"/>
          <w:lang w:val="en-GB"/>
        </w:rPr>
        <w:br w:type="page"/>
      </w:r>
    </w:p>
    <w:p w14:paraId="71A8A40F" w14:textId="77777777" w:rsidR="00FA4267" w:rsidRPr="00F63FDE" w:rsidRDefault="00FA4267" w:rsidP="00FA4267">
      <w:pPr>
        <w:pStyle w:val="SIUT-Titolo1"/>
        <w:numPr>
          <w:ilvl w:val="0"/>
          <w:numId w:val="9"/>
        </w:numPr>
      </w:pPr>
      <w:bookmarkStart w:id="9" w:name="_Toc330316535"/>
      <w:bookmarkStart w:id="10" w:name="_Toc8205263"/>
      <w:bookmarkStart w:id="11" w:name="_Toc24552157"/>
      <w:bookmarkStart w:id="12" w:name="_Toc25327818"/>
      <w:bookmarkStart w:id="13" w:name="_Toc36052593"/>
      <w:bookmarkStart w:id="14" w:name="_Toc77839080"/>
      <w:bookmarkStart w:id="15" w:name="_Toc330316536"/>
      <w:bookmarkStart w:id="16" w:name="_Toc8205264"/>
      <w:bookmarkStart w:id="17" w:name="_Toc24552158"/>
      <w:bookmarkStart w:id="18" w:name="_Toc25327819"/>
      <w:bookmarkEnd w:id="3"/>
      <w:r w:rsidRPr="00F63FDE">
        <w:lastRenderedPageBreak/>
        <w:t>Introduzione</w:t>
      </w:r>
      <w:bookmarkEnd w:id="9"/>
      <w:bookmarkEnd w:id="10"/>
      <w:bookmarkEnd w:id="11"/>
      <w:bookmarkEnd w:id="12"/>
      <w:bookmarkEnd w:id="13"/>
      <w:bookmarkEnd w:id="14"/>
    </w:p>
    <w:p w14:paraId="5428BD5F" w14:textId="1A5F3C4D" w:rsidR="00086E0B" w:rsidRPr="00F63FDE" w:rsidRDefault="00086E0B" w:rsidP="001B41AB">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19" w:name="_Toc77839081"/>
      <w:r w:rsidRPr="00F63FDE">
        <w:rPr>
          <w:rFonts w:cstheme="minorHAnsi"/>
          <w:color w:val="365F91" w:themeColor="accent1" w:themeShade="BF"/>
          <w:sz w:val="22"/>
          <w:szCs w:val="22"/>
        </w:rPr>
        <w:t>Scopo del documento</w:t>
      </w:r>
      <w:bookmarkEnd w:id="15"/>
      <w:bookmarkEnd w:id="16"/>
      <w:bookmarkEnd w:id="17"/>
      <w:bookmarkEnd w:id="18"/>
      <w:bookmarkEnd w:id="19"/>
    </w:p>
    <w:p w14:paraId="7FBA49B2" w14:textId="34556FB9" w:rsidR="003A0403" w:rsidRDefault="003A0403" w:rsidP="003A0403">
      <w:pPr>
        <w:pStyle w:val="Corpotesto"/>
        <w:rPr>
          <w:rFonts w:cstheme="minorHAnsi"/>
          <w:sz w:val="22"/>
          <w:szCs w:val="22"/>
        </w:rPr>
      </w:pPr>
      <w:r w:rsidRPr="0003326D">
        <w:rPr>
          <w:rFonts w:cstheme="minorHAnsi"/>
          <w:sz w:val="22"/>
          <w:szCs w:val="22"/>
        </w:rPr>
        <w:t xml:space="preserve">Il presente documento riporta le specifiche di intervento sul software, metodologia WATERFALL, al fine di soddisfare i requisiti espressi dall’Amministrazione e descritti nella scheda di intervento </w:t>
      </w:r>
      <w:r w:rsidR="00410176" w:rsidRPr="00410176">
        <w:rPr>
          <w:rFonts w:cstheme="minorHAnsi"/>
          <w:sz w:val="22"/>
          <w:szCs w:val="22"/>
        </w:rPr>
        <w:t>SIUT-SIE-SC-1.3-20200616 Scheda intervento Scheda_n.21_SIES_</w:t>
      </w:r>
      <w:r w:rsidR="00F710D0">
        <w:rPr>
          <w:rFonts w:cstheme="minorHAnsi"/>
          <w:sz w:val="22"/>
          <w:szCs w:val="22"/>
        </w:rPr>
        <w:t>ReGIndE</w:t>
      </w:r>
      <w:r w:rsidR="00410176" w:rsidRPr="00410176">
        <w:rPr>
          <w:rFonts w:cstheme="minorHAnsi"/>
          <w:sz w:val="22"/>
          <w:szCs w:val="22"/>
        </w:rPr>
        <w:t>.pdf</w:t>
      </w:r>
      <w:r w:rsidR="00A51369" w:rsidRPr="0003326D">
        <w:rPr>
          <w:rFonts w:cstheme="minorHAnsi"/>
          <w:sz w:val="22"/>
          <w:szCs w:val="22"/>
        </w:rPr>
        <w:t>.</w:t>
      </w:r>
    </w:p>
    <w:p w14:paraId="69021C15" w14:textId="77777777" w:rsidR="00410176" w:rsidRPr="0003326D" w:rsidRDefault="00410176" w:rsidP="003A0403">
      <w:pPr>
        <w:pStyle w:val="Corpotesto"/>
        <w:rPr>
          <w:rFonts w:cstheme="minorHAnsi"/>
          <w:sz w:val="22"/>
          <w:szCs w:val="22"/>
        </w:rPr>
      </w:pPr>
    </w:p>
    <w:p w14:paraId="1A83DEE1" w14:textId="77777777" w:rsidR="00BB2E46" w:rsidRPr="009048A1"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0" w:name="_Toc16251723"/>
      <w:bookmarkStart w:id="21" w:name="_Toc24707572"/>
      <w:bookmarkStart w:id="22" w:name="_Toc25327820"/>
      <w:bookmarkStart w:id="23" w:name="_Toc77839082"/>
      <w:r w:rsidRPr="009048A1">
        <w:rPr>
          <w:rFonts w:cstheme="minorHAnsi"/>
          <w:color w:val="365F91" w:themeColor="accent1" w:themeShade="BF"/>
          <w:sz w:val="22"/>
          <w:szCs w:val="22"/>
        </w:rPr>
        <w:t>Riferimenti</w:t>
      </w:r>
      <w:bookmarkEnd w:id="20"/>
      <w:bookmarkEnd w:id="21"/>
      <w:bookmarkEnd w:id="22"/>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04"/>
        <w:gridCol w:w="5197"/>
        <w:gridCol w:w="3053"/>
      </w:tblGrid>
      <w:tr w:rsidR="00BB2E46" w:rsidRPr="002C2423" w14:paraId="65C0BF2A" w14:textId="77777777" w:rsidTr="0077191D">
        <w:tc>
          <w:tcPr>
            <w:tcW w:w="814" w:type="pct"/>
            <w:shd w:val="solid" w:color="4F81BD" w:themeColor="accent1" w:fill="FFFFFF"/>
            <w:vAlign w:val="center"/>
          </w:tcPr>
          <w:p w14:paraId="500A1928"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Riferimento</w:t>
            </w:r>
          </w:p>
        </w:tc>
        <w:tc>
          <w:tcPr>
            <w:tcW w:w="2637" w:type="pct"/>
            <w:shd w:val="solid" w:color="4F81BD" w:themeColor="accent1" w:fill="FFFFFF"/>
          </w:tcPr>
          <w:p w14:paraId="2E73EEF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Nome Documento</w:t>
            </w:r>
          </w:p>
        </w:tc>
        <w:tc>
          <w:tcPr>
            <w:tcW w:w="1549" w:type="pct"/>
            <w:shd w:val="solid" w:color="4F81BD" w:themeColor="accent1" w:fill="FFFFFF"/>
          </w:tcPr>
          <w:p w14:paraId="30A28478" w14:textId="77777777" w:rsidR="00BB2E46" w:rsidRPr="002C2423" w:rsidRDefault="00BB2E46" w:rsidP="0077191D">
            <w:pPr>
              <w:ind w:left="113" w:right="113"/>
              <w:jc w:val="left"/>
              <w:rPr>
                <w:rFonts w:cstheme="minorHAnsi"/>
                <w:b/>
                <w:bCs/>
                <w:color w:val="FFFFFF"/>
                <w:sz w:val="20"/>
              </w:rPr>
            </w:pPr>
            <w:r w:rsidRPr="002C2423">
              <w:rPr>
                <w:rFonts w:cstheme="minorHAnsi"/>
                <w:b/>
                <w:bCs/>
                <w:color w:val="FFFFFF"/>
                <w:sz w:val="20"/>
              </w:rPr>
              <w:t>Descrizione Documento</w:t>
            </w:r>
          </w:p>
        </w:tc>
      </w:tr>
      <w:tr w:rsidR="0016103E" w:rsidRPr="00005CA4" w14:paraId="051129C6" w14:textId="77777777" w:rsidTr="000A1B1D">
        <w:tc>
          <w:tcPr>
            <w:tcW w:w="814" w:type="pct"/>
            <w:vAlign w:val="center"/>
          </w:tcPr>
          <w:p w14:paraId="2E72AAB7" w14:textId="5F8BF912" w:rsidR="0016103E" w:rsidRPr="00005CA4" w:rsidRDefault="003D1363" w:rsidP="003D1363">
            <w:pPr>
              <w:ind w:right="41"/>
              <w:jc w:val="center"/>
              <w:rPr>
                <w:rFonts w:eastAsia="Calibri" w:cstheme="minorHAnsi"/>
                <w:sz w:val="20"/>
                <w:lang w:eastAsia="ar-SA"/>
              </w:rPr>
            </w:pPr>
            <w:r w:rsidRPr="003D1363">
              <w:rPr>
                <w:rFonts w:eastAsia="Calibri" w:cstheme="minorHAnsi"/>
                <w:sz w:val="20"/>
                <w:lang w:eastAsia="ar-SA"/>
              </w:rPr>
              <w:t>RIF1</w:t>
            </w:r>
          </w:p>
        </w:tc>
        <w:tc>
          <w:tcPr>
            <w:tcW w:w="2637" w:type="pct"/>
            <w:vAlign w:val="center"/>
          </w:tcPr>
          <w:p w14:paraId="000BFD02" w14:textId="79ED08CB" w:rsidR="0016103E" w:rsidRPr="009312B3" w:rsidRDefault="00410176" w:rsidP="000A1B1D">
            <w:pPr>
              <w:ind w:right="41"/>
              <w:jc w:val="center"/>
              <w:rPr>
                <w:rFonts w:eastAsia="Calibri" w:cstheme="minorHAnsi"/>
                <w:sz w:val="20"/>
                <w:lang w:eastAsia="ar-SA"/>
              </w:rPr>
            </w:pPr>
            <w:r w:rsidRPr="009312B3">
              <w:rPr>
                <w:rFonts w:eastAsia="Calibri" w:cstheme="minorHAnsi"/>
                <w:sz w:val="20"/>
                <w:lang w:eastAsia="ar-SA"/>
              </w:rPr>
              <w:t>SIUT-SIE-SC-1.3-20200616 Scheda intervento Scheda_n.21_SIES_</w:t>
            </w:r>
            <w:r w:rsidR="00F710D0">
              <w:rPr>
                <w:rFonts w:eastAsia="Calibri" w:cstheme="minorHAnsi"/>
                <w:sz w:val="20"/>
                <w:lang w:eastAsia="ar-SA"/>
              </w:rPr>
              <w:t>ReGIndE</w:t>
            </w:r>
            <w:r w:rsidRPr="009312B3">
              <w:rPr>
                <w:rFonts w:eastAsia="Calibri" w:cstheme="minorHAnsi"/>
                <w:sz w:val="20"/>
                <w:lang w:eastAsia="ar-SA"/>
              </w:rPr>
              <w:t>.pdf</w:t>
            </w:r>
          </w:p>
        </w:tc>
        <w:tc>
          <w:tcPr>
            <w:tcW w:w="1549" w:type="pct"/>
          </w:tcPr>
          <w:p w14:paraId="66F5F6FD" w14:textId="2BE1B508" w:rsidR="0016103E" w:rsidRPr="009312B3" w:rsidRDefault="009048A1" w:rsidP="00005CA4">
            <w:pPr>
              <w:ind w:right="41"/>
              <w:jc w:val="center"/>
              <w:rPr>
                <w:rFonts w:eastAsia="Calibri" w:cstheme="minorHAnsi"/>
                <w:sz w:val="20"/>
                <w:lang w:eastAsia="ar-SA"/>
              </w:rPr>
            </w:pPr>
            <w:r w:rsidRPr="009312B3">
              <w:rPr>
                <w:rFonts w:eastAsia="Calibri" w:cstheme="minorHAnsi"/>
                <w:sz w:val="20"/>
                <w:lang w:eastAsia="ar-SA"/>
              </w:rPr>
              <w:t>Scheda di intervento</w:t>
            </w:r>
          </w:p>
        </w:tc>
      </w:tr>
      <w:tr w:rsidR="002157AC" w:rsidRPr="003D1363" w14:paraId="656AF221" w14:textId="77777777" w:rsidTr="000A1B1D">
        <w:tc>
          <w:tcPr>
            <w:tcW w:w="814" w:type="pct"/>
            <w:vAlign w:val="center"/>
          </w:tcPr>
          <w:p w14:paraId="07C5A3FF" w14:textId="388A81A4" w:rsidR="002157AC" w:rsidRPr="003D1363" w:rsidRDefault="003D1363" w:rsidP="003D1363">
            <w:pPr>
              <w:ind w:right="41"/>
              <w:jc w:val="center"/>
              <w:rPr>
                <w:rFonts w:eastAsia="Calibri" w:cstheme="minorHAnsi"/>
                <w:sz w:val="20"/>
                <w:lang w:eastAsia="ar-SA"/>
              </w:rPr>
            </w:pPr>
            <w:r>
              <w:rPr>
                <w:rFonts w:eastAsia="Calibri" w:cstheme="minorHAnsi"/>
                <w:sz w:val="20"/>
                <w:lang w:eastAsia="ar-SA"/>
              </w:rPr>
              <w:t>RIF2</w:t>
            </w:r>
          </w:p>
        </w:tc>
        <w:tc>
          <w:tcPr>
            <w:tcW w:w="2637" w:type="pct"/>
            <w:vAlign w:val="center"/>
          </w:tcPr>
          <w:p w14:paraId="7434BFB9" w14:textId="77777777" w:rsidR="003D1363" w:rsidRPr="003D1363" w:rsidRDefault="003D1363" w:rsidP="003D1363">
            <w:pPr>
              <w:ind w:right="41"/>
              <w:jc w:val="center"/>
              <w:rPr>
                <w:rFonts w:eastAsia="Calibri" w:cstheme="minorHAnsi"/>
                <w:sz w:val="20"/>
                <w:lang w:eastAsia="ar-SA"/>
              </w:rPr>
            </w:pPr>
            <w:r w:rsidRPr="003D1363">
              <w:rPr>
                <w:rFonts w:eastAsia="Calibri" w:cstheme="minorHAnsi"/>
                <w:sz w:val="20"/>
                <w:lang w:eastAsia="ar-SA"/>
              </w:rPr>
              <w:t>m_dg.DOG07AR.14/07/2020.0001154.U</w:t>
            </w:r>
          </w:p>
          <w:p w14:paraId="443127A2" w14:textId="08F9DA34" w:rsidR="002157AC" w:rsidRPr="003D1363" w:rsidRDefault="002157AC" w:rsidP="002157AC">
            <w:pPr>
              <w:ind w:right="41"/>
              <w:jc w:val="center"/>
              <w:rPr>
                <w:rFonts w:eastAsia="Calibri" w:cstheme="minorHAnsi"/>
                <w:sz w:val="20"/>
                <w:lang w:eastAsia="ar-SA"/>
              </w:rPr>
            </w:pPr>
          </w:p>
        </w:tc>
        <w:tc>
          <w:tcPr>
            <w:tcW w:w="1549" w:type="pct"/>
          </w:tcPr>
          <w:p w14:paraId="2CCA3BF5" w14:textId="50B05C96" w:rsidR="002157AC" w:rsidRPr="003D1363" w:rsidRDefault="009048A1" w:rsidP="003D1363">
            <w:pPr>
              <w:ind w:right="41"/>
              <w:jc w:val="center"/>
              <w:rPr>
                <w:rFonts w:eastAsia="Calibri" w:cstheme="minorHAnsi"/>
                <w:sz w:val="20"/>
                <w:lang w:eastAsia="ar-SA"/>
              </w:rPr>
            </w:pPr>
            <w:r w:rsidRPr="003D1363">
              <w:rPr>
                <w:rFonts w:eastAsia="Calibri" w:cstheme="minorHAnsi"/>
                <w:sz w:val="20"/>
                <w:lang w:eastAsia="ar-SA"/>
              </w:rPr>
              <w:t>Approvazione scheda intervento</w:t>
            </w:r>
          </w:p>
        </w:tc>
      </w:tr>
    </w:tbl>
    <w:p w14:paraId="5D8C4363" w14:textId="77777777" w:rsidR="00410176" w:rsidRDefault="00410176" w:rsidP="00410176">
      <w:pPr>
        <w:pStyle w:val="Titolo2"/>
        <w:keepLines w:val="0"/>
        <w:tabs>
          <w:tab w:val="left" w:pos="567"/>
        </w:tabs>
        <w:spacing w:before="180" w:after="120"/>
        <w:rPr>
          <w:rFonts w:cstheme="minorHAnsi"/>
          <w:color w:val="365F91" w:themeColor="accent1" w:themeShade="BF"/>
          <w:sz w:val="22"/>
          <w:szCs w:val="22"/>
        </w:rPr>
      </w:pPr>
      <w:bookmarkStart w:id="24" w:name="_Toc24707573"/>
      <w:bookmarkStart w:id="25" w:name="_Toc25327821"/>
    </w:p>
    <w:p w14:paraId="643F68B7"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6" w:name="_Toc77839083"/>
      <w:r w:rsidRPr="00F63FDE">
        <w:rPr>
          <w:rFonts w:cstheme="minorHAnsi"/>
          <w:color w:val="365F91" w:themeColor="accent1" w:themeShade="BF"/>
          <w:sz w:val="22"/>
          <w:szCs w:val="22"/>
        </w:rPr>
        <w:t>Glossario</w:t>
      </w:r>
      <w:bookmarkEnd w:id="24"/>
      <w:bookmarkEnd w:id="25"/>
      <w:bookmarkEnd w:id="26"/>
    </w:p>
    <w:p w14:paraId="6FA10EC4" w14:textId="77777777" w:rsidR="00BB2E46"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 w:name="_Toc24707574"/>
      <w:bookmarkStart w:id="28" w:name="_Toc25327822"/>
      <w:bookmarkStart w:id="29" w:name="_Toc77839084"/>
      <w:r w:rsidRPr="00972D53">
        <w:rPr>
          <w:color w:val="365F91" w:themeColor="accent1" w:themeShade="BF"/>
          <w:sz w:val="22"/>
          <w:szCs w:val="22"/>
        </w:rPr>
        <w:t>Definizioni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04"/>
        <w:gridCol w:w="8250"/>
      </w:tblGrid>
      <w:tr w:rsidR="00410176" w:rsidRPr="002C2423" w14:paraId="79B86E86" w14:textId="77777777" w:rsidTr="00410176">
        <w:tc>
          <w:tcPr>
            <w:tcW w:w="814" w:type="pct"/>
            <w:shd w:val="solid" w:color="4F81BD" w:themeColor="accent1" w:fill="FFFFFF"/>
            <w:vAlign w:val="center"/>
          </w:tcPr>
          <w:p w14:paraId="3E5565E0" w14:textId="42A7C64E" w:rsidR="00410176" w:rsidRPr="002C2423" w:rsidRDefault="00410176" w:rsidP="00F10C6F">
            <w:pPr>
              <w:ind w:left="113" w:right="113"/>
              <w:jc w:val="center"/>
              <w:rPr>
                <w:rFonts w:cstheme="minorHAnsi"/>
                <w:b/>
                <w:bCs/>
                <w:color w:val="FFFFFF"/>
                <w:sz w:val="20"/>
              </w:rPr>
            </w:pPr>
            <w:r w:rsidRPr="002C2423">
              <w:rPr>
                <w:rFonts w:cstheme="minorHAnsi"/>
                <w:b/>
                <w:bCs/>
                <w:color w:val="FFFFFF"/>
                <w:sz w:val="20"/>
              </w:rPr>
              <w:t>Definizione</w:t>
            </w:r>
          </w:p>
        </w:tc>
        <w:tc>
          <w:tcPr>
            <w:tcW w:w="4186" w:type="pct"/>
            <w:shd w:val="solid" w:color="4F81BD" w:themeColor="accent1" w:fill="FFFFFF"/>
          </w:tcPr>
          <w:p w14:paraId="37880F1C" w14:textId="12A17DF9" w:rsidR="00410176" w:rsidRPr="002C2423" w:rsidRDefault="00410176" w:rsidP="00410176">
            <w:pPr>
              <w:ind w:left="113" w:right="113"/>
              <w:jc w:val="center"/>
              <w:rPr>
                <w:rFonts w:cstheme="minorHAnsi"/>
                <w:b/>
                <w:bCs/>
                <w:color w:val="FFFFFF"/>
                <w:sz w:val="20"/>
              </w:rPr>
            </w:pPr>
            <w:r w:rsidRPr="002C2423">
              <w:rPr>
                <w:rFonts w:cstheme="minorHAnsi"/>
                <w:b/>
                <w:bCs/>
                <w:color w:val="FFFFFF"/>
                <w:sz w:val="20"/>
              </w:rPr>
              <w:t>Descrizione</w:t>
            </w:r>
          </w:p>
        </w:tc>
      </w:tr>
      <w:tr w:rsidR="00410176" w:rsidRPr="002C2423" w14:paraId="0F41F3C1" w14:textId="77777777" w:rsidTr="00410176">
        <w:tc>
          <w:tcPr>
            <w:tcW w:w="814" w:type="pct"/>
            <w:vAlign w:val="center"/>
          </w:tcPr>
          <w:p w14:paraId="33750437" w14:textId="77777777" w:rsidR="00410176" w:rsidRPr="00363B37" w:rsidRDefault="00410176" w:rsidP="00410176">
            <w:pPr>
              <w:ind w:right="41"/>
              <w:rPr>
                <w:rFonts w:eastAsia="Calibri" w:cstheme="minorHAnsi"/>
                <w:sz w:val="20"/>
                <w:highlight w:val="yellow"/>
                <w:lang w:val="en-US" w:eastAsia="ar-SA"/>
              </w:rPr>
            </w:pPr>
          </w:p>
        </w:tc>
        <w:tc>
          <w:tcPr>
            <w:tcW w:w="4186" w:type="pct"/>
            <w:vAlign w:val="center"/>
          </w:tcPr>
          <w:p w14:paraId="57EBE1CA" w14:textId="586A85BC" w:rsidR="00410176" w:rsidRPr="00363B37" w:rsidRDefault="00410176" w:rsidP="00F10C6F">
            <w:pPr>
              <w:ind w:right="41"/>
              <w:rPr>
                <w:rFonts w:eastAsia="Calibri" w:cstheme="minorHAnsi"/>
                <w:sz w:val="20"/>
                <w:highlight w:val="yellow"/>
                <w:lang w:eastAsia="ar-SA"/>
              </w:rPr>
            </w:pPr>
          </w:p>
        </w:tc>
      </w:tr>
    </w:tbl>
    <w:p w14:paraId="2FFAA9EB" w14:textId="77777777" w:rsidR="00410176" w:rsidRPr="00410176" w:rsidRDefault="00410176" w:rsidP="00410176"/>
    <w:p w14:paraId="102E1683" w14:textId="77777777" w:rsidR="00BB2E46" w:rsidRPr="00972D53"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 w:name="_Toc77839085"/>
      <w:r w:rsidRPr="00972D53">
        <w:rPr>
          <w:color w:val="365F91" w:themeColor="accent1" w:themeShade="BF"/>
          <w:sz w:val="22"/>
          <w:szCs w:val="22"/>
        </w:rPr>
        <w:t>Acronimi e abbreviazioni</w:t>
      </w:r>
      <w:bookmarkEnd w:id="3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5"/>
        <w:gridCol w:w="7349"/>
      </w:tblGrid>
      <w:tr w:rsidR="00BB2E46" w:rsidRPr="002C2423" w14:paraId="694980C8" w14:textId="77777777" w:rsidTr="0077191D">
        <w:trPr>
          <w:tblHeader/>
        </w:trPr>
        <w:tc>
          <w:tcPr>
            <w:tcW w:w="1271" w:type="pct"/>
            <w:shd w:val="solid" w:color="4F81BD" w:themeColor="accent1" w:fill="FFFFFF"/>
          </w:tcPr>
          <w:p w14:paraId="53224E9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Sigla</w:t>
            </w:r>
          </w:p>
        </w:tc>
        <w:tc>
          <w:tcPr>
            <w:tcW w:w="3729" w:type="pct"/>
            <w:shd w:val="solid" w:color="4F81BD" w:themeColor="accent1" w:fill="FFFFFF"/>
          </w:tcPr>
          <w:p w14:paraId="662D0C9B"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Descrizione</w:t>
            </w:r>
          </w:p>
        </w:tc>
      </w:tr>
      <w:tr w:rsidR="00BB2E46" w:rsidRPr="002C2423" w14:paraId="57B9A95B" w14:textId="77777777" w:rsidTr="0077191D">
        <w:tc>
          <w:tcPr>
            <w:tcW w:w="1271" w:type="pct"/>
            <w:vAlign w:val="center"/>
          </w:tcPr>
          <w:p w14:paraId="43DE56C4" w14:textId="77777777" w:rsidR="00BB2E46" w:rsidRPr="002C2423" w:rsidRDefault="00BB2E46" w:rsidP="0077191D">
            <w:pPr>
              <w:suppressLineNumbers/>
              <w:suppressAutoHyphens/>
              <w:jc w:val="center"/>
              <w:rPr>
                <w:rFonts w:cstheme="minorHAnsi"/>
                <w:sz w:val="20"/>
                <w:lang w:eastAsia="ar-SA"/>
              </w:rPr>
            </w:pPr>
            <w:proofErr w:type="spellStart"/>
            <w:r w:rsidRPr="002C2423">
              <w:rPr>
                <w:rFonts w:cstheme="minorHAnsi"/>
                <w:sz w:val="20"/>
              </w:rPr>
              <w:t>AgID</w:t>
            </w:r>
            <w:proofErr w:type="spellEnd"/>
          </w:p>
        </w:tc>
        <w:tc>
          <w:tcPr>
            <w:tcW w:w="3729" w:type="pct"/>
            <w:vAlign w:val="center"/>
          </w:tcPr>
          <w:p w14:paraId="43B37C70" w14:textId="77777777" w:rsidR="00BB2E46" w:rsidRPr="002C2423" w:rsidRDefault="00BB2E46" w:rsidP="0077191D">
            <w:pPr>
              <w:suppressLineNumbers/>
              <w:suppressAutoHyphens/>
              <w:rPr>
                <w:rFonts w:cstheme="minorHAnsi"/>
                <w:sz w:val="20"/>
                <w:lang w:eastAsia="ar-SA"/>
              </w:rPr>
            </w:pPr>
            <w:r w:rsidRPr="002C2423">
              <w:rPr>
                <w:rFonts w:cstheme="minorHAnsi"/>
                <w:sz w:val="20"/>
              </w:rPr>
              <w:t>Agenzia per l’Italia Digitale</w:t>
            </w:r>
          </w:p>
        </w:tc>
      </w:tr>
      <w:tr w:rsidR="00BB2E46" w:rsidRPr="002C2423" w14:paraId="66DA7E3E" w14:textId="77777777" w:rsidTr="0077191D">
        <w:tc>
          <w:tcPr>
            <w:tcW w:w="1271" w:type="pct"/>
            <w:vAlign w:val="center"/>
          </w:tcPr>
          <w:p w14:paraId="08A2EBA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API</w:t>
            </w:r>
          </w:p>
        </w:tc>
        <w:tc>
          <w:tcPr>
            <w:tcW w:w="3729" w:type="pct"/>
            <w:vAlign w:val="center"/>
          </w:tcPr>
          <w:p w14:paraId="6D36B569" w14:textId="77777777" w:rsidR="00BB2E46" w:rsidRPr="002C2423" w:rsidRDefault="00BB2E46" w:rsidP="0077191D">
            <w:pPr>
              <w:suppressLineNumbers/>
              <w:suppressAutoHyphens/>
              <w:rPr>
                <w:rFonts w:cstheme="minorHAnsi"/>
                <w:sz w:val="20"/>
                <w:lang w:eastAsia="ar-SA"/>
              </w:rPr>
            </w:pPr>
            <w:r w:rsidRPr="002C2423">
              <w:rPr>
                <w:rFonts w:cstheme="minorHAnsi"/>
                <w:sz w:val="20"/>
              </w:rPr>
              <w:t>Application Programming Interface</w:t>
            </w:r>
          </w:p>
        </w:tc>
      </w:tr>
      <w:tr w:rsidR="00BB2E46" w:rsidRPr="002C2423" w14:paraId="1C9462AA" w14:textId="77777777" w:rsidTr="0077191D">
        <w:tc>
          <w:tcPr>
            <w:tcW w:w="1271" w:type="pct"/>
            <w:vAlign w:val="center"/>
          </w:tcPr>
          <w:p w14:paraId="672A0F86"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CPU</w:t>
            </w:r>
          </w:p>
        </w:tc>
        <w:tc>
          <w:tcPr>
            <w:tcW w:w="3729" w:type="pct"/>
            <w:vAlign w:val="center"/>
          </w:tcPr>
          <w:p w14:paraId="53A2834F" w14:textId="77777777" w:rsidR="00BB2E46" w:rsidRPr="002C2423" w:rsidRDefault="00BB2E46" w:rsidP="0077191D">
            <w:pPr>
              <w:suppressLineNumbers/>
              <w:suppressAutoHyphens/>
              <w:rPr>
                <w:rFonts w:cstheme="minorHAnsi"/>
                <w:sz w:val="20"/>
                <w:lang w:eastAsia="ar-SA"/>
              </w:rPr>
            </w:pPr>
            <w:r w:rsidRPr="002C2423">
              <w:rPr>
                <w:rFonts w:cstheme="minorHAnsi"/>
                <w:sz w:val="20"/>
              </w:rPr>
              <w:t>Central Processing Unit</w:t>
            </w:r>
          </w:p>
        </w:tc>
      </w:tr>
      <w:tr w:rsidR="00BB2E46" w:rsidRPr="002C2423" w14:paraId="559DDAB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399DBF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CV</w:t>
            </w:r>
          </w:p>
        </w:tc>
        <w:tc>
          <w:tcPr>
            <w:tcW w:w="3729" w:type="pct"/>
            <w:tcBorders>
              <w:top w:val="single" w:sz="6" w:space="0" w:color="1F497D" w:themeColor="text2"/>
            </w:tcBorders>
          </w:tcPr>
          <w:p w14:paraId="409956A5" w14:textId="77777777" w:rsidR="00BB2E46" w:rsidRPr="002C2423" w:rsidRDefault="00BB2E46" w:rsidP="0077191D">
            <w:pPr>
              <w:suppressLineNumbers/>
              <w:suppressAutoHyphens/>
              <w:rPr>
                <w:rFonts w:cstheme="minorHAnsi"/>
                <w:sz w:val="20"/>
                <w:lang w:val="it"/>
              </w:rPr>
            </w:pPr>
            <w:r w:rsidRPr="002C2423">
              <w:rPr>
                <w:rFonts w:cstheme="minorHAnsi"/>
                <w:sz w:val="20"/>
                <w:lang w:val="it"/>
              </w:rPr>
              <w:t>Curriculum Vitae</w:t>
            </w:r>
          </w:p>
        </w:tc>
      </w:tr>
      <w:tr w:rsidR="00BB2E46" w:rsidRPr="002C2423" w14:paraId="1E77DCA3" w14:textId="77777777" w:rsidTr="0077191D">
        <w:tc>
          <w:tcPr>
            <w:tcW w:w="1271" w:type="pct"/>
            <w:vAlign w:val="center"/>
          </w:tcPr>
          <w:p w14:paraId="23DBC7F1" w14:textId="77777777" w:rsidR="00BB2E46" w:rsidRPr="002C2423" w:rsidRDefault="00BB2E46" w:rsidP="0077191D">
            <w:pPr>
              <w:suppressLineNumbers/>
              <w:suppressAutoHyphens/>
              <w:jc w:val="center"/>
              <w:rPr>
                <w:rFonts w:cstheme="minorHAnsi"/>
                <w:sz w:val="20"/>
              </w:rPr>
            </w:pPr>
            <w:r w:rsidRPr="002C2423">
              <w:rPr>
                <w:rFonts w:cstheme="minorHAnsi"/>
                <w:sz w:val="20"/>
              </w:rPr>
              <w:t>DB</w:t>
            </w:r>
          </w:p>
        </w:tc>
        <w:tc>
          <w:tcPr>
            <w:tcW w:w="3729" w:type="pct"/>
            <w:vAlign w:val="center"/>
          </w:tcPr>
          <w:p w14:paraId="419223E5" w14:textId="77777777" w:rsidR="00BB2E46" w:rsidRPr="002C2423" w:rsidRDefault="00BB2E46" w:rsidP="0077191D">
            <w:pPr>
              <w:suppressLineNumbers/>
              <w:suppressAutoHyphens/>
              <w:rPr>
                <w:rFonts w:cstheme="minorHAnsi"/>
                <w:sz w:val="20"/>
                <w:lang w:eastAsia="ar-SA"/>
              </w:rPr>
            </w:pPr>
            <w:r w:rsidRPr="002C2423">
              <w:rPr>
                <w:rFonts w:cstheme="minorHAnsi"/>
                <w:sz w:val="20"/>
              </w:rPr>
              <w:t>Data Base</w:t>
            </w:r>
          </w:p>
        </w:tc>
      </w:tr>
      <w:tr w:rsidR="00BB2E46" w:rsidRPr="002C2423" w14:paraId="563C573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75827E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DEC</w:t>
            </w:r>
          </w:p>
        </w:tc>
        <w:tc>
          <w:tcPr>
            <w:tcW w:w="3729" w:type="pct"/>
            <w:tcBorders>
              <w:top w:val="single" w:sz="6" w:space="0" w:color="1F497D" w:themeColor="text2"/>
            </w:tcBorders>
          </w:tcPr>
          <w:p w14:paraId="0BFF2508"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Direttore Esecutivo Contratto</w:t>
            </w:r>
          </w:p>
        </w:tc>
      </w:tr>
      <w:tr w:rsidR="00BB2E46" w:rsidRPr="002C2423" w14:paraId="40CCE01C" w14:textId="77777777" w:rsidTr="0077191D">
        <w:tc>
          <w:tcPr>
            <w:tcW w:w="1271" w:type="pct"/>
            <w:vAlign w:val="center"/>
          </w:tcPr>
          <w:p w14:paraId="63EB5C88" w14:textId="77777777" w:rsidR="00BB2E46" w:rsidRPr="002C2423" w:rsidRDefault="00BB2E46" w:rsidP="0077191D">
            <w:pPr>
              <w:suppressLineNumbers/>
              <w:suppressAutoHyphens/>
              <w:jc w:val="center"/>
              <w:rPr>
                <w:rFonts w:cstheme="minorHAnsi"/>
                <w:sz w:val="20"/>
              </w:rPr>
            </w:pPr>
            <w:r w:rsidRPr="002C2423">
              <w:rPr>
                <w:rFonts w:cstheme="minorHAnsi"/>
                <w:sz w:val="20"/>
              </w:rPr>
              <w:t>DGSIA</w:t>
            </w:r>
          </w:p>
        </w:tc>
        <w:tc>
          <w:tcPr>
            <w:tcW w:w="3729" w:type="pct"/>
            <w:vAlign w:val="center"/>
          </w:tcPr>
          <w:p w14:paraId="5749AF09"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Direzione Generale per i Sistemi Informativi Automatizzati</w:t>
            </w:r>
          </w:p>
        </w:tc>
      </w:tr>
      <w:tr w:rsidR="00BB2E46" w:rsidRPr="002C2423" w14:paraId="2677B082" w14:textId="77777777" w:rsidTr="0077191D">
        <w:tc>
          <w:tcPr>
            <w:tcW w:w="1271" w:type="pct"/>
            <w:vAlign w:val="center"/>
          </w:tcPr>
          <w:p w14:paraId="0EBE64F9" w14:textId="77777777" w:rsidR="00BB2E46" w:rsidRPr="002C2423" w:rsidRDefault="00BB2E46" w:rsidP="0077191D">
            <w:pPr>
              <w:suppressLineNumbers/>
              <w:suppressAutoHyphens/>
              <w:jc w:val="center"/>
              <w:rPr>
                <w:rFonts w:cstheme="minorHAnsi"/>
                <w:sz w:val="20"/>
              </w:rPr>
            </w:pPr>
            <w:r w:rsidRPr="002C2423">
              <w:rPr>
                <w:rFonts w:cstheme="minorHAnsi"/>
                <w:sz w:val="20"/>
              </w:rPr>
              <w:t>DR</w:t>
            </w:r>
          </w:p>
        </w:tc>
        <w:tc>
          <w:tcPr>
            <w:tcW w:w="3729" w:type="pct"/>
            <w:vAlign w:val="center"/>
          </w:tcPr>
          <w:p w14:paraId="39344CEB"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Disaster Recovery</w:t>
            </w:r>
          </w:p>
        </w:tc>
      </w:tr>
      <w:tr w:rsidR="00BB2E46" w:rsidRPr="002C2423" w14:paraId="72759693" w14:textId="77777777" w:rsidTr="0077191D">
        <w:tc>
          <w:tcPr>
            <w:tcW w:w="1271" w:type="pct"/>
            <w:vAlign w:val="center"/>
          </w:tcPr>
          <w:p w14:paraId="58BB3C99" w14:textId="77777777" w:rsidR="00BB2E46" w:rsidRPr="002C2423" w:rsidRDefault="00BB2E46" w:rsidP="0077191D">
            <w:pPr>
              <w:suppressLineNumbers/>
              <w:suppressAutoHyphens/>
              <w:jc w:val="center"/>
              <w:rPr>
                <w:rFonts w:cstheme="minorHAnsi"/>
                <w:sz w:val="20"/>
              </w:rPr>
            </w:pPr>
            <w:r w:rsidRPr="002C2423">
              <w:rPr>
                <w:rFonts w:cstheme="minorHAnsi"/>
                <w:sz w:val="20"/>
              </w:rPr>
              <w:t>ETSI</w:t>
            </w:r>
          </w:p>
        </w:tc>
        <w:tc>
          <w:tcPr>
            <w:tcW w:w="3729" w:type="pct"/>
            <w:vAlign w:val="center"/>
          </w:tcPr>
          <w:p w14:paraId="22109D77"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European</w:t>
            </w:r>
            <w:proofErr w:type="spellEnd"/>
            <w:r w:rsidRPr="002C2423">
              <w:rPr>
                <w:rFonts w:cstheme="minorHAnsi"/>
                <w:sz w:val="20"/>
              </w:rPr>
              <w:t xml:space="preserve"> </w:t>
            </w:r>
            <w:proofErr w:type="spellStart"/>
            <w:r w:rsidRPr="002C2423">
              <w:rPr>
                <w:rFonts w:cstheme="minorHAnsi"/>
                <w:sz w:val="20"/>
              </w:rPr>
              <w:t>Telecommunications</w:t>
            </w:r>
            <w:proofErr w:type="spellEnd"/>
            <w:r w:rsidRPr="002C2423">
              <w:rPr>
                <w:rFonts w:cstheme="minorHAnsi"/>
                <w:sz w:val="20"/>
              </w:rPr>
              <w:t xml:space="preserve"> </w:t>
            </w:r>
            <w:proofErr w:type="spellStart"/>
            <w:r w:rsidRPr="002C2423">
              <w:rPr>
                <w:rFonts w:cstheme="minorHAnsi"/>
                <w:sz w:val="20"/>
              </w:rPr>
              <w:t>Standards</w:t>
            </w:r>
            <w:proofErr w:type="spellEnd"/>
            <w:r w:rsidRPr="002C2423">
              <w:rPr>
                <w:rFonts w:cstheme="minorHAnsi"/>
                <w:sz w:val="20"/>
              </w:rPr>
              <w:t xml:space="preserve"> </w:t>
            </w:r>
            <w:proofErr w:type="spellStart"/>
            <w:r w:rsidRPr="002C2423">
              <w:rPr>
                <w:rFonts w:cstheme="minorHAnsi"/>
                <w:sz w:val="20"/>
              </w:rPr>
              <w:t>Institute</w:t>
            </w:r>
            <w:proofErr w:type="spellEnd"/>
          </w:p>
        </w:tc>
      </w:tr>
      <w:tr w:rsidR="00BB2E46" w:rsidRPr="002C2423" w14:paraId="56E0B92F" w14:textId="77777777" w:rsidTr="0077191D">
        <w:tc>
          <w:tcPr>
            <w:tcW w:w="1271" w:type="pct"/>
            <w:vAlign w:val="center"/>
          </w:tcPr>
          <w:p w14:paraId="241E7606" w14:textId="77777777" w:rsidR="00BB2E46" w:rsidRPr="002C2423" w:rsidRDefault="00BB2E46" w:rsidP="0077191D">
            <w:pPr>
              <w:suppressLineNumbers/>
              <w:suppressAutoHyphens/>
              <w:jc w:val="center"/>
              <w:rPr>
                <w:rFonts w:cstheme="minorHAnsi"/>
                <w:sz w:val="20"/>
              </w:rPr>
            </w:pPr>
            <w:r w:rsidRPr="002C2423">
              <w:rPr>
                <w:rFonts w:cstheme="minorHAnsi"/>
                <w:sz w:val="20"/>
              </w:rPr>
              <w:t>FP</w:t>
            </w:r>
          </w:p>
        </w:tc>
        <w:tc>
          <w:tcPr>
            <w:tcW w:w="3729" w:type="pct"/>
            <w:vAlign w:val="center"/>
          </w:tcPr>
          <w:p w14:paraId="3FA277F5" w14:textId="77777777" w:rsidR="00BB2E46" w:rsidRPr="002C2423" w:rsidRDefault="00BB2E46" w:rsidP="0077191D">
            <w:pPr>
              <w:suppressLineNumbers/>
              <w:suppressAutoHyphens/>
              <w:rPr>
                <w:rFonts w:cstheme="minorHAnsi"/>
                <w:sz w:val="20"/>
                <w:lang w:eastAsia="ar-SA"/>
              </w:rPr>
            </w:pPr>
            <w:r w:rsidRPr="002C2423">
              <w:rPr>
                <w:rFonts w:cstheme="minorHAnsi"/>
                <w:sz w:val="20"/>
              </w:rPr>
              <w:t>Function Point</w:t>
            </w:r>
          </w:p>
        </w:tc>
      </w:tr>
      <w:tr w:rsidR="00BB2E46" w:rsidRPr="002C2423" w14:paraId="159FF455" w14:textId="77777777" w:rsidTr="0077191D">
        <w:tc>
          <w:tcPr>
            <w:tcW w:w="1271" w:type="pct"/>
            <w:vAlign w:val="center"/>
          </w:tcPr>
          <w:p w14:paraId="062D2F59" w14:textId="77777777" w:rsidR="00BB2E46" w:rsidRPr="002C2423" w:rsidRDefault="00BB2E46" w:rsidP="0077191D">
            <w:pPr>
              <w:suppressLineNumbers/>
              <w:suppressAutoHyphens/>
              <w:jc w:val="center"/>
              <w:rPr>
                <w:rFonts w:cstheme="minorHAnsi"/>
                <w:sz w:val="20"/>
              </w:rPr>
            </w:pPr>
            <w:r w:rsidRPr="002C2423">
              <w:rPr>
                <w:rFonts w:cstheme="minorHAnsi"/>
                <w:sz w:val="20"/>
              </w:rPr>
              <w:t>GdL</w:t>
            </w:r>
          </w:p>
        </w:tc>
        <w:tc>
          <w:tcPr>
            <w:tcW w:w="3729" w:type="pct"/>
            <w:vAlign w:val="center"/>
          </w:tcPr>
          <w:p w14:paraId="0E7E12B2" w14:textId="77777777" w:rsidR="00BB2E46" w:rsidRPr="002C2423" w:rsidRDefault="00BB2E46" w:rsidP="0077191D">
            <w:pPr>
              <w:suppressLineNumbers/>
              <w:suppressAutoHyphens/>
              <w:rPr>
                <w:rFonts w:cstheme="minorHAnsi"/>
                <w:sz w:val="20"/>
              </w:rPr>
            </w:pPr>
            <w:r w:rsidRPr="002C2423">
              <w:rPr>
                <w:rFonts w:cstheme="minorHAnsi"/>
                <w:sz w:val="20"/>
              </w:rPr>
              <w:t>Gruppo di Lavoro</w:t>
            </w:r>
          </w:p>
        </w:tc>
      </w:tr>
      <w:tr w:rsidR="00BB2E46" w:rsidRPr="002C2423" w14:paraId="1D6F89E2" w14:textId="77777777" w:rsidTr="0077191D">
        <w:tc>
          <w:tcPr>
            <w:tcW w:w="1271" w:type="pct"/>
            <w:vAlign w:val="center"/>
          </w:tcPr>
          <w:p w14:paraId="346D272A" w14:textId="77777777" w:rsidR="00BB2E46" w:rsidRPr="002C2423" w:rsidRDefault="00BB2E46" w:rsidP="0077191D">
            <w:pPr>
              <w:suppressLineNumbers/>
              <w:suppressAutoHyphens/>
              <w:jc w:val="center"/>
              <w:rPr>
                <w:rFonts w:cstheme="minorHAnsi"/>
                <w:sz w:val="20"/>
              </w:rPr>
            </w:pPr>
            <w:r w:rsidRPr="002C2423">
              <w:rPr>
                <w:rFonts w:cstheme="minorHAnsi"/>
                <w:sz w:val="20"/>
              </w:rPr>
              <w:t>GDPR</w:t>
            </w:r>
          </w:p>
        </w:tc>
        <w:tc>
          <w:tcPr>
            <w:tcW w:w="3729" w:type="pct"/>
            <w:vAlign w:val="center"/>
          </w:tcPr>
          <w:p w14:paraId="5A843845"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General Data </w:t>
            </w:r>
            <w:proofErr w:type="spellStart"/>
            <w:r w:rsidRPr="002C2423">
              <w:rPr>
                <w:rFonts w:cstheme="minorHAnsi"/>
                <w:sz w:val="20"/>
              </w:rPr>
              <w:t>Protection</w:t>
            </w:r>
            <w:proofErr w:type="spellEnd"/>
            <w:r w:rsidRPr="002C2423">
              <w:rPr>
                <w:rFonts w:cstheme="minorHAnsi"/>
                <w:sz w:val="20"/>
              </w:rPr>
              <w:t xml:space="preserve"> </w:t>
            </w:r>
            <w:proofErr w:type="spellStart"/>
            <w:r w:rsidRPr="002C2423">
              <w:rPr>
                <w:rFonts w:cstheme="minorHAnsi"/>
                <w:sz w:val="20"/>
              </w:rPr>
              <w:t>Regulation</w:t>
            </w:r>
            <w:proofErr w:type="spellEnd"/>
          </w:p>
        </w:tc>
      </w:tr>
      <w:tr w:rsidR="00BB2E46" w:rsidRPr="002C2423" w14:paraId="6E683AC4" w14:textId="77777777" w:rsidTr="0077191D">
        <w:tc>
          <w:tcPr>
            <w:tcW w:w="1271" w:type="pct"/>
            <w:vAlign w:val="center"/>
          </w:tcPr>
          <w:p w14:paraId="5B095C45" w14:textId="77777777" w:rsidR="00BB2E46" w:rsidRPr="002C2423" w:rsidRDefault="00BB2E46" w:rsidP="0077191D">
            <w:pPr>
              <w:suppressLineNumbers/>
              <w:suppressAutoHyphens/>
              <w:jc w:val="center"/>
              <w:rPr>
                <w:rFonts w:cstheme="minorHAnsi"/>
                <w:sz w:val="20"/>
              </w:rPr>
            </w:pPr>
            <w:r w:rsidRPr="002C2423">
              <w:rPr>
                <w:rFonts w:cstheme="minorHAnsi"/>
                <w:sz w:val="20"/>
              </w:rPr>
              <w:t>HW</w:t>
            </w:r>
          </w:p>
        </w:tc>
        <w:tc>
          <w:tcPr>
            <w:tcW w:w="3729" w:type="pct"/>
            <w:vAlign w:val="center"/>
          </w:tcPr>
          <w:p w14:paraId="1125B39D" w14:textId="77777777" w:rsidR="00BB2E46" w:rsidRPr="002C2423" w:rsidRDefault="00BB2E46" w:rsidP="0077191D">
            <w:pPr>
              <w:suppressLineNumbers/>
              <w:suppressAutoHyphens/>
              <w:rPr>
                <w:rFonts w:cstheme="minorHAnsi"/>
                <w:sz w:val="20"/>
                <w:lang w:eastAsia="ar-SA"/>
              </w:rPr>
            </w:pPr>
            <w:r w:rsidRPr="002C2423">
              <w:rPr>
                <w:rFonts w:cstheme="minorHAnsi"/>
                <w:sz w:val="20"/>
              </w:rPr>
              <w:t>HardWare</w:t>
            </w:r>
          </w:p>
        </w:tc>
      </w:tr>
      <w:tr w:rsidR="00BB2E46" w:rsidRPr="002C2423" w14:paraId="6B89A8E8" w14:textId="77777777" w:rsidTr="0077191D">
        <w:tc>
          <w:tcPr>
            <w:tcW w:w="1271" w:type="pct"/>
            <w:vAlign w:val="center"/>
          </w:tcPr>
          <w:p w14:paraId="2FA35BE7" w14:textId="77777777" w:rsidR="00BB2E46" w:rsidRPr="002C2423" w:rsidRDefault="00BB2E46" w:rsidP="0077191D">
            <w:pPr>
              <w:suppressLineNumbers/>
              <w:suppressAutoHyphens/>
              <w:jc w:val="center"/>
              <w:rPr>
                <w:rFonts w:cstheme="minorHAnsi"/>
                <w:sz w:val="20"/>
              </w:rPr>
            </w:pPr>
            <w:r w:rsidRPr="002C2423">
              <w:rPr>
                <w:rFonts w:cstheme="minorHAnsi"/>
                <w:sz w:val="20"/>
              </w:rPr>
              <w:t>ICT</w:t>
            </w:r>
          </w:p>
        </w:tc>
        <w:tc>
          <w:tcPr>
            <w:tcW w:w="3729" w:type="pct"/>
            <w:vAlign w:val="center"/>
          </w:tcPr>
          <w:p w14:paraId="29097992"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Information &amp; </w:t>
            </w:r>
            <w:proofErr w:type="spellStart"/>
            <w:r w:rsidRPr="002C2423">
              <w:rPr>
                <w:rFonts w:cstheme="minorHAnsi"/>
                <w:sz w:val="20"/>
              </w:rPr>
              <w:t>Communication</w:t>
            </w:r>
            <w:proofErr w:type="spellEnd"/>
            <w:r w:rsidRPr="002C2423">
              <w:rPr>
                <w:rFonts w:cstheme="minorHAnsi"/>
                <w:sz w:val="20"/>
              </w:rPr>
              <w:t xml:space="preserve"> Technology</w:t>
            </w:r>
          </w:p>
        </w:tc>
      </w:tr>
      <w:tr w:rsidR="00BB2E46" w:rsidRPr="002C2423" w14:paraId="51023002" w14:textId="77777777" w:rsidTr="0077191D">
        <w:tc>
          <w:tcPr>
            <w:tcW w:w="1271" w:type="pct"/>
            <w:vAlign w:val="center"/>
          </w:tcPr>
          <w:p w14:paraId="1B21C871" w14:textId="77777777" w:rsidR="00BB2E46" w:rsidRPr="002C2423" w:rsidRDefault="00BB2E46" w:rsidP="0077191D">
            <w:pPr>
              <w:suppressLineNumbers/>
              <w:suppressAutoHyphens/>
              <w:jc w:val="center"/>
              <w:rPr>
                <w:rFonts w:cstheme="minorHAnsi"/>
                <w:sz w:val="20"/>
              </w:rPr>
            </w:pPr>
            <w:r w:rsidRPr="002C2423">
              <w:rPr>
                <w:rFonts w:cstheme="minorHAnsi"/>
                <w:sz w:val="20"/>
              </w:rPr>
              <w:t>ISO</w:t>
            </w:r>
          </w:p>
        </w:tc>
        <w:tc>
          <w:tcPr>
            <w:tcW w:w="3729" w:type="pct"/>
            <w:vAlign w:val="center"/>
          </w:tcPr>
          <w:p w14:paraId="7A1349C6"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International Organization for </w:t>
            </w:r>
            <w:proofErr w:type="spellStart"/>
            <w:r w:rsidRPr="002C2423">
              <w:rPr>
                <w:rFonts w:cstheme="minorHAnsi"/>
                <w:sz w:val="20"/>
              </w:rPr>
              <w:t>Standardization</w:t>
            </w:r>
            <w:proofErr w:type="spellEnd"/>
          </w:p>
        </w:tc>
      </w:tr>
      <w:tr w:rsidR="00BB2E46" w:rsidRPr="002C2423" w14:paraId="07280E3A" w14:textId="77777777" w:rsidTr="0077191D">
        <w:tc>
          <w:tcPr>
            <w:tcW w:w="1271" w:type="pct"/>
            <w:vAlign w:val="center"/>
          </w:tcPr>
          <w:p w14:paraId="5BF898F6" w14:textId="77777777" w:rsidR="00BB2E46" w:rsidRPr="002C2423" w:rsidRDefault="00BB2E46" w:rsidP="0077191D">
            <w:pPr>
              <w:suppressLineNumbers/>
              <w:suppressAutoHyphens/>
              <w:jc w:val="center"/>
              <w:rPr>
                <w:rFonts w:cstheme="minorHAnsi"/>
                <w:sz w:val="20"/>
              </w:rPr>
            </w:pPr>
            <w:r w:rsidRPr="002C2423">
              <w:rPr>
                <w:rFonts w:cstheme="minorHAnsi"/>
                <w:sz w:val="20"/>
              </w:rPr>
              <w:t>ISP</w:t>
            </w:r>
          </w:p>
        </w:tc>
        <w:tc>
          <w:tcPr>
            <w:tcW w:w="3729" w:type="pct"/>
            <w:vAlign w:val="center"/>
          </w:tcPr>
          <w:p w14:paraId="6B110635"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Security Policy</w:t>
            </w:r>
          </w:p>
        </w:tc>
      </w:tr>
      <w:tr w:rsidR="00BB2E46" w:rsidRPr="002C2423" w14:paraId="33AE9C24" w14:textId="77777777" w:rsidTr="0077191D">
        <w:tc>
          <w:tcPr>
            <w:tcW w:w="1271" w:type="pct"/>
            <w:vAlign w:val="center"/>
          </w:tcPr>
          <w:p w14:paraId="26B67AFF" w14:textId="77777777" w:rsidR="00BB2E46" w:rsidRPr="002C2423" w:rsidRDefault="00BB2E46" w:rsidP="0077191D">
            <w:pPr>
              <w:suppressLineNumbers/>
              <w:suppressAutoHyphens/>
              <w:jc w:val="center"/>
              <w:rPr>
                <w:rFonts w:cstheme="minorHAnsi"/>
                <w:sz w:val="20"/>
              </w:rPr>
            </w:pPr>
            <w:r w:rsidRPr="002C2423">
              <w:rPr>
                <w:rFonts w:cstheme="minorHAnsi"/>
                <w:sz w:val="20"/>
              </w:rPr>
              <w:t>IT</w:t>
            </w:r>
          </w:p>
        </w:tc>
        <w:tc>
          <w:tcPr>
            <w:tcW w:w="3729" w:type="pct"/>
            <w:vAlign w:val="center"/>
          </w:tcPr>
          <w:p w14:paraId="41995DC1"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Technology</w:t>
            </w:r>
          </w:p>
        </w:tc>
      </w:tr>
      <w:tr w:rsidR="00BB2E46" w:rsidRPr="002C2423" w14:paraId="3FD7CA0E" w14:textId="77777777" w:rsidTr="0077191D">
        <w:tc>
          <w:tcPr>
            <w:tcW w:w="1271" w:type="pct"/>
            <w:vAlign w:val="center"/>
          </w:tcPr>
          <w:p w14:paraId="4CA8E18D" w14:textId="77777777" w:rsidR="00BB2E46" w:rsidRPr="002C2423" w:rsidRDefault="00BB2E46" w:rsidP="0077191D">
            <w:pPr>
              <w:suppressLineNumbers/>
              <w:suppressAutoHyphens/>
              <w:jc w:val="center"/>
              <w:rPr>
                <w:rFonts w:cstheme="minorHAnsi"/>
                <w:sz w:val="20"/>
              </w:rPr>
            </w:pPr>
            <w:r w:rsidRPr="002C2423">
              <w:rPr>
                <w:rFonts w:cstheme="minorHAnsi"/>
                <w:sz w:val="20"/>
              </w:rPr>
              <w:t>KPI</w:t>
            </w:r>
          </w:p>
        </w:tc>
        <w:tc>
          <w:tcPr>
            <w:tcW w:w="3729" w:type="pct"/>
            <w:vAlign w:val="center"/>
          </w:tcPr>
          <w:p w14:paraId="05E1BB36"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Key</w:t>
            </w:r>
            <w:proofErr w:type="spellEnd"/>
            <w:r w:rsidRPr="002C2423">
              <w:rPr>
                <w:rFonts w:cstheme="minorHAnsi"/>
                <w:sz w:val="20"/>
              </w:rPr>
              <w:t xml:space="preserve"> Performance </w:t>
            </w:r>
            <w:proofErr w:type="spellStart"/>
            <w:r w:rsidRPr="002C2423">
              <w:rPr>
                <w:rFonts w:cstheme="minorHAnsi"/>
                <w:sz w:val="20"/>
              </w:rPr>
              <w:t>Indicator</w:t>
            </w:r>
            <w:proofErr w:type="spellEnd"/>
          </w:p>
        </w:tc>
      </w:tr>
      <w:tr w:rsidR="00BB2E46" w:rsidRPr="002C2423" w14:paraId="5F0D5942" w14:textId="77777777" w:rsidTr="0077191D">
        <w:tc>
          <w:tcPr>
            <w:tcW w:w="1271" w:type="pct"/>
            <w:vAlign w:val="center"/>
          </w:tcPr>
          <w:p w14:paraId="546F40D8" w14:textId="77777777" w:rsidR="00BB2E46" w:rsidRPr="002C2423" w:rsidRDefault="00BB2E46" w:rsidP="0077191D">
            <w:pPr>
              <w:suppressLineNumbers/>
              <w:suppressAutoHyphens/>
              <w:jc w:val="center"/>
              <w:rPr>
                <w:rFonts w:cstheme="minorHAnsi"/>
                <w:sz w:val="20"/>
              </w:rPr>
            </w:pPr>
            <w:r w:rsidRPr="002C2423">
              <w:rPr>
                <w:rFonts w:cstheme="minorHAnsi"/>
                <w:sz w:val="20"/>
              </w:rPr>
              <w:t>MAAC</w:t>
            </w:r>
          </w:p>
        </w:tc>
        <w:tc>
          <w:tcPr>
            <w:tcW w:w="3729" w:type="pct"/>
            <w:vAlign w:val="center"/>
          </w:tcPr>
          <w:p w14:paraId="4B177C6E"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MAndatory</w:t>
            </w:r>
            <w:proofErr w:type="spellEnd"/>
            <w:r w:rsidRPr="002C2423">
              <w:rPr>
                <w:rFonts w:cstheme="minorHAnsi"/>
                <w:sz w:val="20"/>
              </w:rPr>
              <w:t xml:space="preserve"> Access Control</w:t>
            </w:r>
          </w:p>
        </w:tc>
      </w:tr>
      <w:tr w:rsidR="00BB2E46" w:rsidRPr="002C2423" w14:paraId="65D3957D" w14:textId="77777777" w:rsidTr="0077191D">
        <w:tc>
          <w:tcPr>
            <w:tcW w:w="1271" w:type="pct"/>
            <w:vAlign w:val="center"/>
          </w:tcPr>
          <w:p w14:paraId="1E2615E4" w14:textId="77777777" w:rsidR="00BB2E46" w:rsidRPr="002C2423" w:rsidRDefault="00BB2E46" w:rsidP="0077191D">
            <w:pPr>
              <w:suppressLineNumbers/>
              <w:suppressAutoHyphens/>
              <w:jc w:val="center"/>
              <w:rPr>
                <w:rFonts w:cstheme="minorHAnsi"/>
                <w:sz w:val="20"/>
              </w:rPr>
            </w:pPr>
            <w:r w:rsidRPr="002C2423">
              <w:rPr>
                <w:rFonts w:cstheme="minorHAnsi"/>
                <w:sz w:val="20"/>
              </w:rPr>
              <w:t>MAC</w:t>
            </w:r>
          </w:p>
        </w:tc>
        <w:tc>
          <w:tcPr>
            <w:tcW w:w="3729" w:type="pct"/>
            <w:vAlign w:val="center"/>
          </w:tcPr>
          <w:p w14:paraId="3622884C"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Correttiva</w:t>
            </w:r>
          </w:p>
        </w:tc>
      </w:tr>
      <w:tr w:rsidR="00BB2E46" w:rsidRPr="002C2423" w14:paraId="2FDB93A9" w14:textId="77777777" w:rsidTr="0077191D">
        <w:tc>
          <w:tcPr>
            <w:tcW w:w="1271" w:type="pct"/>
            <w:vAlign w:val="center"/>
          </w:tcPr>
          <w:p w14:paraId="011ABA00" w14:textId="77777777" w:rsidR="00BB2E46" w:rsidRPr="002C2423" w:rsidRDefault="00BB2E46" w:rsidP="0077191D">
            <w:pPr>
              <w:suppressLineNumbers/>
              <w:suppressAutoHyphens/>
              <w:jc w:val="center"/>
              <w:rPr>
                <w:rFonts w:cstheme="minorHAnsi"/>
                <w:sz w:val="20"/>
              </w:rPr>
            </w:pPr>
            <w:r w:rsidRPr="002C2423">
              <w:rPr>
                <w:rFonts w:cstheme="minorHAnsi"/>
                <w:sz w:val="20"/>
              </w:rPr>
              <w:t>MEV</w:t>
            </w:r>
          </w:p>
        </w:tc>
        <w:tc>
          <w:tcPr>
            <w:tcW w:w="3729" w:type="pct"/>
            <w:vAlign w:val="center"/>
          </w:tcPr>
          <w:p w14:paraId="795E4074"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EVolutiva</w:t>
            </w:r>
          </w:p>
        </w:tc>
      </w:tr>
      <w:tr w:rsidR="00BB2E46" w:rsidRPr="00AC5BD2" w14:paraId="0908DCA2" w14:textId="77777777" w:rsidTr="0077191D">
        <w:tc>
          <w:tcPr>
            <w:tcW w:w="1271" w:type="pct"/>
            <w:vAlign w:val="center"/>
          </w:tcPr>
          <w:p w14:paraId="15BC809B" w14:textId="77777777" w:rsidR="00BB2E46" w:rsidRPr="002C2423" w:rsidRDefault="00BB2E46" w:rsidP="0077191D">
            <w:pPr>
              <w:suppressLineNumbers/>
              <w:suppressAutoHyphens/>
              <w:jc w:val="center"/>
              <w:rPr>
                <w:rFonts w:cstheme="minorHAnsi"/>
                <w:sz w:val="20"/>
              </w:rPr>
            </w:pPr>
            <w:r w:rsidRPr="002C2423">
              <w:rPr>
                <w:rFonts w:cstheme="minorHAnsi"/>
                <w:sz w:val="20"/>
              </w:rPr>
              <w:t>OWASP</w:t>
            </w:r>
          </w:p>
        </w:tc>
        <w:tc>
          <w:tcPr>
            <w:tcW w:w="3729" w:type="pct"/>
            <w:vAlign w:val="center"/>
          </w:tcPr>
          <w:p w14:paraId="7B9E7559" w14:textId="77777777" w:rsidR="00BB2E46" w:rsidRPr="002C2423" w:rsidRDefault="00BB2E46" w:rsidP="0077191D">
            <w:pPr>
              <w:suppressLineNumbers/>
              <w:suppressAutoHyphens/>
              <w:rPr>
                <w:rFonts w:cstheme="minorHAnsi"/>
                <w:sz w:val="20"/>
                <w:lang w:val="en-US" w:eastAsia="ar-SA"/>
              </w:rPr>
            </w:pPr>
            <w:r w:rsidRPr="002C2423">
              <w:rPr>
                <w:rFonts w:cstheme="minorHAnsi"/>
                <w:sz w:val="20"/>
                <w:lang w:val="en-US"/>
              </w:rPr>
              <w:t>Open Web Application Security Project</w:t>
            </w:r>
          </w:p>
        </w:tc>
      </w:tr>
      <w:tr w:rsidR="00BB2E46" w:rsidRPr="002C2423" w14:paraId="4C3330F4" w14:textId="77777777" w:rsidTr="0077191D">
        <w:tc>
          <w:tcPr>
            <w:tcW w:w="1271" w:type="pct"/>
            <w:vAlign w:val="center"/>
          </w:tcPr>
          <w:p w14:paraId="3404EBB9" w14:textId="77777777" w:rsidR="00BB2E46" w:rsidRPr="002C2423" w:rsidRDefault="00BB2E46" w:rsidP="0077191D">
            <w:pPr>
              <w:suppressLineNumbers/>
              <w:suppressAutoHyphens/>
              <w:jc w:val="center"/>
              <w:rPr>
                <w:rFonts w:cstheme="minorHAnsi"/>
                <w:sz w:val="20"/>
              </w:rPr>
            </w:pPr>
            <w:r w:rsidRPr="002C2423">
              <w:rPr>
                <w:rFonts w:cstheme="minorHAnsi"/>
                <w:sz w:val="20"/>
              </w:rPr>
              <w:lastRenderedPageBreak/>
              <w:t>PA</w:t>
            </w:r>
          </w:p>
        </w:tc>
        <w:tc>
          <w:tcPr>
            <w:tcW w:w="3729" w:type="pct"/>
            <w:vAlign w:val="center"/>
          </w:tcPr>
          <w:p w14:paraId="3BD3ECE0" w14:textId="77777777" w:rsidR="00BB2E46" w:rsidRPr="002C2423" w:rsidRDefault="00BB2E46" w:rsidP="0077191D">
            <w:pPr>
              <w:suppressLineNumbers/>
              <w:suppressAutoHyphens/>
              <w:rPr>
                <w:rFonts w:cstheme="minorHAnsi"/>
                <w:sz w:val="20"/>
                <w:lang w:eastAsia="ar-SA"/>
              </w:rPr>
            </w:pPr>
            <w:r w:rsidRPr="002C2423">
              <w:rPr>
                <w:rFonts w:cstheme="minorHAnsi"/>
                <w:sz w:val="20"/>
              </w:rPr>
              <w:t>Pubblica Amministrazione</w:t>
            </w:r>
          </w:p>
        </w:tc>
      </w:tr>
      <w:tr w:rsidR="00BB2E46" w:rsidRPr="002C2423" w14:paraId="5CE5B20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E9E9D7"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PEC</w:t>
            </w:r>
          </w:p>
        </w:tc>
        <w:tc>
          <w:tcPr>
            <w:tcW w:w="3729" w:type="pct"/>
            <w:tcBorders>
              <w:top w:val="single" w:sz="6" w:space="0" w:color="1F497D" w:themeColor="text2"/>
            </w:tcBorders>
          </w:tcPr>
          <w:p w14:paraId="42BCB7D8" w14:textId="77777777" w:rsidR="00BB2E46" w:rsidRPr="002C2423" w:rsidRDefault="00BB2E46" w:rsidP="0077191D">
            <w:pPr>
              <w:suppressLineNumbers/>
              <w:suppressAutoHyphens/>
              <w:rPr>
                <w:rFonts w:cstheme="minorHAnsi"/>
                <w:sz w:val="20"/>
              </w:rPr>
            </w:pPr>
            <w:r w:rsidRPr="002C2423">
              <w:rPr>
                <w:rFonts w:cstheme="minorHAnsi"/>
                <w:sz w:val="20"/>
              </w:rPr>
              <w:t>Posta Elettronica Certificata</w:t>
            </w:r>
          </w:p>
        </w:tc>
      </w:tr>
      <w:tr w:rsidR="00BB2E46" w:rsidRPr="002C2423" w14:paraId="60CB20B2" w14:textId="77777777" w:rsidTr="0077191D">
        <w:tc>
          <w:tcPr>
            <w:tcW w:w="1271" w:type="pct"/>
            <w:vAlign w:val="center"/>
          </w:tcPr>
          <w:p w14:paraId="72EBD191" w14:textId="77777777" w:rsidR="00BB2E46" w:rsidRPr="002C2423" w:rsidRDefault="00BB2E46" w:rsidP="0077191D">
            <w:pPr>
              <w:suppressLineNumbers/>
              <w:suppressAutoHyphens/>
              <w:jc w:val="center"/>
              <w:rPr>
                <w:rFonts w:cstheme="minorHAnsi"/>
                <w:sz w:val="20"/>
              </w:rPr>
            </w:pPr>
            <w:r w:rsidRPr="002C2423">
              <w:rPr>
                <w:rFonts w:cstheme="minorHAnsi"/>
                <w:sz w:val="20"/>
              </w:rPr>
              <w:t>PDCA</w:t>
            </w:r>
          </w:p>
        </w:tc>
        <w:tc>
          <w:tcPr>
            <w:tcW w:w="3729" w:type="pct"/>
            <w:vAlign w:val="center"/>
          </w:tcPr>
          <w:p w14:paraId="5BD3A0C2"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Plan, Do, Check, </w:t>
            </w:r>
            <w:proofErr w:type="spellStart"/>
            <w:r w:rsidRPr="002C2423">
              <w:rPr>
                <w:rFonts w:cstheme="minorHAnsi"/>
                <w:sz w:val="20"/>
              </w:rPr>
              <w:t>Act</w:t>
            </w:r>
            <w:proofErr w:type="spellEnd"/>
          </w:p>
        </w:tc>
      </w:tr>
      <w:tr w:rsidR="00BB2E46" w:rsidRPr="002C2423" w14:paraId="4F9BF869" w14:textId="77777777" w:rsidTr="0077191D">
        <w:tc>
          <w:tcPr>
            <w:tcW w:w="1271" w:type="pct"/>
            <w:vAlign w:val="center"/>
          </w:tcPr>
          <w:p w14:paraId="6BB22DEB" w14:textId="77777777" w:rsidR="00BB2E46" w:rsidRPr="002C2423" w:rsidRDefault="00BB2E46" w:rsidP="0077191D">
            <w:pPr>
              <w:suppressLineNumbers/>
              <w:suppressAutoHyphens/>
              <w:jc w:val="center"/>
              <w:rPr>
                <w:rFonts w:cstheme="minorHAnsi"/>
                <w:sz w:val="20"/>
              </w:rPr>
            </w:pPr>
            <w:proofErr w:type="spellStart"/>
            <w:r w:rsidRPr="002C2423">
              <w:rPr>
                <w:rFonts w:cstheme="minorHAnsi"/>
                <w:sz w:val="20"/>
              </w:rPr>
              <w:t>PdQ</w:t>
            </w:r>
            <w:proofErr w:type="spellEnd"/>
          </w:p>
        </w:tc>
        <w:tc>
          <w:tcPr>
            <w:tcW w:w="3729" w:type="pct"/>
            <w:vAlign w:val="center"/>
          </w:tcPr>
          <w:p w14:paraId="2D9887BC"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Qualità</w:t>
            </w:r>
          </w:p>
        </w:tc>
      </w:tr>
      <w:tr w:rsidR="00BB2E46" w:rsidRPr="002C2423" w14:paraId="5516865F" w14:textId="77777777" w:rsidTr="0077191D">
        <w:tc>
          <w:tcPr>
            <w:tcW w:w="1271" w:type="pct"/>
            <w:vAlign w:val="center"/>
          </w:tcPr>
          <w:p w14:paraId="2D95A811" w14:textId="77777777" w:rsidR="00BB2E46" w:rsidRPr="002C2423" w:rsidRDefault="00BB2E46" w:rsidP="0077191D">
            <w:pPr>
              <w:suppressLineNumbers/>
              <w:suppressAutoHyphens/>
              <w:jc w:val="center"/>
              <w:rPr>
                <w:rFonts w:cstheme="minorHAnsi"/>
                <w:sz w:val="20"/>
              </w:rPr>
            </w:pPr>
            <w:proofErr w:type="spellStart"/>
            <w:r w:rsidRPr="002C2423">
              <w:rPr>
                <w:rFonts w:cstheme="minorHAnsi"/>
                <w:sz w:val="20"/>
              </w:rPr>
              <w:t>PdP</w:t>
            </w:r>
            <w:proofErr w:type="spellEnd"/>
          </w:p>
        </w:tc>
        <w:tc>
          <w:tcPr>
            <w:tcW w:w="3729" w:type="pct"/>
            <w:vAlign w:val="center"/>
          </w:tcPr>
          <w:p w14:paraId="615D586F"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di Progetto</w:t>
            </w:r>
          </w:p>
        </w:tc>
      </w:tr>
      <w:tr w:rsidR="00BB2E46" w:rsidRPr="002C2423" w14:paraId="626C71B1" w14:textId="77777777" w:rsidTr="0077191D">
        <w:tc>
          <w:tcPr>
            <w:tcW w:w="1271" w:type="pct"/>
            <w:vAlign w:val="center"/>
          </w:tcPr>
          <w:p w14:paraId="5C2DC181" w14:textId="77777777" w:rsidR="00BB2E46" w:rsidRPr="002C2423" w:rsidRDefault="00BB2E46" w:rsidP="0077191D">
            <w:pPr>
              <w:suppressLineNumbers/>
              <w:suppressAutoHyphens/>
              <w:jc w:val="center"/>
              <w:rPr>
                <w:rFonts w:cstheme="minorHAnsi"/>
                <w:sz w:val="20"/>
              </w:rPr>
            </w:pPr>
            <w:proofErr w:type="spellStart"/>
            <w:r w:rsidRPr="002C2423">
              <w:rPr>
                <w:rFonts w:cstheme="minorHAnsi"/>
                <w:sz w:val="20"/>
              </w:rPr>
              <w:t>PdS</w:t>
            </w:r>
            <w:proofErr w:type="spellEnd"/>
          </w:p>
        </w:tc>
        <w:tc>
          <w:tcPr>
            <w:tcW w:w="3729" w:type="pct"/>
            <w:vAlign w:val="center"/>
          </w:tcPr>
          <w:p w14:paraId="62654748"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Sicurezza</w:t>
            </w:r>
          </w:p>
        </w:tc>
      </w:tr>
      <w:tr w:rsidR="00BB2E46" w:rsidRPr="002C2423" w14:paraId="5FEAE5F4" w14:textId="77777777" w:rsidTr="0077191D">
        <w:tc>
          <w:tcPr>
            <w:tcW w:w="1271" w:type="pct"/>
            <w:vAlign w:val="center"/>
          </w:tcPr>
          <w:p w14:paraId="755279A6" w14:textId="77777777" w:rsidR="00BB2E46" w:rsidRPr="002C2423" w:rsidRDefault="00BB2E46" w:rsidP="0077191D">
            <w:pPr>
              <w:suppressLineNumbers/>
              <w:suppressAutoHyphens/>
              <w:jc w:val="center"/>
              <w:rPr>
                <w:rFonts w:cstheme="minorHAnsi"/>
                <w:sz w:val="20"/>
              </w:rPr>
            </w:pPr>
            <w:r w:rsidRPr="002C2423">
              <w:rPr>
                <w:rFonts w:cstheme="minorHAnsi"/>
                <w:sz w:val="20"/>
              </w:rPr>
              <w:t>PMO</w:t>
            </w:r>
          </w:p>
        </w:tc>
        <w:tc>
          <w:tcPr>
            <w:tcW w:w="3729" w:type="pct"/>
            <w:vAlign w:val="center"/>
          </w:tcPr>
          <w:p w14:paraId="7811DA26" w14:textId="77777777" w:rsidR="00BB2E46" w:rsidRPr="002C2423" w:rsidRDefault="00BB2E46" w:rsidP="0077191D">
            <w:pPr>
              <w:suppressLineNumbers/>
              <w:suppressAutoHyphens/>
              <w:rPr>
                <w:rFonts w:cstheme="minorHAnsi"/>
                <w:sz w:val="20"/>
              </w:rPr>
            </w:pPr>
            <w:r w:rsidRPr="002C2423">
              <w:rPr>
                <w:rFonts w:cstheme="minorHAnsi"/>
                <w:sz w:val="20"/>
              </w:rPr>
              <w:t>Program Management Office</w:t>
            </w:r>
          </w:p>
        </w:tc>
      </w:tr>
      <w:tr w:rsidR="00BB2E46" w:rsidRPr="002C2423" w14:paraId="0191CECE" w14:textId="77777777" w:rsidTr="0077191D">
        <w:tc>
          <w:tcPr>
            <w:tcW w:w="1271" w:type="pct"/>
          </w:tcPr>
          <w:p w14:paraId="5184AF1C" w14:textId="77777777" w:rsidR="00BB2E46" w:rsidRPr="002C2423" w:rsidRDefault="00BB2E46" w:rsidP="0077191D">
            <w:pPr>
              <w:suppressLineNumbers/>
              <w:suppressAutoHyphens/>
              <w:jc w:val="center"/>
              <w:rPr>
                <w:rFonts w:cstheme="minorHAnsi"/>
                <w:sz w:val="20"/>
              </w:rPr>
            </w:pPr>
            <w:r w:rsidRPr="002C2423">
              <w:rPr>
                <w:rFonts w:cstheme="minorHAnsi"/>
                <w:sz w:val="20"/>
              </w:rPr>
              <w:t>POO</w:t>
            </w:r>
          </w:p>
        </w:tc>
        <w:tc>
          <w:tcPr>
            <w:tcW w:w="3729" w:type="pct"/>
            <w:vAlign w:val="center"/>
          </w:tcPr>
          <w:p w14:paraId="6A3EAD78" w14:textId="77777777" w:rsidR="00BB2E46" w:rsidRPr="002C2423" w:rsidRDefault="00BB2E46" w:rsidP="0077191D">
            <w:pPr>
              <w:suppressLineNumbers/>
              <w:suppressAutoHyphens/>
              <w:rPr>
                <w:rFonts w:cstheme="minorHAnsi"/>
                <w:sz w:val="20"/>
              </w:rPr>
            </w:pPr>
            <w:r w:rsidRPr="002C2423">
              <w:rPr>
                <w:rFonts w:cstheme="minorHAnsi"/>
                <w:sz w:val="20"/>
              </w:rPr>
              <w:t>Program Operating Office</w:t>
            </w:r>
          </w:p>
        </w:tc>
      </w:tr>
      <w:tr w:rsidR="00BB2E46" w:rsidRPr="002C2423" w14:paraId="3890BED4" w14:textId="77777777" w:rsidTr="0077191D">
        <w:tc>
          <w:tcPr>
            <w:tcW w:w="1271" w:type="pct"/>
            <w:vAlign w:val="center"/>
          </w:tcPr>
          <w:p w14:paraId="51B77220" w14:textId="77777777" w:rsidR="00BB2E46" w:rsidRPr="002C2423" w:rsidRDefault="00BB2E46" w:rsidP="0077191D">
            <w:pPr>
              <w:suppressLineNumbers/>
              <w:suppressAutoHyphens/>
              <w:jc w:val="center"/>
              <w:rPr>
                <w:rFonts w:cstheme="minorHAnsi"/>
                <w:sz w:val="20"/>
              </w:rPr>
            </w:pPr>
            <w:r w:rsidRPr="002C2423">
              <w:rPr>
                <w:rFonts w:cstheme="minorHAnsi"/>
                <w:sz w:val="20"/>
              </w:rPr>
              <w:t>QM</w:t>
            </w:r>
          </w:p>
        </w:tc>
        <w:tc>
          <w:tcPr>
            <w:tcW w:w="3729" w:type="pct"/>
            <w:vAlign w:val="center"/>
          </w:tcPr>
          <w:p w14:paraId="05A225CC"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Quality</w:t>
            </w:r>
            <w:proofErr w:type="spellEnd"/>
            <w:r w:rsidRPr="002C2423">
              <w:rPr>
                <w:rFonts w:cstheme="minorHAnsi"/>
                <w:sz w:val="20"/>
              </w:rPr>
              <w:t xml:space="preserve"> Manager</w:t>
            </w:r>
          </w:p>
        </w:tc>
      </w:tr>
      <w:tr w:rsidR="00BB2E46" w:rsidRPr="002C2423" w14:paraId="701272D5" w14:textId="77777777" w:rsidTr="0077191D">
        <w:tc>
          <w:tcPr>
            <w:tcW w:w="1271" w:type="pct"/>
            <w:vAlign w:val="center"/>
          </w:tcPr>
          <w:p w14:paraId="23F59BF1" w14:textId="77777777" w:rsidR="00BB2E46" w:rsidRPr="002C2423" w:rsidRDefault="00BB2E46" w:rsidP="0077191D">
            <w:pPr>
              <w:suppressLineNumbers/>
              <w:suppressAutoHyphens/>
              <w:jc w:val="center"/>
              <w:rPr>
                <w:rFonts w:cstheme="minorHAnsi"/>
                <w:sz w:val="20"/>
              </w:rPr>
            </w:pPr>
            <w:r w:rsidRPr="002C2423">
              <w:rPr>
                <w:rFonts w:cstheme="minorHAnsi"/>
                <w:sz w:val="20"/>
              </w:rPr>
              <w:t>RA</w:t>
            </w:r>
          </w:p>
        </w:tc>
        <w:tc>
          <w:tcPr>
            <w:tcW w:w="3729" w:type="pct"/>
            <w:vAlign w:val="center"/>
          </w:tcPr>
          <w:p w14:paraId="206C269F"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Risk</w:t>
            </w:r>
            <w:proofErr w:type="spellEnd"/>
            <w:r w:rsidRPr="002C2423">
              <w:rPr>
                <w:rFonts w:cstheme="minorHAnsi"/>
                <w:sz w:val="20"/>
              </w:rPr>
              <w:t xml:space="preserve"> </w:t>
            </w:r>
            <w:proofErr w:type="spellStart"/>
            <w:r w:rsidRPr="002C2423">
              <w:rPr>
                <w:rFonts w:cstheme="minorHAnsi"/>
                <w:sz w:val="20"/>
              </w:rPr>
              <w:t>Assessment</w:t>
            </w:r>
            <w:proofErr w:type="spellEnd"/>
          </w:p>
        </w:tc>
      </w:tr>
      <w:tr w:rsidR="00BB2E46" w:rsidRPr="002C2423" w14:paraId="0D2A2DC2" w14:textId="77777777" w:rsidTr="0077191D">
        <w:tc>
          <w:tcPr>
            <w:tcW w:w="1271" w:type="pct"/>
            <w:vAlign w:val="center"/>
          </w:tcPr>
          <w:p w14:paraId="0ECC43C0" w14:textId="77777777" w:rsidR="00BB2E46" w:rsidRPr="002C2423" w:rsidRDefault="00BB2E46" w:rsidP="0077191D">
            <w:pPr>
              <w:suppressLineNumbers/>
              <w:suppressAutoHyphens/>
              <w:jc w:val="center"/>
              <w:rPr>
                <w:rFonts w:cstheme="minorHAnsi"/>
                <w:sz w:val="20"/>
              </w:rPr>
            </w:pPr>
            <w:r w:rsidRPr="002C2423">
              <w:rPr>
                <w:rFonts w:cstheme="minorHAnsi"/>
                <w:sz w:val="20"/>
              </w:rPr>
              <w:t>RID</w:t>
            </w:r>
          </w:p>
        </w:tc>
        <w:tc>
          <w:tcPr>
            <w:tcW w:w="3729" w:type="pct"/>
            <w:vAlign w:val="center"/>
          </w:tcPr>
          <w:p w14:paraId="4D4FE5A8"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Riservatezza, Integrità, Disponibilità</w:t>
            </w:r>
          </w:p>
        </w:tc>
      </w:tr>
      <w:tr w:rsidR="00BB2E46" w:rsidRPr="002C2423" w14:paraId="57353F95" w14:textId="77777777" w:rsidTr="0077191D">
        <w:tc>
          <w:tcPr>
            <w:tcW w:w="1271" w:type="pct"/>
            <w:vAlign w:val="center"/>
          </w:tcPr>
          <w:p w14:paraId="262A2925" w14:textId="77777777" w:rsidR="00BB2E46" w:rsidRPr="002C2423" w:rsidRDefault="00BB2E46" w:rsidP="0077191D">
            <w:pPr>
              <w:suppressLineNumbers/>
              <w:suppressAutoHyphens/>
              <w:jc w:val="center"/>
              <w:rPr>
                <w:rFonts w:cstheme="minorHAnsi"/>
                <w:sz w:val="20"/>
              </w:rPr>
            </w:pPr>
            <w:r w:rsidRPr="002C2423">
              <w:rPr>
                <w:rFonts w:cstheme="minorHAnsi"/>
                <w:sz w:val="20"/>
              </w:rPr>
              <w:t>RM</w:t>
            </w:r>
          </w:p>
        </w:tc>
        <w:tc>
          <w:tcPr>
            <w:tcW w:w="3729" w:type="pct"/>
            <w:vAlign w:val="center"/>
          </w:tcPr>
          <w:p w14:paraId="3A7936BA"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Resource Manager</w:t>
            </w:r>
          </w:p>
        </w:tc>
      </w:tr>
      <w:tr w:rsidR="00BB2E46" w:rsidRPr="002C2423" w14:paraId="1541582D" w14:textId="77777777" w:rsidTr="0077191D">
        <w:tc>
          <w:tcPr>
            <w:tcW w:w="1271" w:type="pct"/>
            <w:vAlign w:val="center"/>
          </w:tcPr>
          <w:p w14:paraId="30D511F1" w14:textId="77777777" w:rsidR="00BB2E46" w:rsidRPr="002C2423" w:rsidRDefault="00BB2E46" w:rsidP="0077191D">
            <w:pPr>
              <w:suppressLineNumbers/>
              <w:suppressAutoHyphens/>
              <w:jc w:val="center"/>
              <w:rPr>
                <w:rFonts w:cstheme="minorHAnsi"/>
                <w:sz w:val="20"/>
              </w:rPr>
            </w:pPr>
            <w:r w:rsidRPr="002C2423">
              <w:rPr>
                <w:rFonts w:cstheme="minorHAnsi"/>
                <w:sz w:val="20"/>
              </w:rPr>
              <w:t>RPO</w:t>
            </w:r>
          </w:p>
        </w:tc>
        <w:tc>
          <w:tcPr>
            <w:tcW w:w="3729" w:type="pct"/>
            <w:vAlign w:val="center"/>
          </w:tcPr>
          <w:p w14:paraId="791E2A15"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Recovery Point </w:t>
            </w:r>
            <w:proofErr w:type="spellStart"/>
            <w:r w:rsidRPr="002C2423">
              <w:rPr>
                <w:rFonts w:cstheme="minorHAnsi"/>
                <w:sz w:val="20"/>
              </w:rPr>
              <w:t>Objective</w:t>
            </w:r>
            <w:proofErr w:type="spellEnd"/>
          </w:p>
        </w:tc>
      </w:tr>
      <w:tr w:rsidR="00BB2E46" w:rsidRPr="002C2423" w14:paraId="1561042B" w14:textId="77777777" w:rsidTr="0077191D">
        <w:tc>
          <w:tcPr>
            <w:tcW w:w="1271" w:type="pct"/>
            <w:vAlign w:val="center"/>
          </w:tcPr>
          <w:p w14:paraId="06E0633C" w14:textId="77777777" w:rsidR="00BB2E46" w:rsidRPr="002C2423" w:rsidRDefault="00BB2E46" w:rsidP="0077191D">
            <w:pPr>
              <w:suppressLineNumbers/>
              <w:suppressAutoHyphens/>
              <w:jc w:val="center"/>
              <w:rPr>
                <w:rFonts w:cstheme="minorHAnsi"/>
                <w:sz w:val="20"/>
              </w:rPr>
            </w:pPr>
            <w:r w:rsidRPr="002C2423">
              <w:rPr>
                <w:rFonts w:cstheme="minorHAnsi"/>
                <w:sz w:val="20"/>
              </w:rPr>
              <w:t>RTO</w:t>
            </w:r>
          </w:p>
        </w:tc>
        <w:tc>
          <w:tcPr>
            <w:tcW w:w="3729" w:type="pct"/>
            <w:vAlign w:val="center"/>
          </w:tcPr>
          <w:p w14:paraId="694BA0B4" w14:textId="77777777" w:rsidR="00BB2E46" w:rsidRPr="002C2423" w:rsidRDefault="00BB2E46" w:rsidP="0077191D">
            <w:pPr>
              <w:suppressLineNumbers/>
              <w:suppressAutoHyphens/>
              <w:rPr>
                <w:rFonts w:cstheme="minorHAnsi"/>
                <w:sz w:val="20"/>
                <w:lang w:eastAsia="ar-SA"/>
              </w:rPr>
            </w:pPr>
            <w:r w:rsidRPr="002C2423">
              <w:rPr>
                <w:rFonts w:cstheme="minorHAnsi"/>
                <w:sz w:val="20"/>
              </w:rPr>
              <w:t xml:space="preserve">Recovery Time </w:t>
            </w:r>
            <w:proofErr w:type="spellStart"/>
            <w:r w:rsidRPr="002C2423">
              <w:rPr>
                <w:rFonts w:cstheme="minorHAnsi"/>
                <w:sz w:val="20"/>
              </w:rPr>
              <w:t>Objective</w:t>
            </w:r>
            <w:proofErr w:type="spellEnd"/>
          </w:p>
        </w:tc>
      </w:tr>
      <w:tr w:rsidR="00BB2E46" w:rsidRPr="002C2423" w14:paraId="2617E194" w14:textId="77777777" w:rsidTr="0077191D">
        <w:tc>
          <w:tcPr>
            <w:tcW w:w="1271" w:type="pct"/>
            <w:vAlign w:val="center"/>
          </w:tcPr>
          <w:p w14:paraId="45E992E1" w14:textId="77777777" w:rsidR="00BB2E46" w:rsidRPr="002C2423" w:rsidRDefault="00BB2E46" w:rsidP="0077191D">
            <w:pPr>
              <w:suppressLineNumbers/>
              <w:suppressAutoHyphens/>
              <w:jc w:val="center"/>
              <w:rPr>
                <w:rFonts w:cstheme="minorHAnsi"/>
                <w:sz w:val="20"/>
              </w:rPr>
            </w:pPr>
            <w:r w:rsidRPr="002C2423">
              <w:rPr>
                <w:rFonts w:cstheme="minorHAnsi"/>
                <w:sz w:val="20"/>
              </w:rPr>
              <w:t>RTI</w:t>
            </w:r>
          </w:p>
        </w:tc>
        <w:tc>
          <w:tcPr>
            <w:tcW w:w="3729" w:type="pct"/>
            <w:vAlign w:val="center"/>
          </w:tcPr>
          <w:p w14:paraId="2CB4907D" w14:textId="77777777" w:rsidR="00BB2E46" w:rsidRPr="002C2423" w:rsidRDefault="00BB2E46" w:rsidP="0077191D">
            <w:pPr>
              <w:suppressLineNumbers/>
              <w:suppressAutoHyphens/>
              <w:rPr>
                <w:rFonts w:cstheme="minorHAnsi"/>
                <w:sz w:val="20"/>
                <w:lang w:eastAsia="ar-SA"/>
              </w:rPr>
            </w:pPr>
            <w:r w:rsidRPr="002C2423">
              <w:rPr>
                <w:rFonts w:cstheme="minorHAnsi"/>
                <w:sz w:val="20"/>
              </w:rPr>
              <w:t>Raggruppamento Temporaneo di Impresa</w:t>
            </w:r>
          </w:p>
        </w:tc>
      </w:tr>
      <w:tr w:rsidR="00BB2E46" w:rsidRPr="002C2423" w14:paraId="11E35BE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D35C041"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RUF</w:t>
            </w:r>
          </w:p>
        </w:tc>
        <w:tc>
          <w:tcPr>
            <w:tcW w:w="3729" w:type="pct"/>
          </w:tcPr>
          <w:p w14:paraId="121D877C"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Responsabile Unico Fornitore</w:t>
            </w:r>
          </w:p>
        </w:tc>
      </w:tr>
      <w:tr w:rsidR="00BB2E46" w:rsidRPr="002C2423" w14:paraId="59B3A3ED"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A49FED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RUP</w:t>
            </w:r>
          </w:p>
        </w:tc>
        <w:tc>
          <w:tcPr>
            <w:tcW w:w="3729" w:type="pct"/>
          </w:tcPr>
          <w:p w14:paraId="63C362D6"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Responsabile Unico Progetto</w:t>
            </w:r>
          </w:p>
        </w:tc>
      </w:tr>
      <w:tr w:rsidR="00BB2E46" w:rsidRPr="002C2423" w14:paraId="249521A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BA4A26C"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SAL</w:t>
            </w:r>
          </w:p>
        </w:tc>
        <w:tc>
          <w:tcPr>
            <w:tcW w:w="3729" w:type="pct"/>
          </w:tcPr>
          <w:p w14:paraId="55F7F594"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Stato Avanzamento Lavori</w:t>
            </w:r>
          </w:p>
        </w:tc>
      </w:tr>
      <w:tr w:rsidR="00BB2E46" w:rsidRPr="002C2423" w14:paraId="2521225A" w14:textId="77777777" w:rsidTr="0077191D">
        <w:tc>
          <w:tcPr>
            <w:tcW w:w="1271" w:type="pct"/>
            <w:vAlign w:val="center"/>
          </w:tcPr>
          <w:p w14:paraId="083808CA" w14:textId="77777777" w:rsidR="00BB2E46" w:rsidRPr="002C2423" w:rsidRDefault="00BB2E46" w:rsidP="0077191D">
            <w:pPr>
              <w:suppressLineNumbers/>
              <w:suppressAutoHyphens/>
              <w:jc w:val="center"/>
              <w:rPr>
                <w:rFonts w:cstheme="minorHAnsi"/>
                <w:sz w:val="20"/>
              </w:rPr>
            </w:pPr>
            <w:r w:rsidRPr="002C2423">
              <w:rPr>
                <w:rFonts w:cstheme="minorHAnsi"/>
                <w:sz w:val="20"/>
              </w:rPr>
              <w:t>SGQ</w:t>
            </w:r>
          </w:p>
        </w:tc>
        <w:tc>
          <w:tcPr>
            <w:tcW w:w="3729" w:type="pct"/>
            <w:vAlign w:val="center"/>
          </w:tcPr>
          <w:p w14:paraId="68B5E50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per la Qualità di Engineering Ingegneria Informatica S.p.A.</w:t>
            </w:r>
          </w:p>
        </w:tc>
      </w:tr>
      <w:tr w:rsidR="00BB2E46" w:rsidRPr="002C2423" w14:paraId="66F882F9" w14:textId="77777777" w:rsidTr="0077191D">
        <w:tc>
          <w:tcPr>
            <w:tcW w:w="1271" w:type="pct"/>
            <w:vAlign w:val="center"/>
          </w:tcPr>
          <w:p w14:paraId="032FAF7D" w14:textId="77777777" w:rsidR="00BB2E46" w:rsidRPr="002C2423" w:rsidRDefault="00BB2E46" w:rsidP="0077191D">
            <w:pPr>
              <w:suppressLineNumbers/>
              <w:suppressAutoHyphens/>
              <w:jc w:val="center"/>
              <w:rPr>
                <w:rFonts w:cstheme="minorHAnsi"/>
                <w:sz w:val="20"/>
              </w:rPr>
            </w:pPr>
            <w:r w:rsidRPr="002C2423">
              <w:rPr>
                <w:rFonts w:cstheme="minorHAnsi"/>
                <w:sz w:val="20"/>
              </w:rPr>
              <w:t>SGSI</w:t>
            </w:r>
          </w:p>
        </w:tc>
        <w:tc>
          <w:tcPr>
            <w:tcW w:w="3729" w:type="pct"/>
            <w:vAlign w:val="center"/>
          </w:tcPr>
          <w:p w14:paraId="576C0B40"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della Sicurezza Informatica</w:t>
            </w:r>
          </w:p>
        </w:tc>
      </w:tr>
      <w:tr w:rsidR="00BB2E46" w:rsidRPr="002C2423" w14:paraId="651E5394" w14:textId="77777777" w:rsidTr="0077191D">
        <w:tc>
          <w:tcPr>
            <w:tcW w:w="1271" w:type="pct"/>
            <w:tcBorders>
              <w:bottom w:val="single" w:sz="6" w:space="0" w:color="000080"/>
            </w:tcBorders>
            <w:vAlign w:val="center"/>
          </w:tcPr>
          <w:p w14:paraId="66C56A70" w14:textId="77777777" w:rsidR="00BB2E46" w:rsidRPr="002C2423" w:rsidRDefault="00BB2E46" w:rsidP="0077191D">
            <w:pPr>
              <w:suppressLineNumbers/>
              <w:suppressAutoHyphens/>
              <w:jc w:val="center"/>
              <w:rPr>
                <w:rFonts w:cstheme="minorHAnsi"/>
                <w:sz w:val="20"/>
              </w:rPr>
            </w:pPr>
            <w:r w:rsidRPr="002C2423">
              <w:rPr>
                <w:rFonts w:cstheme="minorHAnsi"/>
                <w:sz w:val="20"/>
              </w:rPr>
              <w:t>SIU</w:t>
            </w:r>
          </w:p>
        </w:tc>
        <w:tc>
          <w:tcPr>
            <w:tcW w:w="3729" w:type="pct"/>
            <w:tcBorders>
              <w:bottom w:val="single" w:sz="6" w:space="0" w:color="000080"/>
            </w:tcBorders>
            <w:vAlign w:val="center"/>
          </w:tcPr>
          <w:p w14:paraId="3E913EA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Informativo Unitario</w:t>
            </w:r>
          </w:p>
        </w:tc>
      </w:tr>
      <w:tr w:rsidR="00BB2E46" w:rsidRPr="002C2423" w14:paraId="202B0DB2" w14:textId="77777777" w:rsidTr="0077191D">
        <w:tc>
          <w:tcPr>
            <w:tcW w:w="1271" w:type="pct"/>
            <w:shd w:val="clear" w:color="auto" w:fill="auto"/>
            <w:vAlign w:val="center"/>
          </w:tcPr>
          <w:p w14:paraId="577941B6" w14:textId="77777777" w:rsidR="00BB2E46" w:rsidRPr="002C2423" w:rsidRDefault="00BB2E46" w:rsidP="0077191D">
            <w:pPr>
              <w:suppressLineNumbers/>
              <w:suppressAutoHyphens/>
              <w:jc w:val="center"/>
              <w:rPr>
                <w:rFonts w:cstheme="minorHAnsi"/>
                <w:sz w:val="20"/>
              </w:rPr>
            </w:pPr>
            <w:r w:rsidRPr="002C2423">
              <w:rPr>
                <w:rFonts w:cstheme="minorHAnsi"/>
                <w:sz w:val="20"/>
              </w:rPr>
              <w:t>SLA</w:t>
            </w:r>
          </w:p>
        </w:tc>
        <w:tc>
          <w:tcPr>
            <w:tcW w:w="3729" w:type="pct"/>
            <w:shd w:val="clear" w:color="auto" w:fill="auto"/>
            <w:vAlign w:val="center"/>
          </w:tcPr>
          <w:p w14:paraId="61DAC100" w14:textId="77777777" w:rsidR="00BB2E46" w:rsidRPr="002C2423" w:rsidRDefault="00BB2E46" w:rsidP="0077191D">
            <w:pPr>
              <w:suppressLineNumbers/>
              <w:suppressAutoHyphens/>
              <w:rPr>
                <w:rFonts w:cstheme="minorHAnsi"/>
                <w:sz w:val="20"/>
              </w:rPr>
            </w:pPr>
            <w:r w:rsidRPr="002C2423">
              <w:rPr>
                <w:rFonts w:cstheme="minorHAnsi"/>
                <w:sz w:val="20"/>
              </w:rPr>
              <w:t>Service Level Agreement</w:t>
            </w:r>
          </w:p>
        </w:tc>
      </w:tr>
      <w:tr w:rsidR="00BB2E46" w:rsidRPr="002C2423" w14:paraId="7CFC93A4" w14:textId="77777777" w:rsidTr="0077191D">
        <w:tc>
          <w:tcPr>
            <w:tcW w:w="1271" w:type="pct"/>
            <w:vAlign w:val="center"/>
          </w:tcPr>
          <w:p w14:paraId="2EB92056" w14:textId="77777777" w:rsidR="00BB2E46" w:rsidRPr="002C2423" w:rsidRDefault="00BB2E46" w:rsidP="0077191D">
            <w:pPr>
              <w:suppressLineNumbers/>
              <w:suppressAutoHyphens/>
              <w:jc w:val="center"/>
              <w:rPr>
                <w:rFonts w:cstheme="minorHAnsi"/>
                <w:sz w:val="20"/>
              </w:rPr>
            </w:pPr>
            <w:r w:rsidRPr="002C2423">
              <w:rPr>
                <w:rFonts w:cstheme="minorHAnsi"/>
                <w:sz w:val="20"/>
              </w:rPr>
              <w:t>SM</w:t>
            </w:r>
          </w:p>
        </w:tc>
        <w:tc>
          <w:tcPr>
            <w:tcW w:w="3729" w:type="pct"/>
            <w:vAlign w:val="center"/>
          </w:tcPr>
          <w:p w14:paraId="0F1A3F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Security Manager</w:t>
            </w:r>
          </w:p>
        </w:tc>
      </w:tr>
      <w:tr w:rsidR="00BB2E46" w:rsidRPr="002C2423" w14:paraId="6DFFC25A" w14:textId="77777777" w:rsidTr="0077191D">
        <w:tc>
          <w:tcPr>
            <w:tcW w:w="1271" w:type="pct"/>
            <w:vAlign w:val="center"/>
          </w:tcPr>
          <w:p w14:paraId="00B8ECC6" w14:textId="77777777" w:rsidR="00BB2E46" w:rsidRPr="002C2423" w:rsidRDefault="00BB2E46" w:rsidP="0077191D">
            <w:pPr>
              <w:suppressLineNumbers/>
              <w:suppressAutoHyphens/>
              <w:jc w:val="center"/>
              <w:rPr>
                <w:rFonts w:cstheme="minorHAnsi"/>
                <w:sz w:val="20"/>
              </w:rPr>
            </w:pPr>
            <w:r w:rsidRPr="002C2423">
              <w:rPr>
                <w:rFonts w:cstheme="minorHAnsi"/>
                <w:sz w:val="20"/>
              </w:rPr>
              <w:t>SQL</w:t>
            </w:r>
          </w:p>
        </w:tc>
        <w:tc>
          <w:tcPr>
            <w:tcW w:w="3729" w:type="pct"/>
            <w:vAlign w:val="center"/>
          </w:tcPr>
          <w:p w14:paraId="51601483" w14:textId="77777777" w:rsidR="00BB2E46" w:rsidRPr="002C2423" w:rsidRDefault="00BB2E46" w:rsidP="0077191D">
            <w:pPr>
              <w:suppressLineNumbers/>
              <w:suppressAutoHyphens/>
              <w:rPr>
                <w:rFonts w:cstheme="minorHAnsi"/>
                <w:sz w:val="20"/>
                <w:lang w:eastAsia="ar-SA"/>
              </w:rPr>
            </w:pPr>
            <w:proofErr w:type="spellStart"/>
            <w:r w:rsidRPr="002C2423">
              <w:rPr>
                <w:rFonts w:cstheme="minorHAnsi"/>
                <w:sz w:val="20"/>
              </w:rPr>
              <w:t>Structured</w:t>
            </w:r>
            <w:proofErr w:type="spellEnd"/>
            <w:r w:rsidRPr="002C2423">
              <w:rPr>
                <w:rFonts w:cstheme="minorHAnsi"/>
                <w:sz w:val="20"/>
              </w:rPr>
              <w:t xml:space="preserve"> Query Language</w:t>
            </w:r>
          </w:p>
        </w:tc>
      </w:tr>
      <w:tr w:rsidR="00BB2E46" w:rsidRPr="002C2423" w14:paraId="221F29AC" w14:textId="77777777" w:rsidTr="0077191D">
        <w:tc>
          <w:tcPr>
            <w:tcW w:w="1271" w:type="pct"/>
            <w:vAlign w:val="center"/>
          </w:tcPr>
          <w:p w14:paraId="07CFD70F" w14:textId="77777777" w:rsidR="00BB2E46" w:rsidRPr="002C2423" w:rsidRDefault="00BB2E46" w:rsidP="0077191D">
            <w:pPr>
              <w:suppressLineNumbers/>
              <w:suppressAutoHyphens/>
              <w:jc w:val="center"/>
              <w:rPr>
                <w:rFonts w:cstheme="minorHAnsi"/>
                <w:sz w:val="20"/>
              </w:rPr>
            </w:pPr>
            <w:r w:rsidRPr="002C2423">
              <w:rPr>
                <w:rFonts w:cstheme="minorHAnsi"/>
                <w:sz w:val="20"/>
              </w:rPr>
              <w:t>SW</w:t>
            </w:r>
          </w:p>
        </w:tc>
        <w:tc>
          <w:tcPr>
            <w:tcW w:w="3729" w:type="pct"/>
            <w:vAlign w:val="center"/>
          </w:tcPr>
          <w:p w14:paraId="4B79FE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SoftWare</w:t>
            </w:r>
          </w:p>
        </w:tc>
      </w:tr>
      <w:tr w:rsidR="00BB2E46" w:rsidRPr="002C2423" w14:paraId="64050B6F"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08E6BB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TT</w:t>
            </w:r>
          </w:p>
        </w:tc>
        <w:tc>
          <w:tcPr>
            <w:tcW w:w="3729" w:type="pct"/>
          </w:tcPr>
          <w:p w14:paraId="12C67F0F" w14:textId="77777777" w:rsidR="00BB2E46" w:rsidRPr="002C2423" w:rsidRDefault="00BB2E46" w:rsidP="0077191D">
            <w:pPr>
              <w:suppressLineNumbers/>
              <w:suppressAutoHyphens/>
              <w:rPr>
                <w:rFonts w:cstheme="minorHAnsi"/>
                <w:sz w:val="20"/>
              </w:rPr>
            </w:pPr>
            <w:r w:rsidRPr="002C2423">
              <w:rPr>
                <w:rFonts w:cstheme="minorHAnsi"/>
                <w:sz w:val="20"/>
              </w:rPr>
              <w:t>Trouble Ticketing</w:t>
            </w:r>
          </w:p>
        </w:tc>
      </w:tr>
      <w:tr w:rsidR="00BB2E46" w:rsidRPr="002C2423" w14:paraId="2402F4D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09488E0"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UTA</w:t>
            </w:r>
          </w:p>
        </w:tc>
        <w:tc>
          <w:tcPr>
            <w:tcW w:w="3729" w:type="pct"/>
          </w:tcPr>
          <w:p w14:paraId="4D53D443"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Utente Generico Amministrazione</w:t>
            </w:r>
          </w:p>
        </w:tc>
      </w:tr>
      <w:tr w:rsidR="009834A0" w:rsidRPr="009834A0" w14:paraId="516892F9" w14:textId="77777777" w:rsidTr="009834A0">
        <w:trPr>
          <w:trHeight w:val="266"/>
        </w:trPr>
        <w:tc>
          <w:tcPr>
            <w:tcW w:w="1271" w:type="pct"/>
            <w:vAlign w:val="center"/>
          </w:tcPr>
          <w:p w14:paraId="3DAD48AE" w14:textId="08CB8D04" w:rsidR="009834A0" w:rsidRPr="002C2423" w:rsidRDefault="009834A0" w:rsidP="0077191D">
            <w:pPr>
              <w:suppressLineNumbers/>
              <w:suppressAutoHyphens/>
              <w:jc w:val="center"/>
              <w:rPr>
                <w:rFonts w:cstheme="minorHAnsi"/>
                <w:sz w:val="20"/>
                <w:lang w:eastAsia="ar-SA"/>
              </w:rPr>
            </w:pPr>
            <w:r w:rsidRPr="002C2423">
              <w:rPr>
                <w:rFonts w:cstheme="minorHAnsi"/>
                <w:sz w:val="20"/>
                <w:lang w:eastAsia="ar-SA"/>
              </w:rPr>
              <w:t>VPN</w:t>
            </w:r>
          </w:p>
        </w:tc>
        <w:tc>
          <w:tcPr>
            <w:tcW w:w="3729" w:type="pct"/>
            <w:vAlign w:val="center"/>
          </w:tcPr>
          <w:p w14:paraId="7CFBE78F" w14:textId="77777777" w:rsidR="009834A0" w:rsidRDefault="009834A0" w:rsidP="009834A0">
            <w:pPr>
              <w:suppressLineNumbers/>
              <w:suppressAutoHyphens/>
              <w:rPr>
                <w:rFonts w:cstheme="minorHAnsi"/>
                <w:sz w:val="20"/>
                <w:lang w:eastAsia="ar-SA"/>
              </w:rPr>
            </w:pPr>
            <w:r w:rsidRPr="002C2423">
              <w:rPr>
                <w:rFonts w:cstheme="minorHAnsi"/>
                <w:sz w:val="20"/>
                <w:lang w:eastAsia="ar-SA"/>
              </w:rPr>
              <w:t>Virtual Private Network</w:t>
            </w:r>
          </w:p>
          <w:p w14:paraId="3BCA0D2F" w14:textId="77777777" w:rsidR="009834A0" w:rsidRPr="002C2423" w:rsidRDefault="009834A0" w:rsidP="009834A0">
            <w:pPr>
              <w:suppressLineNumbers/>
              <w:suppressAutoHyphens/>
              <w:jc w:val="center"/>
              <w:rPr>
                <w:rFonts w:cstheme="minorHAnsi"/>
                <w:sz w:val="20"/>
                <w:lang w:eastAsia="ar-SA"/>
              </w:rPr>
            </w:pPr>
          </w:p>
        </w:tc>
      </w:tr>
    </w:tbl>
    <w:p w14:paraId="5428BDA7" w14:textId="5DF2DAAC" w:rsidR="00972A67" w:rsidRPr="009834A0" w:rsidRDefault="00972A67" w:rsidP="008A39F0">
      <w:pPr>
        <w:rPr>
          <w:rFonts w:cstheme="minorHAnsi"/>
          <w:sz w:val="22"/>
          <w:szCs w:val="22"/>
        </w:rPr>
      </w:pPr>
      <w:r w:rsidRPr="00F63FDE">
        <w:rPr>
          <w:rFonts w:cstheme="minorHAnsi"/>
          <w:szCs w:val="22"/>
        </w:rPr>
        <w:br w:type="page"/>
      </w:r>
    </w:p>
    <w:p w14:paraId="29CEBF08" w14:textId="77777777" w:rsidR="006F1BAF" w:rsidRPr="00F63FDE" w:rsidRDefault="006F1BAF" w:rsidP="00840CB9">
      <w:pPr>
        <w:pStyle w:val="SIUT-Titolo1"/>
        <w:numPr>
          <w:ilvl w:val="0"/>
          <w:numId w:val="9"/>
        </w:numPr>
      </w:pPr>
      <w:bookmarkStart w:id="31" w:name="_Toc109038798"/>
      <w:bookmarkStart w:id="32" w:name="_Toc330316538"/>
      <w:bookmarkStart w:id="33" w:name="_Toc8205266"/>
      <w:bookmarkStart w:id="34" w:name="_Toc10795792"/>
      <w:bookmarkStart w:id="35" w:name="_Toc10807324"/>
      <w:bookmarkStart w:id="36" w:name="_Toc10810825"/>
      <w:bookmarkStart w:id="37" w:name="_Toc10811942"/>
      <w:bookmarkStart w:id="38" w:name="_Toc11320660"/>
      <w:bookmarkStart w:id="39" w:name="_Toc24552163"/>
      <w:bookmarkStart w:id="40" w:name="_Toc25327824"/>
      <w:bookmarkStart w:id="41" w:name="_Toc77839086"/>
      <w:bookmarkStart w:id="42" w:name="_Toc159063166"/>
      <w:bookmarkStart w:id="43" w:name="_Toc6926146"/>
      <w:bookmarkStart w:id="44" w:name="_Toc380923969"/>
      <w:bookmarkStart w:id="45" w:name="_Toc380989372"/>
      <w:bookmarkStart w:id="46" w:name="_Toc381675895"/>
      <w:bookmarkStart w:id="47" w:name="_Toc50890418"/>
      <w:r w:rsidRPr="00F63FDE">
        <w:lastRenderedPageBreak/>
        <w:t>Definizione dell’</w:t>
      </w:r>
      <w:bookmarkEnd w:id="31"/>
      <w:bookmarkEnd w:id="32"/>
      <w:r w:rsidRPr="00F63FDE">
        <w:t>Obiettivo</w:t>
      </w:r>
      <w:bookmarkEnd w:id="33"/>
      <w:bookmarkEnd w:id="34"/>
      <w:bookmarkEnd w:id="35"/>
      <w:bookmarkEnd w:id="36"/>
      <w:bookmarkEnd w:id="37"/>
      <w:bookmarkEnd w:id="38"/>
      <w:bookmarkEnd w:id="39"/>
      <w:bookmarkEnd w:id="40"/>
      <w:bookmarkEnd w:id="41"/>
    </w:p>
    <w:p w14:paraId="52E32509" w14:textId="77777777" w:rsidR="00005CA4" w:rsidRDefault="00005CA4" w:rsidP="0003326D">
      <w:pPr>
        <w:pStyle w:val="SIUT-Corpodeltesto"/>
      </w:pPr>
      <w:bookmarkStart w:id="48" w:name="_Hlk23953688"/>
    </w:p>
    <w:p w14:paraId="2060A466" w14:textId="5DABBB0D" w:rsidR="00005CA4" w:rsidRPr="00BC2670" w:rsidRDefault="00005CA4" w:rsidP="00005CA4">
      <w:pPr>
        <w:pStyle w:val="SIUT-Corpodeltesto"/>
      </w:pPr>
      <w:r w:rsidRPr="00BC2670">
        <w:t xml:space="preserve">L’intervento in oggetto è stato </w:t>
      </w:r>
      <w:r w:rsidR="006F3241" w:rsidRPr="00BC2670">
        <w:t>richiesto con comunicazione</w:t>
      </w:r>
      <w:r w:rsidR="0065518A" w:rsidRPr="00BC2670">
        <w:t xml:space="preserve"> </w:t>
      </w:r>
      <w:r w:rsidR="006F3241" w:rsidRPr="00BC2670">
        <w:t xml:space="preserve">m_dg.DOG07AR.27_09_2019.0000056.U  </w:t>
      </w:r>
      <w:r w:rsidRPr="00BC2670">
        <w:t>e rientra nel servizio di Manutenzione Evolutiva.</w:t>
      </w:r>
    </w:p>
    <w:p w14:paraId="31D8EA24" w14:textId="77777777" w:rsidR="00005CA4" w:rsidRPr="00BC2670" w:rsidRDefault="00005CA4" w:rsidP="00005CA4">
      <w:pPr>
        <w:suppressLineNumbers/>
        <w:suppressAutoHyphens/>
        <w:rPr>
          <w:sz w:val="22"/>
          <w:szCs w:val="22"/>
        </w:rPr>
      </w:pPr>
    </w:p>
    <w:p w14:paraId="29E85417" w14:textId="7F0F5070" w:rsidR="00005CA4" w:rsidRPr="00BC2670" w:rsidRDefault="00005CA4" w:rsidP="00005CA4">
      <w:pPr>
        <w:pStyle w:val="SIUT-Corpodeltesto"/>
      </w:pPr>
      <w:r w:rsidRPr="00BC2670">
        <w:t>Tale documento espone gli interventi attinenti alle funzioni da prevedere nel sistema SIES con lo scopo finale di ‘abilitare’ i vari sistemi distrettuali del SIES all’interconnessione con il sistema del Registro Generale degli Indirizzi Elettronici</w:t>
      </w:r>
      <w:r w:rsidR="00782588" w:rsidRPr="00BC2670">
        <w:t xml:space="preserve">, in modo da avere </w:t>
      </w:r>
      <w:r w:rsidR="00A64502" w:rsidRPr="00BC2670">
        <w:t>un’entità</w:t>
      </w:r>
      <w:r w:rsidR="00782588" w:rsidRPr="00BC2670">
        <w:t xml:space="preserve"> DIFENSORE</w:t>
      </w:r>
      <w:r w:rsidR="0065518A" w:rsidRPr="00BC2670">
        <w:t xml:space="preserve"> ‘certificata’</w:t>
      </w:r>
      <w:r w:rsidR="00782588" w:rsidRPr="00BC2670">
        <w:t xml:space="preserve">, </w:t>
      </w:r>
      <w:r w:rsidRPr="00BC2670">
        <w:t xml:space="preserve">e </w:t>
      </w:r>
      <w:r w:rsidR="00782588" w:rsidRPr="00BC2670">
        <w:t>nello stesso tempo di introdurre la gestione dei nuovi fori in particolare la gestione del FORO di NAPOLI NORD.</w:t>
      </w:r>
    </w:p>
    <w:p w14:paraId="350216F1" w14:textId="77777777" w:rsidR="00005CA4" w:rsidRPr="00BC2670" w:rsidRDefault="00005CA4" w:rsidP="00005CA4">
      <w:pPr>
        <w:pStyle w:val="SIUT-Corpodeltesto"/>
      </w:pPr>
    </w:p>
    <w:p w14:paraId="50EEB512" w14:textId="2B729A03" w:rsidR="00005CA4" w:rsidRPr="00BC2670" w:rsidRDefault="00005CA4" w:rsidP="00005CA4">
      <w:pPr>
        <w:pStyle w:val="SIUT-Corpodeltesto"/>
      </w:pPr>
      <w:r w:rsidRPr="00BC2670">
        <w:t>L’intervento mira ad una gestione coerente ed auto consistente dell’entità DIFENSORE nell’</w:t>
      </w:r>
      <w:r w:rsidR="00782588" w:rsidRPr="00BC2670">
        <w:t>interezza</w:t>
      </w:r>
      <w:r w:rsidRPr="00BC2670">
        <w:t xml:space="preserve"> di tutto il sistema </w:t>
      </w:r>
      <w:r w:rsidR="00782588" w:rsidRPr="00BC2670">
        <w:t>SIES, pertanto</w:t>
      </w:r>
      <w:r w:rsidRPr="00BC2670">
        <w:t xml:space="preserve"> </w:t>
      </w:r>
      <w:r w:rsidR="00782588" w:rsidRPr="00BC2670">
        <w:t>le varie dinamiche di implementazione saranno relative</w:t>
      </w:r>
      <w:r w:rsidRPr="00BC2670">
        <w:t xml:space="preserve"> ai tre sottosistemi SIEP, SIUS e SIGE.</w:t>
      </w:r>
    </w:p>
    <w:p w14:paraId="6F10A1DC" w14:textId="77777777" w:rsidR="00005CA4" w:rsidRPr="00BC2670" w:rsidRDefault="00005CA4" w:rsidP="0003326D">
      <w:pPr>
        <w:pStyle w:val="SIUT-Corpodeltesto"/>
      </w:pPr>
    </w:p>
    <w:p w14:paraId="109903E0" w14:textId="1F99EF0E" w:rsidR="002A4B89" w:rsidRPr="00BC2670" w:rsidRDefault="00782588" w:rsidP="0003326D">
      <w:pPr>
        <w:pStyle w:val="SIUT-Corpodeltesto"/>
      </w:pPr>
      <w:r w:rsidRPr="00BC2670">
        <w:t>Si fa presente che</w:t>
      </w:r>
      <w:r w:rsidR="002A4B89" w:rsidRPr="00BC2670">
        <w:t xml:space="preserve"> nel prosieguo del documento si farà sempre riferimento ad un’interconnessione, del SIES verso il </w:t>
      </w:r>
      <w:r w:rsidR="00F710D0" w:rsidRPr="00BC2670">
        <w:t>ReGIndE</w:t>
      </w:r>
      <w:r w:rsidR="002A4B89" w:rsidRPr="00BC2670">
        <w:t xml:space="preserve">, in una modalità di tipo ‘diretta’, ossia il sistema SIES, per le casistiche previste dai requisiti, farà un accesso </w:t>
      </w:r>
      <w:r w:rsidR="00EF2026" w:rsidRPr="00BC2670">
        <w:t xml:space="preserve">diretto </w:t>
      </w:r>
      <w:r w:rsidR="002A4B89" w:rsidRPr="00BC2670">
        <w:t xml:space="preserve">ai servizi esposti dal sistema </w:t>
      </w:r>
      <w:r w:rsidR="00483D5E" w:rsidRPr="00BC2670">
        <w:t xml:space="preserve">del Registro Generale degli Indirizzi Elettronici </w:t>
      </w:r>
      <w:r w:rsidR="002A4B89" w:rsidRPr="00BC2670">
        <w:t xml:space="preserve">tramite invocazione dei metodi necessari sugli </w:t>
      </w:r>
      <w:r w:rsidR="00EF2026" w:rsidRPr="00BC2670">
        <w:t>appositi endpoint pubblicati su rete giustizia.</w:t>
      </w:r>
      <w:r w:rsidR="002A4B89" w:rsidRPr="00BC2670">
        <w:t xml:space="preserve"> </w:t>
      </w:r>
    </w:p>
    <w:p w14:paraId="7A4579BD" w14:textId="61F793B5" w:rsidR="00EF2026" w:rsidRPr="00BC2670" w:rsidRDefault="002A4B89" w:rsidP="0003326D">
      <w:pPr>
        <w:pStyle w:val="SIUT-Corpodeltesto"/>
      </w:pPr>
      <w:r w:rsidRPr="00BC2670">
        <w:t>Si esplicita che in un’ottica</w:t>
      </w:r>
      <w:r w:rsidR="00782588" w:rsidRPr="00BC2670">
        <w:t xml:space="preserve"> di </w:t>
      </w:r>
      <w:r w:rsidRPr="00BC2670">
        <w:t>implementazione</w:t>
      </w:r>
      <w:r w:rsidR="00782588" w:rsidRPr="00BC2670">
        <w:t xml:space="preserve"> del concetto di ‘Anagrafica Centralizzata</w:t>
      </w:r>
      <w:r w:rsidR="00EF2026" w:rsidRPr="00BC2670">
        <w:t>’ nell’ambito della reingegnerizzazione del sistema penale in conformità anche al disegno architetturale generale proposto per il progetto Beccaria</w:t>
      </w:r>
      <w:r w:rsidR="00483D5E" w:rsidRPr="00BC2670">
        <w:t xml:space="preserve">, quanto specificato in tale documento potrebbe necessitare di attività di </w:t>
      </w:r>
      <w:proofErr w:type="spellStart"/>
      <w:r w:rsidR="00483D5E" w:rsidRPr="00BC2670">
        <w:t>refactory</w:t>
      </w:r>
      <w:proofErr w:type="spellEnd"/>
      <w:r w:rsidR="00483D5E" w:rsidRPr="00BC2670">
        <w:t>, una volta stabilizzata l’architettura Beccaria definitiva.</w:t>
      </w:r>
    </w:p>
    <w:p w14:paraId="1B8C561E" w14:textId="77777777" w:rsidR="008161DC" w:rsidRDefault="008161DC" w:rsidP="008161DC">
      <w:pPr>
        <w:rPr>
          <w:rFonts w:cstheme="minorHAnsi"/>
          <w:szCs w:val="22"/>
        </w:rPr>
      </w:pPr>
      <w:bookmarkStart w:id="49" w:name="_Toc273112575"/>
      <w:bookmarkStart w:id="50" w:name="_Toc10811943"/>
      <w:bookmarkStart w:id="51" w:name="_Toc11320661"/>
      <w:bookmarkEnd w:id="42"/>
      <w:bookmarkEnd w:id="43"/>
      <w:bookmarkEnd w:id="48"/>
    </w:p>
    <w:p w14:paraId="244EE830" w14:textId="77777777" w:rsidR="00EF2026" w:rsidRDefault="00EF2026" w:rsidP="008161DC">
      <w:pPr>
        <w:rPr>
          <w:rFonts w:cstheme="minorHAnsi"/>
          <w:szCs w:val="22"/>
        </w:rPr>
      </w:pPr>
    </w:p>
    <w:p w14:paraId="022E5155" w14:textId="77777777" w:rsidR="00EF2026" w:rsidRPr="00BC2670" w:rsidRDefault="00EF2026" w:rsidP="008161DC">
      <w:pPr>
        <w:rPr>
          <w:rFonts w:cstheme="minorHAnsi"/>
          <w:sz w:val="22"/>
          <w:szCs w:val="22"/>
        </w:rPr>
      </w:pPr>
    </w:p>
    <w:p w14:paraId="33E945B8" w14:textId="77777777" w:rsidR="00EF2026" w:rsidRDefault="00EF2026" w:rsidP="008161DC">
      <w:pPr>
        <w:rPr>
          <w:rFonts w:cstheme="minorHAnsi"/>
          <w:szCs w:val="22"/>
        </w:rPr>
      </w:pPr>
    </w:p>
    <w:p w14:paraId="1724755E" w14:textId="77777777" w:rsidR="00EF2026" w:rsidRDefault="00EF2026" w:rsidP="008161DC">
      <w:pPr>
        <w:rPr>
          <w:rFonts w:cstheme="minorHAnsi"/>
          <w:szCs w:val="22"/>
        </w:rPr>
      </w:pPr>
    </w:p>
    <w:p w14:paraId="6CB76299" w14:textId="77777777" w:rsidR="00EF2026" w:rsidRDefault="00EF2026" w:rsidP="008161DC">
      <w:pPr>
        <w:rPr>
          <w:rFonts w:cstheme="minorHAnsi"/>
          <w:szCs w:val="22"/>
        </w:rPr>
      </w:pPr>
    </w:p>
    <w:p w14:paraId="524E8469" w14:textId="77777777" w:rsidR="00EF2026" w:rsidRDefault="00EF2026" w:rsidP="008161DC">
      <w:pPr>
        <w:rPr>
          <w:rFonts w:cstheme="minorHAnsi"/>
          <w:szCs w:val="22"/>
        </w:rPr>
      </w:pPr>
    </w:p>
    <w:p w14:paraId="293AA1AA" w14:textId="77777777" w:rsidR="00EF2026" w:rsidRDefault="00EF2026" w:rsidP="008161DC">
      <w:pPr>
        <w:rPr>
          <w:rFonts w:cstheme="minorHAnsi"/>
          <w:szCs w:val="22"/>
        </w:rPr>
      </w:pPr>
    </w:p>
    <w:p w14:paraId="4958B15A" w14:textId="77777777" w:rsidR="00EF2026" w:rsidRDefault="00EF2026" w:rsidP="008161DC">
      <w:pPr>
        <w:rPr>
          <w:rFonts w:cstheme="minorHAnsi"/>
          <w:szCs w:val="22"/>
        </w:rPr>
      </w:pPr>
    </w:p>
    <w:p w14:paraId="6A98A52E" w14:textId="77777777" w:rsidR="00EF2026" w:rsidRDefault="00EF2026" w:rsidP="008161DC">
      <w:pPr>
        <w:rPr>
          <w:rFonts w:cstheme="minorHAnsi"/>
          <w:szCs w:val="22"/>
        </w:rPr>
      </w:pPr>
    </w:p>
    <w:p w14:paraId="7D05CD98" w14:textId="77777777" w:rsidR="00EF2026" w:rsidRDefault="00EF2026" w:rsidP="008161DC">
      <w:pPr>
        <w:rPr>
          <w:rFonts w:cstheme="minorHAnsi"/>
          <w:szCs w:val="22"/>
        </w:rPr>
      </w:pPr>
    </w:p>
    <w:p w14:paraId="62AD3208" w14:textId="77777777" w:rsidR="00EF2026" w:rsidRDefault="00EF2026" w:rsidP="008161DC">
      <w:pPr>
        <w:rPr>
          <w:rFonts w:cstheme="minorHAnsi"/>
          <w:szCs w:val="22"/>
        </w:rPr>
      </w:pPr>
    </w:p>
    <w:p w14:paraId="296559D0" w14:textId="77777777" w:rsidR="00EF2026" w:rsidRDefault="00EF2026" w:rsidP="008161DC">
      <w:pPr>
        <w:rPr>
          <w:rFonts w:cstheme="minorHAnsi"/>
          <w:szCs w:val="22"/>
        </w:rPr>
      </w:pPr>
    </w:p>
    <w:p w14:paraId="30335289" w14:textId="77777777" w:rsidR="00EF2026" w:rsidRDefault="00EF2026" w:rsidP="008161DC">
      <w:pPr>
        <w:rPr>
          <w:rFonts w:cstheme="minorHAnsi"/>
          <w:szCs w:val="22"/>
        </w:rPr>
      </w:pPr>
    </w:p>
    <w:p w14:paraId="3BF220AB" w14:textId="77777777" w:rsidR="00EF2026" w:rsidRDefault="00EF2026" w:rsidP="008161DC">
      <w:pPr>
        <w:rPr>
          <w:rFonts w:cstheme="minorHAnsi"/>
          <w:szCs w:val="22"/>
        </w:rPr>
      </w:pPr>
    </w:p>
    <w:p w14:paraId="52DC2439" w14:textId="77777777" w:rsidR="00EF2026" w:rsidRDefault="00EF2026" w:rsidP="008161DC">
      <w:pPr>
        <w:rPr>
          <w:rFonts w:cstheme="minorHAnsi"/>
          <w:szCs w:val="22"/>
        </w:rPr>
      </w:pPr>
    </w:p>
    <w:p w14:paraId="62669252" w14:textId="77777777" w:rsidR="00EF2026" w:rsidRDefault="00EF2026" w:rsidP="008161DC">
      <w:pPr>
        <w:rPr>
          <w:rFonts w:cstheme="minorHAnsi"/>
          <w:szCs w:val="22"/>
        </w:rPr>
      </w:pPr>
    </w:p>
    <w:p w14:paraId="1408380C" w14:textId="77777777" w:rsidR="00EF2026" w:rsidRPr="008161DC" w:rsidRDefault="00EF2026" w:rsidP="008161DC">
      <w:pPr>
        <w:rPr>
          <w:rFonts w:cstheme="minorHAnsi"/>
          <w:szCs w:val="22"/>
        </w:rPr>
      </w:pPr>
    </w:p>
    <w:p w14:paraId="3679272D" w14:textId="49038D0F" w:rsidR="00670391" w:rsidRPr="00F63FDE" w:rsidRDefault="006F1BAF" w:rsidP="003D0AD3">
      <w:pPr>
        <w:pStyle w:val="SIUT-Titolo1"/>
        <w:numPr>
          <w:ilvl w:val="0"/>
          <w:numId w:val="9"/>
        </w:numPr>
      </w:pPr>
      <w:bookmarkStart w:id="52" w:name="_Toc24552164"/>
      <w:bookmarkStart w:id="53" w:name="_Toc25327825"/>
      <w:bookmarkStart w:id="54" w:name="_Toc77839087"/>
      <w:r w:rsidRPr="00F63FDE">
        <w:lastRenderedPageBreak/>
        <w:t>Architettura del Sistema</w:t>
      </w:r>
      <w:bookmarkEnd w:id="49"/>
      <w:bookmarkEnd w:id="50"/>
      <w:bookmarkEnd w:id="51"/>
      <w:bookmarkEnd w:id="52"/>
      <w:bookmarkEnd w:id="53"/>
      <w:bookmarkEnd w:id="54"/>
    </w:p>
    <w:p w14:paraId="48C4EA21" w14:textId="77777777" w:rsidR="009312B3" w:rsidRDefault="009312B3" w:rsidP="000B5A44">
      <w:pPr>
        <w:pStyle w:val="Titolo2"/>
        <w:keepLines w:val="0"/>
        <w:numPr>
          <w:ilvl w:val="1"/>
          <w:numId w:val="15"/>
        </w:numPr>
        <w:tabs>
          <w:tab w:val="left" w:pos="567"/>
        </w:tabs>
        <w:spacing w:before="180" w:after="120"/>
        <w:rPr>
          <w:color w:val="365F91" w:themeColor="accent1" w:themeShade="BF"/>
          <w:szCs w:val="24"/>
        </w:rPr>
      </w:pPr>
      <w:bookmarkStart w:id="55" w:name="_Toc44499564"/>
      <w:bookmarkStart w:id="56" w:name="_Toc77839088"/>
      <w:r>
        <w:rPr>
          <w:color w:val="365F91" w:themeColor="accent1" w:themeShade="BF"/>
          <w:szCs w:val="24"/>
        </w:rPr>
        <w:t>Architettura</w:t>
      </w:r>
      <w:bookmarkEnd w:id="55"/>
      <w:bookmarkEnd w:id="56"/>
    </w:p>
    <w:p w14:paraId="5BB367F4" w14:textId="77777777" w:rsidR="00794EA8" w:rsidRDefault="009312B3" w:rsidP="00B26E26">
      <w:pPr>
        <w:pStyle w:val="SIUT-Corpodeltesto"/>
      </w:pPr>
      <w:r w:rsidRPr="001054AE">
        <w:t>L’intervento in oggetto non introduce variazioni architetturali, rispetto al sistema attuale.</w:t>
      </w:r>
      <w:r w:rsidR="00C25211">
        <w:t xml:space="preserve"> Si riporta a titolo esemplificativo lo schema generale attuale del singolo sistema distrettuale del SIES.</w:t>
      </w:r>
    </w:p>
    <w:p w14:paraId="1DA74201" w14:textId="77777777" w:rsidR="00794EA8" w:rsidRDefault="00794EA8" w:rsidP="00B26E26">
      <w:pPr>
        <w:pStyle w:val="SIUT-Corpodeltesto"/>
      </w:pPr>
    </w:p>
    <w:p w14:paraId="7C99832C" w14:textId="0CA7D51C" w:rsidR="009312B3" w:rsidRDefault="009312B3" w:rsidP="00B26E26">
      <w:pPr>
        <w:pStyle w:val="SIUT-Corpodeltesto"/>
      </w:pPr>
      <w:r w:rsidRPr="00C23D27">
        <w:rPr>
          <w:lang w:eastAsia="en-US"/>
        </w:rPr>
        <w:object w:dxaOrig="12705" w:dyaOrig="11571" w14:anchorId="08684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pt;height:395.5pt" o:ole="">
            <v:imagedata r:id="rId10" o:title=""/>
          </v:shape>
          <o:OLEObject Type="Embed" ProgID="Visio.Drawing.11" ShapeID="_x0000_i1025" DrawAspect="Content" ObjectID="_1688558137" r:id="rId11"/>
        </w:object>
      </w:r>
    </w:p>
    <w:p w14:paraId="7D74B2A7" w14:textId="754130CA" w:rsidR="00B5704E" w:rsidRPr="007A66F3" w:rsidRDefault="009312B3" w:rsidP="009312B3">
      <w:pPr>
        <w:pStyle w:val="Didascalia"/>
        <w:jc w:val="center"/>
        <w:rPr>
          <w:rFonts w:asciiTheme="minorHAnsi" w:hAnsiTheme="minorHAnsi" w:cstheme="minorHAnsi"/>
          <w:sz w:val="18"/>
          <w:szCs w:val="18"/>
        </w:rPr>
      </w:pPr>
      <w:bookmarkStart w:id="57" w:name="_Toc77679005"/>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9D367D">
        <w:rPr>
          <w:rFonts w:asciiTheme="minorHAnsi" w:hAnsiTheme="minorHAnsi" w:cstheme="minorHAnsi"/>
          <w:noProof/>
          <w:sz w:val="18"/>
          <w:szCs w:val="18"/>
        </w:rPr>
        <w:t>1</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Architettura del sistema SIES</w:t>
      </w:r>
      <w:bookmarkEnd w:id="57"/>
    </w:p>
    <w:p w14:paraId="77E77005" w14:textId="77777777" w:rsidR="003D1363" w:rsidRDefault="003D1363" w:rsidP="009312B3">
      <w:pPr>
        <w:pStyle w:val="SIUT-Corpodeltesto"/>
      </w:pPr>
    </w:p>
    <w:p w14:paraId="3DF7A521" w14:textId="77777777" w:rsidR="009312B3" w:rsidRPr="009312B3" w:rsidRDefault="009312B3" w:rsidP="009312B3"/>
    <w:p w14:paraId="52044164" w14:textId="74A09496" w:rsidR="00E0075A" w:rsidRPr="00C36C65" w:rsidRDefault="006F1BAF" w:rsidP="00C36C65">
      <w:pPr>
        <w:pStyle w:val="SIUT-Titolo1"/>
        <w:numPr>
          <w:ilvl w:val="0"/>
          <w:numId w:val="9"/>
        </w:numPr>
      </w:pPr>
      <w:bookmarkStart w:id="58" w:name="_Toc6926147"/>
      <w:bookmarkStart w:id="59" w:name="_Toc11320662"/>
      <w:bookmarkStart w:id="60" w:name="_Toc24552165"/>
      <w:bookmarkStart w:id="61" w:name="_Toc25327826"/>
      <w:bookmarkStart w:id="62" w:name="_Toc77839089"/>
      <w:bookmarkEnd w:id="44"/>
      <w:bookmarkEnd w:id="45"/>
      <w:bookmarkEnd w:id="46"/>
      <w:bookmarkEnd w:id="47"/>
      <w:r w:rsidRPr="00F63FDE">
        <w:t>Specifiche dei requisiti</w:t>
      </w:r>
      <w:bookmarkStart w:id="63" w:name="_Toc38969693"/>
      <w:bookmarkStart w:id="64" w:name="_Toc39151409"/>
      <w:bookmarkStart w:id="65" w:name="_Toc39151894"/>
      <w:bookmarkStart w:id="66" w:name="_Toc38969694"/>
      <w:bookmarkStart w:id="67" w:name="_Toc39151410"/>
      <w:bookmarkStart w:id="68" w:name="_Toc39151895"/>
      <w:bookmarkStart w:id="69" w:name="_Toc38969695"/>
      <w:bookmarkStart w:id="70" w:name="_Toc39151411"/>
      <w:bookmarkStart w:id="71" w:name="_Toc39151896"/>
      <w:bookmarkStart w:id="72" w:name="_Toc38969696"/>
      <w:bookmarkStart w:id="73" w:name="_Toc39151412"/>
      <w:bookmarkStart w:id="74" w:name="_Toc39151897"/>
      <w:bookmarkStart w:id="75" w:name="_Toc436755642"/>
      <w:bookmarkStart w:id="76" w:name="_Toc438635860"/>
      <w:bookmarkStart w:id="77" w:name="_Toc6926148"/>
      <w:bookmarkStart w:id="78" w:name="_Toc11320663"/>
      <w:bookmarkStart w:id="79" w:name="_Toc24552166"/>
      <w:bookmarkStart w:id="80" w:name="_Toc2532782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47742D20" w14:textId="084D8155" w:rsidR="006F1BAF" w:rsidRPr="00677F8C" w:rsidRDefault="006F1BAF"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1" w:name="_Toc77839090"/>
      <w:r w:rsidRPr="00677F8C">
        <w:rPr>
          <w:rFonts w:cstheme="minorHAnsi"/>
          <w:color w:val="365F91" w:themeColor="accent1" w:themeShade="BF"/>
          <w:sz w:val="22"/>
          <w:szCs w:val="22"/>
        </w:rPr>
        <w:t>Premessa</w:t>
      </w:r>
      <w:bookmarkEnd w:id="75"/>
      <w:bookmarkEnd w:id="76"/>
      <w:bookmarkEnd w:id="77"/>
      <w:bookmarkEnd w:id="78"/>
      <w:bookmarkEnd w:id="79"/>
      <w:bookmarkEnd w:id="80"/>
      <w:bookmarkEnd w:id="81"/>
    </w:p>
    <w:p w14:paraId="577F9AF4" w14:textId="77777777" w:rsidR="00A86775" w:rsidRPr="0003326D" w:rsidRDefault="00A86775" w:rsidP="0003326D">
      <w:pPr>
        <w:pStyle w:val="SIUT-Corpodeltesto"/>
      </w:pPr>
      <w:bookmarkStart w:id="82" w:name="_Toc6926149"/>
      <w:bookmarkStart w:id="83" w:name="_Toc11320664"/>
      <w:r w:rsidRPr="0003326D">
        <w:t>Sulla base degli applicativi oggetto del contratto e delle aree funzionali, la convenzione per l’identificazione dei requisiti è riportata di seguito.</w:t>
      </w:r>
    </w:p>
    <w:p w14:paraId="5568568F" w14:textId="303CB1F8" w:rsidR="00A86775" w:rsidRDefault="00A86775" w:rsidP="0003326D">
      <w:pPr>
        <w:pStyle w:val="SIUT-Corpodeltesto"/>
      </w:pPr>
      <w:r w:rsidRPr="0003326D">
        <w:lastRenderedPageBreak/>
        <w:t>Ciascun requisito è individuato da un identificativo univoco nella forma [</w:t>
      </w:r>
      <w:r w:rsidRPr="0003326D">
        <w:rPr>
          <w:b/>
          <w:bCs/>
          <w:highlight w:val="lightGray"/>
        </w:rPr>
        <w:t>REQ-SIS-</w:t>
      </w:r>
      <w:proofErr w:type="spellStart"/>
      <w:r w:rsidRPr="0003326D">
        <w:rPr>
          <w:b/>
          <w:bCs/>
          <w:highlight w:val="lightGray"/>
        </w:rPr>
        <w:t>nnn</w:t>
      </w:r>
      <w:proofErr w:type="spellEnd"/>
      <w:r w:rsidRPr="0003326D">
        <w:rPr>
          <w:b/>
          <w:bCs/>
          <w:highlight w:val="lightGray"/>
        </w:rPr>
        <w:t>-</w:t>
      </w:r>
      <w:proofErr w:type="spellStart"/>
      <w:r w:rsidRPr="0003326D">
        <w:rPr>
          <w:b/>
          <w:bCs/>
          <w:highlight w:val="lightGray"/>
        </w:rPr>
        <w:t>mm</w:t>
      </w:r>
      <w:r w:rsidRPr="0003326D">
        <w:rPr>
          <w:b/>
          <w:bCs/>
        </w:rPr>
        <w:t>_ZZ.pp</w:t>
      </w:r>
      <w:proofErr w:type="spellEnd"/>
      <w:r w:rsidRPr="0003326D">
        <w:t>], dove la parte evidenziata in grigio riporta il macro</w:t>
      </w:r>
      <w:r w:rsidR="00753570" w:rsidRPr="0003326D">
        <w:t>-</w:t>
      </w:r>
      <w:r w:rsidRPr="0003326D">
        <w:t>requisito espresso dall’Amministrazione e codificato nella scheda di intervento</w:t>
      </w:r>
      <w:r w:rsidRPr="0003326D">
        <w:rPr>
          <w:rStyle w:val="Rimandonotaapidipagina"/>
          <w:rFonts w:asciiTheme="minorHAnsi" w:hAnsiTheme="minorHAnsi"/>
          <w:sz w:val="22"/>
        </w:rPr>
        <w:footnoteReference w:id="2"/>
      </w:r>
      <w:r w:rsidRPr="0003326D">
        <w:t>, i restanti caratteri identificano rispettivamente:</w:t>
      </w:r>
    </w:p>
    <w:p w14:paraId="5314B7F0" w14:textId="77777777" w:rsidR="00C25211" w:rsidRPr="0003326D" w:rsidRDefault="00C25211" w:rsidP="0003326D">
      <w:pPr>
        <w:pStyle w:val="SIUT-Corpodeltesto"/>
      </w:pPr>
    </w:p>
    <w:p w14:paraId="1ECD9693" w14:textId="2DC9F7F6" w:rsidR="00A86775" w:rsidRPr="0003326D" w:rsidRDefault="00A86775" w:rsidP="00B26E26">
      <w:pPr>
        <w:pStyle w:val="SIUTpuntoelenco"/>
      </w:pPr>
      <w:r w:rsidRPr="0003326D">
        <w:t xml:space="preserve">ZZ il </w:t>
      </w:r>
      <w:r w:rsidR="007D282E" w:rsidRPr="0003326D">
        <w:t>tipo</w:t>
      </w:r>
      <w:r w:rsidRPr="0003326D">
        <w:t xml:space="preserve"> requisito (vedere la tabella di seguito riportata)</w:t>
      </w:r>
      <w:r w:rsidR="00972CE8" w:rsidRPr="0003326D">
        <w:t>;</w:t>
      </w:r>
    </w:p>
    <w:p w14:paraId="53820BA6" w14:textId="5369BB7D" w:rsidR="00972CE8" w:rsidRPr="00F63FDE" w:rsidRDefault="00A86775" w:rsidP="00B26E26">
      <w:pPr>
        <w:pStyle w:val="SIUTpuntoelenco"/>
      </w:pPr>
      <w:proofErr w:type="spellStart"/>
      <w:r w:rsidRPr="0003326D">
        <w:t>pp</w:t>
      </w:r>
      <w:proofErr w:type="spellEnd"/>
      <w:r w:rsidRPr="0003326D">
        <w:t xml:space="preserve"> il progressivo requisito nell’ambito del tipo requisito.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75"/>
        <w:gridCol w:w="7273"/>
      </w:tblGrid>
      <w:tr w:rsidR="007677EE" w:rsidRPr="00A64A09" w14:paraId="5F171BE9" w14:textId="77777777" w:rsidTr="007677EE">
        <w:trPr>
          <w:trHeight w:val="20"/>
        </w:trPr>
        <w:tc>
          <w:tcPr>
            <w:tcW w:w="1231" w:type="pct"/>
            <w:shd w:val="clear" w:color="auto" w:fill="4F81BD" w:themeFill="accent1"/>
          </w:tcPr>
          <w:p w14:paraId="4B03BEC8" w14:textId="0FB782B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Tipo Requisito</w:t>
            </w:r>
          </w:p>
        </w:tc>
        <w:tc>
          <w:tcPr>
            <w:tcW w:w="3769" w:type="pct"/>
            <w:shd w:val="clear" w:color="auto" w:fill="4F81BD" w:themeFill="accent1"/>
          </w:tcPr>
          <w:p w14:paraId="69BACEAD" w14:textId="05F89D0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Descrizione </w:t>
            </w:r>
          </w:p>
        </w:tc>
      </w:tr>
      <w:tr w:rsidR="009B2E81" w:rsidRPr="00A64A09" w14:paraId="4FCEF42E" w14:textId="77777777" w:rsidTr="0077191D">
        <w:trPr>
          <w:trHeight w:val="20"/>
        </w:trPr>
        <w:tc>
          <w:tcPr>
            <w:tcW w:w="1231" w:type="pct"/>
            <w:shd w:val="clear" w:color="auto" w:fill="FFFFFF" w:themeFill="background1"/>
          </w:tcPr>
          <w:p w14:paraId="4A906FB1" w14:textId="77777777" w:rsidR="009B2E81" w:rsidRPr="00A64A09" w:rsidRDefault="009B2E81" w:rsidP="00A51369">
            <w:pPr>
              <w:pStyle w:val="SIUT-Tabellacorpo"/>
            </w:pPr>
            <w:r w:rsidRPr="00A64A09">
              <w:t>AM</w:t>
            </w:r>
          </w:p>
        </w:tc>
        <w:tc>
          <w:tcPr>
            <w:tcW w:w="3769" w:type="pct"/>
            <w:shd w:val="clear" w:color="auto" w:fill="FFFFFF" w:themeFill="background1"/>
          </w:tcPr>
          <w:p w14:paraId="2219B8B0" w14:textId="77777777" w:rsidR="009B2E81" w:rsidRPr="00A64A09" w:rsidRDefault="009B2E81" w:rsidP="00A51369">
            <w:pPr>
              <w:pStyle w:val="SIUT-Tabellacorpo"/>
            </w:pPr>
            <w:proofErr w:type="spellStart"/>
            <w:r w:rsidRPr="00A64A09">
              <w:t>Ambientale</w:t>
            </w:r>
            <w:proofErr w:type="spellEnd"/>
          </w:p>
        </w:tc>
      </w:tr>
      <w:tr w:rsidR="007677EE" w:rsidRPr="00A64A09" w14:paraId="0156087E" w14:textId="77777777" w:rsidTr="007677EE">
        <w:trPr>
          <w:trHeight w:val="20"/>
        </w:trPr>
        <w:tc>
          <w:tcPr>
            <w:tcW w:w="1231" w:type="pct"/>
            <w:vAlign w:val="center"/>
          </w:tcPr>
          <w:p w14:paraId="1496A385" w14:textId="107E95F7" w:rsidR="007677EE" w:rsidRPr="00A64A09" w:rsidRDefault="007677EE" w:rsidP="00A51369">
            <w:pPr>
              <w:pStyle w:val="SIUT-Tabellacorpo"/>
            </w:pPr>
            <w:r w:rsidRPr="00A64A09">
              <w:t>AR</w:t>
            </w:r>
          </w:p>
        </w:tc>
        <w:tc>
          <w:tcPr>
            <w:tcW w:w="3769" w:type="pct"/>
            <w:vAlign w:val="center"/>
          </w:tcPr>
          <w:p w14:paraId="720BF20A" w14:textId="634BCFAA" w:rsidR="007677EE" w:rsidRPr="00A64A09" w:rsidRDefault="007677EE" w:rsidP="00A51369">
            <w:pPr>
              <w:pStyle w:val="SIUT-Tabellacorpo"/>
            </w:pPr>
            <w:proofErr w:type="spellStart"/>
            <w:r w:rsidRPr="00A64A09">
              <w:t>Architetturale</w:t>
            </w:r>
            <w:proofErr w:type="spellEnd"/>
          </w:p>
        </w:tc>
      </w:tr>
      <w:tr w:rsidR="007677EE" w:rsidRPr="00A64A09" w14:paraId="331D9697" w14:textId="77777777" w:rsidTr="007677EE">
        <w:trPr>
          <w:trHeight w:val="20"/>
        </w:trPr>
        <w:tc>
          <w:tcPr>
            <w:tcW w:w="1231" w:type="pct"/>
            <w:vAlign w:val="center"/>
          </w:tcPr>
          <w:p w14:paraId="431E43C1" w14:textId="6E6A89AB" w:rsidR="007677EE" w:rsidRPr="00A64A09" w:rsidRDefault="007677EE" w:rsidP="00A51369">
            <w:pPr>
              <w:pStyle w:val="SIUT-Tabellacorpo"/>
            </w:pPr>
            <w:r w:rsidRPr="00A64A09">
              <w:t>CF</w:t>
            </w:r>
          </w:p>
        </w:tc>
        <w:tc>
          <w:tcPr>
            <w:tcW w:w="3769" w:type="pct"/>
            <w:vAlign w:val="center"/>
          </w:tcPr>
          <w:p w14:paraId="7B1A1827" w14:textId="083047F5" w:rsidR="007677EE" w:rsidRPr="00A64A09" w:rsidRDefault="007677EE" w:rsidP="00A51369">
            <w:pPr>
              <w:pStyle w:val="SIUT-Tabellacorpo"/>
            </w:pPr>
            <w:proofErr w:type="spellStart"/>
            <w:r w:rsidRPr="00A64A09">
              <w:t>Configurazione</w:t>
            </w:r>
            <w:proofErr w:type="spellEnd"/>
          </w:p>
        </w:tc>
      </w:tr>
      <w:tr w:rsidR="009B2E81" w:rsidRPr="00A64A09" w14:paraId="061D4870" w14:textId="77777777" w:rsidTr="0077191D">
        <w:trPr>
          <w:trHeight w:val="20"/>
        </w:trPr>
        <w:tc>
          <w:tcPr>
            <w:tcW w:w="1231" w:type="pct"/>
            <w:vAlign w:val="center"/>
          </w:tcPr>
          <w:p w14:paraId="1CDBF7AC" w14:textId="77777777" w:rsidR="009B2E81" w:rsidRPr="00A64A09" w:rsidRDefault="009B2E81" w:rsidP="00A51369">
            <w:pPr>
              <w:pStyle w:val="SIUT-Tabellacorpo"/>
            </w:pPr>
            <w:r w:rsidRPr="00A64A09">
              <w:t>ES</w:t>
            </w:r>
          </w:p>
        </w:tc>
        <w:tc>
          <w:tcPr>
            <w:tcW w:w="3769" w:type="pct"/>
            <w:vAlign w:val="center"/>
          </w:tcPr>
          <w:p w14:paraId="3DB93B1B" w14:textId="77777777" w:rsidR="009B2E81" w:rsidRPr="00A64A09" w:rsidRDefault="009B2E81" w:rsidP="00A51369">
            <w:pPr>
              <w:pStyle w:val="SIUT-Tabellacorpo"/>
            </w:pPr>
            <w:proofErr w:type="spellStart"/>
            <w:r w:rsidRPr="00A64A09">
              <w:t>Esecuzione</w:t>
            </w:r>
            <w:proofErr w:type="spellEnd"/>
          </w:p>
        </w:tc>
      </w:tr>
      <w:tr w:rsidR="007677EE" w:rsidRPr="00A64A09" w14:paraId="1D0E6C97" w14:textId="77777777" w:rsidTr="007677EE">
        <w:trPr>
          <w:trHeight w:val="20"/>
        </w:trPr>
        <w:tc>
          <w:tcPr>
            <w:tcW w:w="1231" w:type="pct"/>
            <w:vAlign w:val="center"/>
          </w:tcPr>
          <w:p w14:paraId="2910EA6E" w14:textId="3F452598" w:rsidR="007677EE" w:rsidRPr="00A64A09" w:rsidRDefault="007677EE" w:rsidP="00A51369">
            <w:pPr>
              <w:pStyle w:val="SIUT-Tabellacorpo"/>
            </w:pPr>
            <w:r w:rsidRPr="00A64A09">
              <w:t>FN</w:t>
            </w:r>
          </w:p>
        </w:tc>
        <w:tc>
          <w:tcPr>
            <w:tcW w:w="3769" w:type="pct"/>
            <w:vAlign w:val="center"/>
          </w:tcPr>
          <w:p w14:paraId="08FE40F3" w14:textId="5AC01CC5" w:rsidR="007677EE" w:rsidRPr="00A64A09" w:rsidRDefault="007677EE" w:rsidP="00A51369">
            <w:pPr>
              <w:pStyle w:val="SIUT-Tabellacorpo"/>
            </w:pPr>
            <w:proofErr w:type="spellStart"/>
            <w:r w:rsidRPr="00A64A09">
              <w:t>Funzionale</w:t>
            </w:r>
            <w:proofErr w:type="spellEnd"/>
          </w:p>
        </w:tc>
      </w:tr>
      <w:tr w:rsidR="007677EE" w:rsidRPr="00A64A09" w14:paraId="1FC8BAD5" w14:textId="77777777" w:rsidTr="007677EE">
        <w:trPr>
          <w:trHeight w:val="20"/>
        </w:trPr>
        <w:tc>
          <w:tcPr>
            <w:tcW w:w="1231" w:type="pct"/>
            <w:vAlign w:val="center"/>
          </w:tcPr>
          <w:p w14:paraId="6B0DD9B6" w14:textId="171CA8A1" w:rsidR="007677EE" w:rsidRPr="00A64A09" w:rsidRDefault="007677EE" w:rsidP="00A51369">
            <w:pPr>
              <w:pStyle w:val="SIUT-Tabellacorpo"/>
            </w:pPr>
            <w:r w:rsidRPr="00A64A09">
              <w:t>UI</w:t>
            </w:r>
          </w:p>
        </w:tc>
        <w:tc>
          <w:tcPr>
            <w:tcW w:w="3769" w:type="pct"/>
            <w:vAlign w:val="center"/>
          </w:tcPr>
          <w:p w14:paraId="0D6611E2" w14:textId="417DF404" w:rsidR="007677EE" w:rsidRPr="00A64A09" w:rsidRDefault="007677EE" w:rsidP="00A51369">
            <w:pPr>
              <w:pStyle w:val="SIUT-Tabellacorpo"/>
            </w:pPr>
            <w:proofErr w:type="spellStart"/>
            <w:r w:rsidRPr="00A64A09">
              <w:t>Interfaccia</w:t>
            </w:r>
            <w:proofErr w:type="spellEnd"/>
            <w:r w:rsidRPr="00A64A09">
              <w:t xml:space="preserve"> </w:t>
            </w:r>
            <w:proofErr w:type="spellStart"/>
            <w:r w:rsidRPr="00A64A09">
              <w:t>Utente</w:t>
            </w:r>
            <w:proofErr w:type="spellEnd"/>
          </w:p>
        </w:tc>
      </w:tr>
      <w:tr w:rsidR="007677EE" w:rsidRPr="00A64A09" w14:paraId="02932344" w14:textId="77777777" w:rsidTr="007677EE">
        <w:trPr>
          <w:trHeight w:val="20"/>
        </w:trPr>
        <w:tc>
          <w:tcPr>
            <w:tcW w:w="1231" w:type="pct"/>
            <w:vAlign w:val="center"/>
          </w:tcPr>
          <w:p w14:paraId="33B7933D" w14:textId="18071AE4" w:rsidR="007677EE" w:rsidRPr="00A64A09" w:rsidRDefault="007677EE" w:rsidP="00A51369">
            <w:pPr>
              <w:pStyle w:val="SIUT-Tabellacorpo"/>
            </w:pPr>
            <w:r w:rsidRPr="00A64A09">
              <w:t>PR</w:t>
            </w:r>
          </w:p>
        </w:tc>
        <w:tc>
          <w:tcPr>
            <w:tcW w:w="3769" w:type="pct"/>
            <w:vAlign w:val="center"/>
          </w:tcPr>
          <w:p w14:paraId="2498521F" w14:textId="639F63B5" w:rsidR="007677EE" w:rsidRPr="00A64A09" w:rsidRDefault="007677EE" w:rsidP="00A51369">
            <w:pPr>
              <w:pStyle w:val="SIUT-Tabellacorpo"/>
            </w:pPr>
            <w:proofErr w:type="spellStart"/>
            <w:r w:rsidRPr="00A64A09">
              <w:t>Prestazionali</w:t>
            </w:r>
            <w:proofErr w:type="spellEnd"/>
          </w:p>
        </w:tc>
      </w:tr>
      <w:tr w:rsidR="007677EE" w:rsidRPr="00A64A09" w14:paraId="2BBBC0EE" w14:textId="77777777" w:rsidTr="007677EE">
        <w:trPr>
          <w:trHeight w:val="20"/>
        </w:trPr>
        <w:tc>
          <w:tcPr>
            <w:tcW w:w="1231" w:type="pct"/>
            <w:vAlign w:val="center"/>
          </w:tcPr>
          <w:p w14:paraId="4F231A11" w14:textId="74C11082" w:rsidR="007677EE" w:rsidRPr="00A64A09" w:rsidRDefault="007677EE" w:rsidP="00A51369">
            <w:pPr>
              <w:pStyle w:val="SIUT-Tabellacorpo"/>
            </w:pPr>
            <w:r w:rsidRPr="00A64A09">
              <w:t>IN</w:t>
            </w:r>
          </w:p>
        </w:tc>
        <w:tc>
          <w:tcPr>
            <w:tcW w:w="3769" w:type="pct"/>
            <w:vAlign w:val="center"/>
          </w:tcPr>
          <w:p w14:paraId="10ABD94B" w14:textId="2DA351CD" w:rsidR="007677EE" w:rsidRPr="00A64A09" w:rsidRDefault="007677EE" w:rsidP="00A51369">
            <w:pPr>
              <w:pStyle w:val="SIUT-Tabellacorpo"/>
            </w:pPr>
            <w:proofErr w:type="spellStart"/>
            <w:r w:rsidRPr="00A64A09">
              <w:t>Interoperabilità</w:t>
            </w:r>
            <w:proofErr w:type="spellEnd"/>
          </w:p>
        </w:tc>
      </w:tr>
      <w:tr w:rsidR="007677EE" w:rsidRPr="00A64A09" w14:paraId="5C8050E4" w14:textId="77777777" w:rsidTr="007677EE">
        <w:trPr>
          <w:trHeight w:val="20"/>
        </w:trPr>
        <w:tc>
          <w:tcPr>
            <w:tcW w:w="1231" w:type="pct"/>
            <w:vAlign w:val="center"/>
          </w:tcPr>
          <w:p w14:paraId="074A367A" w14:textId="6D85E1A3" w:rsidR="007677EE" w:rsidRPr="00A64A09" w:rsidRDefault="007677EE" w:rsidP="00A51369">
            <w:pPr>
              <w:pStyle w:val="SIUT-Tabellacorpo"/>
            </w:pPr>
            <w:r w:rsidRPr="00A64A09">
              <w:t>SC</w:t>
            </w:r>
          </w:p>
        </w:tc>
        <w:tc>
          <w:tcPr>
            <w:tcW w:w="3769" w:type="pct"/>
            <w:vAlign w:val="center"/>
          </w:tcPr>
          <w:p w14:paraId="45189E5E" w14:textId="442E24F3" w:rsidR="007677EE" w:rsidRPr="00A64A09" w:rsidRDefault="007677EE" w:rsidP="00A51369">
            <w:pPr>
              <w:pStyle w:val="SIUT-Tabellacorpo"/>
            </w:pPr>
            <w:proofErr w:type="spellStart"/>
            <w:r w:rsidRPr="00A64A09">
              <w:t>Sicurezza</w:t>
            </w:r>
            <w:proofErr w:type="spellEnd"/>
          </w:p>
        </w:tc>
      </w:tr>
      <w:tr w:rsidR="009B2E81" w:rsidRPr="00A64A09" w14:paraId="1119974C" w14:textId="77777777" w:rsidTr="0077191D">
        <w:trPr>
          <w:trHeight w:val="20"/>
        </w:trPr>
        <w:tc>
          <w:tcPr>
            <w:tcW w:w="1231" w:type="pct"/>
            <w:vAlign w:val="center"/>
          </w:tcPr>
          <w:p w14:paraId="6BC53D2B" w14:textId="77777777" w:rsidR="009B2E81" w:rsidRPr="00A64A09" w:rsidRDefault="009B2E81" w:rsidP="00A51369">
            <w:pPr>
              <w:pStyle w:val="SIUT-Tabellacorpo"/>
            </w:pPr>
            <w:r w:rsidRPr="00A64A09">
              <w:t>SI</w:t>
            </w:r>
          </w:p>
        </w:tc>
        <w:tc>
          <w:tcPr>
            <w:tcW w:w="3769" w:type="pct"/>
            <w:vAlign w:val="center"/>
          </w:tcPr>
          <w:p w14:paraId="08C88EC3" w14:textId="77777777" w:rsidR="009B2E81" w:rsidRPr="00A64A09" w:rsidRDefault="009B2E81" w:rsidP="00A51369">
            <w:pPr>
              <w:pStyle w:val="SIUT-Tabellacorpo"/>
            </w:pPr>
            <w:r w:rsidRPr="00A64A09">
              <w:t>Sistema</w:t>
            </w:r>
          </w:p>
        </w:tc>
      </w:tr>
      <w:tr w:rsidR="007677EE" w:rsidRPr="00A64A09" w14:paraId="57849CC8" w14:textId="77777777" w:rsidTr="007677EE">
        <w:trPr>
          <w:trHeight w:val="20"/>
        </w:trPr>
        <w:tc>
          <w:tcPr>
            <w:tcW w:w="1231" w:type="pct"/>
            <w:vAlign w:val="center"/>
          </w:tcPr>
          <w:p w14:paraId="4461FADD" w14:textId="394C4622" w:rsidR="007677EE" w:rsidRPr="00A64A09" w:rsidRDefault="007677EE" w:rsidP="00A51369">
            <w:pPr>
              <w:pStyle w:val="SIUT-Tabellacorpo"/>
            </w:pPr>
            <w:r w:rsidRPr="00A64A09">
              <w:t>TU</w:t>
            </w:r>
          </w:p>
        </w:tc>
        <w:tc>
          <w:tcPr>
            <w:tcW w:w="3769" w:type="pct"/>
            <w:vAlign w:val="center"/>
          </w:tcPr>
          <w:p w14:paraId="7DE1B909" w14:textId="3E2B679C" w:rsidR="007677EE" w:rsidRPr="00A64A09" w:rsidRDefault="007677EE" w:rsidP="00A51369">
            <w:pPr>
              <w:pStyle w:val="SIUT-Tabellacorpo"/>
            </w:pPr>
            <w:r w:rsidRPr="00A64A09">
              <w:t>Tutorial</w:t>
            </w:r>
          </w:p>
        </w:tc>
      </w:tr>
      <w:tr w:rsidR="007677EE" w:rsidRPr="00A64A09" w14:paraId="76506057" w14:textId="77777777" w:rsidTr="007677EE">
        <w:trPr>
          <w:trHeight w:val="20"/>
        </w:trPr>
        <w:tc>
          <w:tcPr>
            <w:tcW w:w="1231" w:type="pct"/>
            <w:vAlign w:val="center"/>
          </w:tcPr>
          <w:p w14:paraId="565419E3" w14:textId="22329CAC" w:rsidR="007677EE" w:rsidRPr="00A64A09" w:rsidRDefault="007677EE" w:rsidP="00A51369">
            <w:pPr>
              <w:pStyle w:val="SIUT-Tabellacorpo"/>
            </w:pPr>
            <w:r w:rsidRPr="00A64A09">
              <w:t>RG</w:t>
            </w:r>
          </w:p>
        </w:tc>
        <w:tc>
          <w:tcPr>
            <w:tcW w:w="3769" w:type="pct"/>
            <w:vAlign w:val="center"/>
          </w:tcPr>
          <w:p w14:paraId="7371F852" w14:textId="0AB13387" w:rsidR="007677EE" w:rsidRPr="00A64A09" w:rsidRDefault="007677EE" w:rsidP="00A51369">
            <w:pPr>
              <w:pStyle w:val="SIUT-Tabellacorpo"/>
            </w:pPr>
            <w:proofErr w:type="spellStart"/>
            <w:r w:rsidRPr="00A64A09">
              <w:t>Relazione</w:t>
            </w:r>
            <w:proofErr w:type="spellEnd"/>
            <w:r w:rsidRPr="00A64A09">
              <w:t xml:space="preserve"> </w:t>
            </w:r>
            <w:proofErr w:type="spellStart"/>
            <w:r w:rsidRPr="00A64A09">
              <w:t>Giuridica</w:t>
            </w:r>
            <w:proofErr w:type="spellEnd"/>
          </w:p>
        </w:tc>
      </w:tr>
    </w:tbl>
    <w:p w14:paraId="0419BB87" w14:textId="77777777" w:rsidR="009C37E0" w:rsidRDefault="009C37E0" w:rsidP="009C37E0">
      <w:pPr>
        <w:pStyle w:val="Titolo2"/>
        <w:keepLines w:val="0"/>
        <w:tabs>
          <w:tab w:val="left" w:pos="567"/>
        </w:tabs>
        <w:spacing w:before="180" w:after="120"/>
        <w:ind w:left="709"/>
        <w:rPr>
          <w:rFonts w:cstheme="minorHAnsi"/>
          <w:color w:val="365F91" w:themeColor="accent1" w:themeShade="BF"/>
          <w:sz w:val="22"/>
          <w:szCs w:val="22"/>
        </w:rPr>
      </w:pPr>
      <w:bookmarkStart w:id="85" w:name="_Toc24552167"/>
      <w:bookmarkStart w:id="86" w:name="_Toc25327828"/>
    </w:p>
    <w:p w14:paraId="38008C2A" w14:textId="3F37DFF1" w:rsidR="006F1BAF" w:rsidRPr="00677F8C" w:rsidRDefault="00A86775"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7" w:name="_Toc77839091"/>
      <w:r w:rsidRPr="00677F8C">
        <w:rPr>
          <w:rFonts w:cstheme="minorHAnsi"/>
          <w:color w:val="365F91" w:themeColor="accent1" w:themeShade="BF"/>
          <w:sz w:val="22"/>
          <w:szCs w:val="22"/>
        </w:rPr>
        <w:t xml:space="preserve">Elenco </w:t>
      </w:r>
      <w:r w:rsidR="006F1BAF" w:rsidRPr="00677F8C">
        <w:rPr>
          <w:rFonts w:cstheme="minorHAnsi"/>
          <w:color w:val="365F91" w:themeColor="accent1" w:themeShade="BF"/>
          <w:sz w:val="22"/>
          <w:szCs w:val="22"/>
        </w:rPr>
        <w:t>Requisiti</w:t>
      </w:r>
      <w:bookmarkStart w:id="88" w:name="_Toc381675898"/>
      <w:bookmarkStart w:id="89" w:name="_Toc50890421"/>
      <w:bookmarkStart w:id="90" w:name="_Toc159063174"/>
      <w:bookmarkEnd w:id="82"/>
      <w:bookmarkEnd w:id="83"/>
      <w:bookmarkEnd w:id="85"/>
      <w:bookmarkEnd w:id="86"/>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14"/>
        <w:gridCol w:w="5040"/>
        <w:gridCol w:w="2094"/>
      </w:tblGrid>
      <w:tr w:rsidR="007677EE" w:rsidRPr="00A64A09" w14:paraId="0D6F6725" w14:textId="77777777" w:rsidTr="002C2423">
        <w:trPr>
          <w:trHeight w:val="20"/>
          <w:tblHeader/>
        </w:trPr>
        <w:tc>
          <w:tcPr>
            <w:tcW w:w="1303" w:type="pct"/>
            <w:shd w:val="clear" w:color="auto" w:fill="4F81BD" w:themeFill="accent1"/>
          </w:tcPr>
          <w:p w14:paraId="37F95C44" w14:textId="5A63BE43"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Codice Requisito</w:t>
            </w:r>
          </w:p>
        </w:tc>
        <w:tc>
          <w:tcPr>
            <w:tcW w:w="2612" w:type="pct"/>
            <w:shd w:val="clear" w:color="auto" w:fill="4F81BD" w:themeFill="accent1"/>
          </w:tcPr>
          <w:p w14:paraId="2530A33A" w14:textId="3E2F8F7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Descrizione</w:t>
            </w:r>
          </w:p>
        </w:tc>
        <w:tc>
          <w:tcPr>
            <w:tcW w:w="1085" w:type="pct"/>
            <w:shd w:val="clear" w:color="auto" w:fill="4F81BD" w:themeFill="accent1"/>
          </w:tcPr>
          <w:p w14:paraId="745574D1" w14:textId="7CB7D93F"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Riferimenti </w:t>
            </w:r>
          </w:p>
        </w:tc>
      </w:tr>
      <w:tr w:rsidR="00345FA3" w:rsidRPr="00A51369" w14:paraId="717F1394" w14:textId="77777777" w:rsidTr="002C2423">
        <w:trPr>
          <w:trHeight w:val="20"/>
        </w:trPr>
        <w:tc>
          <w:tcPr>
            <w:tcW w:w="1303" w:type="pct"/>
            <w:vAlign w:val="center"/>
          </w:tcPr>
          <w:p w14:paraId="05D4BB9B" w14:textId="0077DC7D" w:rsidR="00345FA3" w:rsidRPr="00A51369" w:rsidRDefault="002E786D" w:rsidP="00A51369">
            <w:pPr>
              <w:rPr>
                <w:sz w:val="20"/>
                <w:highlight w:val="yellow"/>
              </w:rPr>
            </w:pPr>
            <w:r>
              <w:rPr>
                <w:sz w:val="20"/>
              </w:rPr>
              <w:t>REQ-SIE-021-01_</w:t>
            </w:r>
            <w:r w:rsidR="00A51369" w:rsidRPr="00A51369">
              <w:rPr>
                <w:sz w:val="20"/>
              </w:rPr>
              <w:t>FN.01</w:t>
            </w:r>
          </w:p>
        </w:tc>
        <w:tc>
          <w:tcPr>
            <w:tcW w:w="2612" w:type="pct"/>
          </w:tcPr>
          <w:p w14:paraId="3D3E538C" w14:textId="2C1D8114" w:rsidR="00345FA3" w:rsidRPr="00A51369" w:rsidRDefault="00A51369" w:rsidP="00A51369">
            <w:pPr>
              <w:rPr>
                <w:sz w:val="20"/>
                <w:highlight w:val="yellow"/>
              </w:rPr>
            </w:pPr>
            <w:r w:rsidRPr="00A51369">
              <w:rPr>
                <w:sz w:val="20"/>
              </w:rPr>
              <w:t>Gestione Nuovi Fori (FORO di NAPOLI NORD)</w:t>
            </w:r>
          </w:p>
        </w:tc>
        <w:tc>
          <w:tcPr>
            <w:tcW w:w="1085" w:type="pct"/>
            <w:vAlign w:val="center"/>
          </w:tcPr>
          <w:p w14:paraId="4D2DCF86" w14:textId="5580EFD1" w:rsidR="00345FA3" w:rsidRPr="00A51369" w:rsidRDefault="00345FA3" w:rsidP="00A51369">
            <w:pPr>
              <w:rPr>
                <w:sz w:val="20"/>
                <w:highlight w:val="yellow"/>
              </w:rPr>
            </w:pPr>
          </w:p>
        </w:tc>
      </w:tr>
      <w:tr w:rsidR="00345FA3" w:rsidRPr="00A64A09" w14:paraId="5705857B" w14:textId="77777777" w:rsidTr="002C2423">
        <w:trPr>
          <w:trHeight w:val="20"/>
        </w:trPr>
        <w:tc>
          <w:tcPr>
            <w:tcW w:w="1303" w:type="pct"/>
            <w:vAlign w:val="center"/>
          </w:tcPr>
          <w:p w14:paraId="331F150B" w14:textId="1D957DBD" w:rsidR="00345FA3" w:rsidRPr="00363B37" w:rsidRDefault="00A51369" w:rsidP="00A51369">
            <w:pPr>
              <w:pStyle w:val="SIUT-Tabellacorpo"/>
              <w:rPr>
                <w:highlight w:val="yellow"/>
              </w:rPr>
            </w:pPr>
            <w:r w:rsidRPr="00A51369">
              <w:t>REQ-SIE-021-0</w:t>
            </w:r>
            <w:r>
              <w:t>2</w:t>
            </w:r>
            <w:r w:rsidR="002E786D">
              <w:t>_</w:t>
            </w:r>
            <w:r w:rsidRPr="00A51369">
              <w:t>FN.01</w:t>
            </w:r>
          </w:p>
        </w:tc>
        <w:tc>
          <w:tcPr>
            <w:tcW w:w="2612" w:type="pct"/>
          </w:tcPr>
          <w:p w14:paraId="26F6C970" w14:textId="6C221A8E" w:rsidR="00345FA3" w:rsidRPr="00363B37" w:rsidRDefault="00A51369" w:rsidP="002C2423">
            <w:pPr>
              <w:pStyle w:val="Default"/>
              <w:jc w:val="both"/>
              <w:rPr>
                <w:sz w:val="20"/>
                <w:szCs w:val="18"/>
                <w:highlight w:val="yellow"/>
              </w:rPr>
            </w:pPr>
            <w:r w:rsidRPr="00A51369">
              <w:rPr>
                <w:rFonts w:asciiTheme="minorHAnsi" w:hAnsiTheme="minorHAnsi" w:cstheme="minorHAnsi"/>
                <w:sz w:val="20"/>
                <w:szCs w:val="18"/>
                <w:lang w:eastAsia="ar-SA"/>
              </w:rPr>
              <w:t xml:space="preserve">Ricerca su </w:t>
            </w:r>
            <w:r w:rsidR="00F710D0">
              <w:rPr>
                <w:rFonts w:asciiTheme="minorHAnsi" w:hAnsiTheme="minorHAnsi" w:cstheme="minorHAnsi"/>
                <w:sz w:val="20"/>
                <w:szCs w:val="18"/>
                <w:lang w:eastAsia="ar-SA"/>
              </w:rPr>
              <w:t>ReGIndE</w:t>
            </w:r>
          </w:p>
        </w:tc>
        <w:tc>
          <w:tcPr>
            <w:tcW w:w="1085" w:type="pct"/>
            <w:vAlign w:val="center"/>
          </w:tcPr>
          <w:p w14:paraId="4A771FA3" w14:textId="4E7D0E33" w:rsidR="00345FA3" w:rsidRPr="00363B37" w:rsidRDefault="00345FA3" w:rsidP="00A51369">
            <w:pPr>
              <w:pStyle w:val="SIUT-Tabellacorpo"/>
              <w:rPr>
                <w:highlight w:val="yellow"/>
              </w:rPr>
            </w:pPr>
          </w:p>
        </w:tc>
      </w:tr>
      <w:tr w:rsidR="00462213" w:rsidRPr="00A64A09" w14:paraId="4529B9F9" w14:textId="77777777" w:rsidTr="002C2423">
        <w:trPr>
          <w:trHeight w:val="20"/>
        </w:trPr>
        <w:tc>
          <w:tcPr>
            <w:tcW w:w="1303" w:type="pct"/>
            <w:vAlign w:val="center"/>
          </w:tcPr>
          <w:p w14:paraId="0F49AE9A" w14:textId="6BD44451" w:rsidR="00462213" w:rsidRPr="00363B37" w:rsidRDefault="00A51369" w:rsidP="00A51369">
            <w:pPr>
              <w:pStyle w:val="SIUT-Tabellacorpo"/>
              <w:rPr>
                <w:highlight w:val="yellow"/>
              </w:rPr>
            </w:pPr>
            <w:r w:rsidRPr="00A51369">
              <w:t>REQ-SIE-021-0</w:t>
            </w:r>
            <w:r>
              <w:t>3</w:t>
            </w:r>
            <w:r w:rsidR="002E786D">
              <w:t>_</w:t>
            </w:r>
            <w:r w:rsidRPr="00A51369">
              <w:t>FN.01</w:t>
            </w:r>
          </w:p>
        </w:tc>
        <w:tc>
          <w:tcPr>
            <w:tcW w:w="2612" w:type="pct"/>
          </w:tcPr>
          <w:p w14:paraId="18BBF4FF" w14:textId="03D43228" w:rsidR="00462213" w:rsidRPr="00A51369" w:rsidRDefault="00A51369" w:rsidP="00A51369">
            <w:pPr>
              <w:rPr>
                <w:sz w:val="20"/>
                <w:highlight w:val="yellow"/>
              </w:rPr>
            </w:pPr>
            <w:r w:rsidRPr="00A51369">
              <w:rPr>
                <w:sz w:val="20"/>
              </w:rPr>
              <w:t xml:space="preserve">Inserimento Manuale: Indisponibilità </w:t>
            </w:r>
            <w:r w:rsidR="00F710D0">
              <w:rPr>
                <w:sz w:val="20"/>
              </w:rPr>
              <w:t>ReGIndE</w:t>
            </w:r>
            <w:r w:rsidRPr="00A51369">
              <w:rPr>
                <w:sz w:val="20"/>
              </w:rPr>
              <w:t xml:space="preserve"> o Avvocato Non Presente</w:t>
            </w:r>
          </w:p>
        </w:tc>
        <w:tc>
          <w:tcPr>
            <w:tcW w:w="1085" w:type="pct"/>
            <w:vAlign w:val="center"/>
          </w:tcPr>
          <w:p w14:paraId="7DB28874" w14:textId="77777777" w:rsidR="00462213" w:rsidRPr="00F531C1" w:rsidRDefault="00462213" w:rsidP="00A51369">
            <w:pPr>
              <w:pStyle w:val="SIUT-Tabellacorpo"/>
              <w:rPr>
                <w:highlight w:val="yellow"/>
                <w:lang w:val="it-IT"/>
              </w:rPr>
            </w:pPr>
          </w:p>
        </w:tc>
      </w:tr>
      <w:tr w:rsidR="00462213" w:rsidRPr="00A64A09" w14:paraId="30DFF20C" w14:textId="77777777" w:rsidTr="002C2423">
        <w:trPr>
          <w:trHeight w:val="20"/>
        </w:trPr>
        <w:tc>
          <w:tcPr>
            <w:tcW w:w="1303" w:type="pct"/>
            <w:vAlign w:val="center"/>
          </w:tcPr>
          <w:p w14:paraId="572A09E5" w14:textId="4A2F3EF1" w:rsidR="00462213" w:rsidRPr="00363B37" w:rsidRDefault="00A51369" w:rsidP="00A51369">
            <w:pPr>
              <w:pStyle w:val="SIUT-Tabellacorpo"/>
              <w:rPr>
                <w:highlight w:val="yellow"/>
              </w:rPr>
            </w:pPr>
            <w:r w:rsidRPr="00A51369">
              <w:t>REQ-SIE-021-0</w:t>
            </w:r>
            <w:r>
              <w:t>4</w:t>
            </w:r>
            <w:r w:rsidR="002E786D">
              <w:t>_</w:t>
            </w:r>
            <w:r w:rsidRPr="00A51369">
              <w:t>FN.01</w:t>
            </w:r>
          </w:p>
        </w:tc>
        <w:tc>
          <w:tcPr>
            <w:tcW w:w="2612" w:type="pct"/>
          </w:tcPr>
          <w:p w14:paraId="02CA8C35" w14:textId="42AD9A3E" w:rsidR="00462213" w:rsidRPr="00A51369" w:rsidRDefault="00A51369" w:rsidP="00A51369">
            <w:pPr>
              <w:rPr>
                <w:sz w:val="20"/>
                <w:highlight w:val="yellow"/>
              </w:rPr>
            </w:pPr>
            <w:r w:rsidRPr="00A51369">
              <w:rPr>
                <w:sz w:val="20"/>
              </w:rPr>
              <w:t>Interventi su Funzioni SIES di Gestione Avvocati</w:t>
            </w:r>
          </w:p>
        </w:tc>
        <w:tc>
          <w:tcPr>
            <w:tcW w:w="1085" w:type="pct"/>
            <w:vAlign w:val="center"/>
          </w:tcPr>
          <w:p w14:paraId="2F7183F4" w14:textId="77777777" w:rsidR="00462213" w:rsidRPr="00F531C1" w:rsidRDefault="00462213" w:rsidP="00A51369">
            <w:pPr>
              <w:pStyle w:val="SIUT-Tabellacorpo"/>
              <w:rPr>
                <w:highlight w:val="yellow"/>
                <w:lang w:val="it-IT"/>
              </w:rPr>
            </w:pPr>
          </w:p>
        </w:tc>
      </w:tr>
      <w:tr w:rsidR="00462213" w:rsidRPr="00A64A09" w14:paraId="74541356" w14:textId="77777777" w:rsidTr="002C2423">
        <w:trPr>
          <w:trHeight w:val="20"/>
        </w:trPr>
        <w:tc>
          <w:tcPr>
            <w:tcW w:w="1303" w:type="pct"/>
            <w:vAlign w:val="center"/>
          </w:tcPr>
          <w:p w14:paraId="7A0DF8B4" w14:textId="257833F4" w:rsidR="00462213" w:rsidRPr="00363B37" w:rsidRDefault="00A51369" w:rsidP="00A51369">
            <w:pPr>
              <w:pStyle w:val="SIUT-Tabellacorpo"/>
              <w:rPr>
                <w:highlight w:val="yellow"/>
              </w:rPr>
            </w:pPr>
            <w:r w:rsidRPr="00A51369">
              <w:t>REQ-SIE-021-0</w:t>
            </w:r>
            <w:r>
              <w:t>5</w:t>
            </w:r>
            <w:r w:rsidR="002E786D">
              <w:t>_</w:t>
            </w:r>
            <w:r w:rsidRPr="00A51369">
              <w:t>FN.01</w:t>
            </w:r>
          </w:p>
        </w:tc>
        <w:tc>
          <w:tcPr>
            <w:tcW w:w="2612" w:type="pct"/>
          </w:tcPr>
          <w:p w14:paraId="050B12CC" w14:textId="13785D14" w:rsidR="00462213" w:rsidRPr="00A51369" w:rsidRDefault="00A51369" w:rsidP="00A51369">
            <w:pPr>
              <w:rPr>
                <w:sz w:val="20"/>
                <w:highlight w:val="yellow"/>
              </w:rPr>
            </w:pPr>
            <w:r w:rsidRPr="00A51369">
              <w:rPr>
                <w:sz w:val="20"/>
              </w:rPr>
              <w:t>Bonifica Anagrafica Avvocati SIES</w:t>
            </w:r>
          </w:p>
        </w:tc>
        <w:tc>
          <w:tcPr>
            <w:tcW w:w="1085" w:type="pct"/>
            <w:vAlign w:val="center"/>
          </w:tcPr>
          <w:p w14:paraId="14DCC3E6" w14:textId="77777777" w:rsidR="00462213" w:rsidRPr="00363B37" w:rsidRDefault="00462213" w:rsidP="00A51369">
            <w:pPr>
              <w:pStyle w:val="SIUT-Tabellacorpo"/>
              <w:rPr>
                <w:highlight w:val="yellow"/>
              </w:rPr>
            </w:pPr>
          </w:p>
        </w:tc>
      </w:tr>
    </w:tbl>
    <w:p w14:paraId="2F176D32" w14:textId="62D90B07" w:rsidR="0077191D" w:rsidRPr="00A64502" w:rsidRDefault="0077191D">
      <w:pPr>
        <w:jc w:val="left"/>
        <w:rPr>
          <w:rFonts w:eastAsiaTheme="majorEastAsia" w:cstheme="minorHAnsi"/>
          <w:b/>
          <w:caps/>
          <w:color w:val="365F91" w:themeColor="accent1" w:themeShade="BF"/>
          <w:spacing w:val="4"/>
          <w:sz w:val="22"/>
          <w:szCs w:val="22"/>
        </w:rPr>
      </w:pPr>
      <w:bookmarkStart w:id="91" w:name="_Toc6926153"/>
      <w:bookmarkStart w:id="92" w:name="_Toc11320668"/>
      <w:bookmarkStart w:id="93" w:name="_Toc24552168"/>
    </w:p>
    <w:p w14:paraId="04025B79" w14:textId="4CFD078C" w:rsidR="006F1BAF" w:rsidRPr="00B55DB3" w:rsidRDefault="006F1BAF" w:rsidP="003D0AD3">
      <w:pPr>
        <w:pStyle w:val="SIUT-Titolo1"/>
        <w:numPr>
          <w:ilvl w:val="0"/>
          <w:numId w:val="9"/>
        </w:numPr>
      </w:pPr>
      <w:bookmarkStart w:id="94" w:name="_Toc25327829"/>
      <w:bookmarkStart w:id="95" w:name="_Toc77839092"/>
      <w:r w:rsidRPr="00B55DB3">
        <w:t>Interfacce</w:t>
      </w:r>
      <w:bookmarkEnd w:id="88"/>
      <w:bookmarkEnd w:id="89"/>
      <w:bookmarkEnd w:id="90"/>
      <w:bookmarkEnd w:id="91"/>
      <w:bookmarkEnd w:id="92"/>
      <w:bookmarkEnd w:id="93"/>
      <w:bookmarkEnd w:id="94"/>
      <w:bookmarkEnd w:id="95"/>
    </w:p>
    <w:p w14:paraId="0CF959EC" w14:textId="41EACC50" w:rsidR="005C2945" w:rsidRPr="0003326D" w:rsidRDefault="005C2945" w:rsidP="00753570">
      <w:pPr>
        <w:rPr>
          <w:sz w:val="22"/>
          <w:szCs w:val="22"/>
        </w:rPr>
      </w:pPr>
      <w:r w:rsidRPr="0003326D">
        <w:rPr>
          <w:sz w:val="22"/>
          <w:szCs w:val="22"/>
        </w:rPr>
        <w:t>Nel caso fossero oggetto della modifica, l</w:t>
      </w:r>
      <w:r w:rsidR="00F475F2" w:rsidRPr="0003326D">
        <w:rPr>
          <w:sz w:val="22"/>
          <w:szCs w:val="22"/>
        </w:rPr>
        <w:t xml:space="preserve">e interfacce </w:t>
      </w:r>
      <w:r w:rsidRPr="0003326D">
        <w:rPr>
          <w:sz w:val="22"/>
          <w:szCs w:val="22"/>
        </w:rPr>
        <w:t>interessate dall’intervento s</w:t>
      </w:r>
      <w:r w:rsidR="00F65AAA" w:rsidRPr="0003326D">
        <w:rPr>
          <w:sz w:val="22"/>
          <w:szCs w:val="22"/>
        </w:rPr>
        <w:t>aranno</w:t>
      </w:r>
      <w:r w:rsidRPr="0003326D">
        <w:rPr>
          <w:sz w:val="22"/>
          <w:szCs w:val="22"/>
        </w:rPr>
        <w:t xml:space="preserve"> </w:t>
      </w:r>
      <w:r w:rsidR="00F475F2" w:rsidRPr="0003326D">
        <w:rPr>
          <w:sz w:val="22"/>
          <w:szCs w:val="22"/>
        </w:rPr>
        <w:t xml:space="preserve">riportate all’interno </w:t>
      </w:r>
      <w:r w:rsidR="00565C4D" w:rsidRPr="0003326D">
        <w:rPr>
          <w:sz w:val="22"/>
          <w:szCs w:val="22"/>
        </w:rPr>
        <w:t>dei paragrafi</w:t>
      </w:r>
      <w:r w:rsidR="00F475F2" w:rsidRPr="0003326D">
        <w:rPr>
          <w:sz w:val="22"/>
          <w:szCs w:val="22"/>
        </w:rPr>
        <w:t xml:space="preserve"> che descrivono ciascun intervento.</w:t>
      </w:r>
    </w:p>
    <w:p w14:paraId="3B944240" w14:textId="67ACEF27" w:rsidR="00F475F2" w:rsidRPr="0003326D" w:rsidRDefault="00F475F2" w:rsidP="00753570">
      <w:pPr>
        <w:rPr>
          <w:sz w:val="22"/>
          <w:szCs w:val="22"/>
        </w:rPr>
      </w:pPr>
      <w:r w:rsidRPr="0003326D">
        <w:rPr>
          <w:sz w:val="22"/>
          <w:szCs w:val="22"/>
        </w:rPr>
        <w:t xml:space="preserve">Le immagini riportate </w:t>
      </w:r>
      <w:r w:rsidR="005C2945" w:rsidRPr="0003326D">
        <w:rPr>
          <w:sz w:val="22"/>
          <w:szCs w:val="22"/>
        </w:rPr>
        <w:t xml:space="preserve">hanno lo scopo di </w:t>
      </w:r>
      <w:r w:rsidRPr="0003326D">
        <w:rPr>
          <w:sz w:val="22"/>
          <w:szCs w:val="22"/>
        </w:rPr>
        <w:t xml:space="preserve">facilitare la comprensione dell’intervento, </w:t>
      </w:r>
      <w:r w:rsidR="005C2945" w:rsidRPr="0003326D">
        <w:rPr>
          <w:sz w:val="22"/>
          <w:szCs w:val="22"/>
        </w:rPr>
        <w:t>ma potrebbero differire dalle effettive maschere dell’applicativo</w:t>
      </w:r>
      <w:r w:rsidRPr="0003326D">
        <w:rPr>
          <w:sz w:val="22"/>
          <w:szCs w:val="22"/>
        </w:rPr>
        <w:t>.</w:t>
      </w:r>
    </w:p>
    <w:p w14:paraId="3C68AAC0" w14:textId="28FC6073" w:rsidR="00163046" w:rsidRDefault="005D1DCB" w:rsidP="005925FB">
      <w:pPr>
        <w:pStyle w:val="SIUT-Titolo1"/>
        <w:numPr>
          <w:ilvl w:val="0"/>
          <w:numId w:val="9"/>
        </w:numPr>
      </w:pPr>
      <w:bookmarkStart w:id="96" w:name="_Toc8205276"/>
      <w:bookmarkStart w:id="97" w:name="_Toc8811747"/>
      <w:bookmarkStart w:id="98" w:name="_Toc15309180"/>
      <w:bookmarkStart w:id="99" w:name="_Toc24709055"/>
      <w:bookmarkStart w:id="100" w:name="_Toc77839093"/>
      <w:bookmarkStart w:id="101" w:name="_Toc6926154"/>
      <w:bookmarkStart w:id="102" w:name="_Toc11320669"/>
      <w:bookmarkStart w:id="103" w:name="_Toc24552169"/>
      <w:bookmarkStart w:id="104" w:name="_Toc25327830"/>
      <w:r w:rsidRPr="005D1DCB">
        <w:lastRenderedPageBreak/>
        <w:t>Descrizione dell’Intervento</w:t>
      </w:r>
      <w:bookmarkStart w:id="105" w:name="_Toc24709056"/>
      <w:bookmarkStart w:id="106" w:name="_Ref27492686"/>
      <w:bookmarkEnd w:id="96"/>
      <w:bookmarkEnd w:id="97"/>
      <w:bookmarkEnd w:id="98"/>
      <w:bookmarkEnd w:id="99"/>
      <w:bookmarkEnd w:id="100"/>
    </w:p>
    <w:p w14:paraId="26D9BBFB" w14:textId="77777777" w:rsidR="001F1711" w:rsidRDefault="001F1711" w:rsidP="001F1711">
      <w:pPr>
        <w:pStyle w:val="Corpotesto"/>
        <w:rPr>
          <w:sz w:val="22"/>
          <w:szCs w:val="22"/>
        </w:rPr>
      </w:pPr>
      <w:r w:rsidRPr="0003326D">
        <w:rPr>
          <w:sz w:val="22"/>
          <w:szCs w:val="22"/>
        </w:rPr>
        <w:t>In riferimento ai tre sottosistemi di cui si compone l’applicativo SIES è fatta richiesta:</w:t>
      </w:r>
    </w:p>
    <w:p w14:paraId="6A3BDB58" w14:textId="77777777" w:rsidR="009C37E0" w:rsidRPr="0003326D" w:rsidRDefault="009C37E0" w:rsidP="001F1711">
      <w:pPr>
        <w:pStyle w:val="Corpotesto"/>
        <w:rPr>
          <w:sz w:val="22"/>
          <w:szCs w:val="22"/>
        </w:rPr>
      </w:pPr>
    </w:p>
    <w:p w14:paraId="0A0D52B2" w14:textId="77777777" w:rsidR="001F1711" w:rsidRPr="0003326D" w:rsidRDefault="001F1711" w:rsidP="00B26E26">
      <w:pPr>
        <w:pStyle w:val="Paragrafoelenco"/>
        <w:numPr>
          <w:ilvl w:val="0"/>
          <w:numId w:val="16"/>
        </w:numPr>
      </w:pPr>
      <w:r w:rsidRPr="0003326D">
        <w:t>di integrare la gestione di nuovi fori (es. Napoli Nord);</w:t>
      </w:r>
    </w:p>
    <w:p w14:paraId="3C2A2738" w14:textId="566F42E4" w:rsidR="001F1711" w:rsidRDefault="001F1711" w:rsidP="00B26E26">
      <w:pPr>
        <w:pStyle w:val="Paragrafoelenco"/>
        <w:numPr>
          <w:ilvl w:val="0"/>
          <w:numId w:val="16"/>
        </w:numPr>
      </w:pPr>
      <w:r w:rsidRPr="0003326D">
        <w:t xml:space="preserve">di integrare la ricerca dell’avvocato da associare al procedimento SIEP, SIUS e SIGE andando a recuperare i dati dello stesso dal sistema </w:t>
      </w:r>
      <w:r w:rsidR="00F710D0">
        <w:t>ReGIndE</w:t>
      </w:r>
      <w:r w:rsidRPr="0003326D">
        <w:t xml:space="preserve"> (Registro Generale degli Indirizzi El</w:t>
      </w:r>
      <w:r w:rsidR="004D18B3">
        <w:t>ettronici);</w:t>
      </w:r>
    </w:p>
    <w:p w14:paraId="7F540C78" w14:textId="57E9EA03" w:rsidR="004D18B3" w:rsidRPr="0003326D" w:rsidRDefault="004D18B3" w:rsidP="00B26E26">
      <w:pPr>
        <w:pStyle w:val="Paragrafoelenco"/>
        <w:numPr>
          <w:ilvl w:val="0"/>
          <w:numId w:val="16"/>
        </w:numPr>
      </w:pPr>
      <w:r>
        <w:t>di bonificare i dati pregressi, presenti nella tabella Avvocato di SIES, in base ai dati presenti su ReGIndE, al fine di rendere univoci i record delle anagrafiche degli avvocati.</w:t>
      </w:r>
    </w:p>
    <w:p w14:paraId="382F5DCB" w14:textId="77777777" w:rsidR="001F1711" w:rsidRPr="0003326D" w:rsidRDefault="001F1711" w:rsidP="001F1711">
      <w:pPr>
        <w:pStyle w:val="Corpotesto"/>
        <w:rPr>
          <w:sz w:val="22"/>
          <w:szCs w:val="22"/>
        </w:rPr>
      </w:pPr>
    </w:p>
    <w:p w14:paraId="0C2E1568" w14:textId="77777777" w:rsidR="001F1711" w:rsidRPr="0003326D" w:rsidRDefault="001F1711" w:rsidP="001F1711">
      <w:pPr>
        <w:pStyle w:val="Corpotesto"/>
        <w:rPr>
          <w:sz w:val="22"/>
          <w:szCs w:val="22"/>
        </w:rPr>
      </w:pPr>
      <w:r w:rsidRPr="0003326D">
        <w:rPr>
          <w:sz w:val="22"/>
          <w:szCs w:val="22"/>
        </w:rPr>
        <w:t>In maniera schematica, si riportano i principali punti che costituiscono l’intervento in oggetto:</w:t>
      </w:r>
    </w:p>
    <w:p w14:paraId="5EF7F665" w14:textId="0F6DECC3" w:rsidR="001F1711" w:rsidRPr="0003326D" w:rsidRDefault="001F1711" w:rsidP="000B5A44">
      <w:pPr>
        <w:pStyle w:val="Corpotesto"/>
        <w:numPr>
          <w:ilvl w:val="0"/>
          <w:numId w:val="18"/>
        </w:numPr>
        <w:rPr>
          <w:sz w:val="22"/>
          <w:szCs w:val="22"/>
        </w:rPr>
      </w:pPr>
      <w:r w:rsidRPr="0003326D">
        <w:rPr>
          <w:sz w:val="22"/>
          <w:szCs w:val="22"/>
        </w:rPr>
        <w:t>Inserimento e gestione nuovi fori, in particolare integrazione del foro di Napoli Nord nelle forms del sistema e nei template che utilizzano l’entità foro avvocato [REQ-SIE-021-01</w:t>
      </w:r>
      <w:r w:rsidR="002E786D">
        <w:rPr>
          <w:sz w:val="22"/>
          <w:szCs w:val="22"/>
        </w:rPr>
        <w:t>_FN.01</w:t>
      </w:r>
      <w:r w:rsidRPr="0003326D">
        <w:rPr>
          <w:sz w:val="22"/>
          <w:szCs w:val="22"/>
        </w:rPr>
        <w:t>];</w:t>
      </w:r>
    </w:p>
    <w:p w14:paraId="69B462B2" w14:textId="690D9E17" w:rsidR="001F1711" w:rsidRPr="0003326D" w:rsidRDefault="001F1711" w:rsidP="000B5A44">
      <w:pPr>
        <w:pStyle w:val="Corpotesto"/>
        <w:numPr>
          <w:ilvl w:val="0"/>
          <w:numId w:val="18"/>
        </w:numPr>
        <w:rPr>
          <w:sz w:val="22"/>
          <w:szCs w:val="22"/>
        </w:rPr>
      </w:pPr>
      <w:r w:rsidRPr="0003326D">
        <w:rPr>
          <w:sz w:val="22"/>
          <w:szCs w:val="22"/>
        </w:rPr>
        <w:t xml:space="preserve">Modifica pagine per creazione link alla nuova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483B36FB" w14:textId="47C42CA5" w:rsidR="001F1711" w:rsidRPr="0003326D" w:rsidRDefault="001F1711" w:rsidP="000B5A44">
      <w:pPr>
        <w:pStyle w:val="Corpotesto"/>
        <w:numPr>
          <w:ilvl w:val="0"/>
          <w:numId w:val="18"/>
        </w:numPr>
        <w:rPr>
          <w:sz w:val="22"/>
          <w:szCs w:val="22"/>
        </w:rPr>
      </w:pPr>
      <w:r w:rsidRPr="0003326D">
        <w:rPr>
          <w:sz w:val="22"/>
          <w:szCs w:val="22"/>
        </w:rPr>
        <w:t xml:space="preserve">Realizzazione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22B91FBD" w14:textId="20D64DC1" w:rsidR="001F1711" w:rsidRPr="0003326D" w:rsidRDefault="001F1711" w:rsidP="000B5A44">
      <w:pPr>
        <w:pStyle w:val="Corpotesto"/>
        <w:numPr>
          <w:ilvl w:val="0"/>
          <w:numId w:val="18"/>
        </w:numPr>
        <w:rPr>
          <w:sz w:val="22"/>
          <w:szCs w:val="22"/>
        </w:rPr>
      </w:pPr>
      <w:r w:rsidRPr="0003326D">
        <w:rPr>
          <w:sz w:val="22"/>
          <w:szCs w:val="22"/>
        </w:rPr>
        <w:t xml:space="preserve">Inserimento manuale su SIES, per indisponibilità </w:t>
      </w:r>
      <w:r w:rsidR="00F710D0">
        <w:rPr>
          <w:sz w:val="22"/>
          <w:szCs w:val="22"/>
        </w:rPr>
        <w:t>ReGIndE</w:t>
      </w:r>
      <w:r w:rsidRPr="0003326D">
        <w:rPr>
          <w:sz w:val="22"/>
          <w:szCs w:val="22"/>
        </w:rPr>
        <w:t xml:space="preserve"> o non trovato su </w:t>
      </w:r>
      <w:r w:rsidR="00F710D0">
        <w:rPr>
          <w:sz w:val="22"/>
          <w:szCs w:val="22"/>
        </w:rPr>
        <w:t>ReGIndE</w:t>
      </w:r>
      <w:r w:rsidRPr="0003326D">
        <w:rPr>
          <w:sz w:val="22"/>
          <w:szCs w:val="22"/>
        </w:rPr>
        <w:t xml:space="preserve"> [REQ-SIE-021-03</w:t>
      </w:r>
      <w:r w:rsidR="002E786D">
        <w:rPr>
          <w:sz w:val="22"/>
          <w:szCs w:val="22"/>
        </w:rPr>
        <w:t>_FN.01</w:t>
      </w:r>
      <w:r w:rsidRPr="0003326D">
        <w:rPr>
          <w:sz w:val="22"/>
          <w:szCs w:val="22"/>
        </w:rPr>
        <w:t>];</w:t>
      </w:r>
    </w:p>
    <w:p w14:paraId="3303665C" w14:textId="6BBA75C1" w:rsidR="001F1711" w:rsidRPr="0003326D" w:rsidRDefault="001F1711" w:rsidP="000B5A44">
      <w:pPr>
        <w:pStyle w:val="Corpotesto"/>
        <w:numPr>
          <w:ilvl w:val="0"/>
          <w:numId w:val="18"/>
        </w:numPr>
        <w:rPr>
          <w:sz w:val="22"/>
          <w:szCs w:val="22"/>
        </w:rPr>
      </w:pPr>
      <w:r w:rsidRPr="0003326D">
        <w:rPr>
          <w:sz w:val="22"/>
          <w:szCs w:val="22"/>
        </w:rPr>
        <w:t>Modifica dell’attuale comportamento del sistema per la gestione degli avvocati in modo da evitare la duplicazione delle anagrafiche nella tabella AVVOCATO: disattivazione delle funzioni di Inserimento e Modifica Difensore [REQ-SIE-021-04</w:t>
      </w:r>
      <w:r w:rsidR="002E786D">
        <w:rPr>
          <w:sz w:val="22"/>
          <w:szCs w:val="22"/>
        </w:rPr>
        <w:t>_FN.01</w:t>
      </w:r>
      <w:r w:rsidRPr="0003326D">
        <w:rPr>
          <w:sz w:val="22"/>
          <w:szCs w:val="22"/>
        </w:rPr>
        <w:t>];</w:t>
      </w:r>
    </w:p>
    <w:p w14:paraId="247AA2F4" w14:textId="6B446359" w:rsidR="001F1711" w:rsidRPr="0003326D" w:rsidRDefault="001F1711" w:rsidP="000B5A44">
      <w:pPr>
        <w:pStyle w:val="Corpotesto"/>
        <w:numPr>
          <w:ilvl w:val="0"/>
          <w:numId w:val="18"/>
        </w:numPr>
        <w:rPr>
          <w:sz w:val="22"/>
          <w:szCs w:val="22"/>
        </w:rPr>
      </w:pPr>
      <w:r w:rsidRPr="0003326D">
        <w:rPr>
          <w:sz w:val="22"/>
          <w:szCs w:val="22"/>
        </w:rPr>
        <w:t>Bonifica dati pregressi al fine di rendere univoci i record delle anagrafiche degli avvocati [REQ-SIE-021-05</w:t>
      </w:r>
      <w:r w:rsidR="002E786D">
        <w:rPr>
          <w:sz w:val="22"/>
          <w:szCs w:val="22"/>
        </w:rPr>
        <w:t>_FN.01</w:t>
      </w:r>
      <w:r w:rsidRPr="0003326D">
        <w:rPr>
          <w:sz w:val="22"/>
          <w:szCs w:val="22"/>
        </w:rPr>
        <w:t xml:space="preserve">]: </w:t>
      </w:r>
    </w:p>
    <w:p w14:paraId="0FCA21B7" w14:textId="6FE9ABD0" w:rsidR="001F1711" w:rsidRPr="0003326D" w:rsidRDefault="002E786D" w:rsidP="001F1711">
      <w:pPr>
        <w:pStyle w:val="Corpotesto"/>
        <w:ind w:left="360"/>
        <w:rPr>
          <w:rFonts w:cstheme="minorHAnsi"/>
          <w:sz w:val="22"/>
          <w:szCs w:val="22"/>
        </w:rPr>
      </w:pPr>
      <w:r>
        <w:rPr>
          <w:rFonts w:cstheme="minorHAnsi"/>
          <w:sz w:val="22"/>
          <w:szCs w:val="22"/>
        </w:rPr>
        <w:t>l</w:t>
      </w:r>
      <w:r w:rsidR="0067347A">
        <w:rPr>
          <w:rFonts w:cstheme="minorHAnsi"/>
          <w:sz w:val="22"/>
          <w:szCs w:val="22"/>
        </w:rPr>
        <w:t>a</w:t>
      </w:r>
      <w:r w:rsidR="001F1711" w:rsidRPr="0003326D">
        <w:rPr>
          <w:rFonts w:cstheme="minorHAnsi"/>
          <w:sz w:val="22"/>
          <w:szCs w:val="22"/>
        </w:rPr>
        <w:t xml:space="preserve"> bonifica sarà realizzata per tutte le anagrafiche avvocato già presenti su SIES che risultino associate ad almeno un fascicolo con procedimenti in corso.</w:t>
      </w:r>
    </w:p>
    <w:p w14:paraId="587C305D" w14:textId="19E91FAB" w:rsidR="001F1711" w:rsidRPr="0003326D" w:rsidRDefault="001F1711" w:rsidP="001F1711">
      <w:pPr>
        <w:pStyle w:val="Corpotesto"/>
        <w:ind w:left="360"/>
        <w:rPr>
          <w:rFonts w:cstheme="minorHAnsi"/>
          <w:sz w:val="22"/>
          <w:szCs w:val="22"/>
        </w:rPr>
      </w:pPr>
      <w:r w:rsidRPr="0003326D">
        <w:rPr>
          <w:rFonts w:cstheme="minorHAnsi"/>
          <w:sz w:val="22"/>
          <w:szCs w:val="22"/>
        </w:rPr>
        <w:t xml:space="preserve">Per dette anagrafiche, i dati SIES saranno aggiornati con i dati di </w:t>
      </w:r>
      <w:r w:rsidR="00F710D0">
        <w:rPr>
          <w:rFonts w:cstheme="minorHAnsi"/>
          <w:sz w:val="22"/>
          <w:szCs w:val="22"/>
        </w:rPr>
        <w:t>ReGIndE</w:t>
      </w:r>
      <w:r w:rsidRPr="0003326D">
        <w:rPr>
          <w:rFonts w:cstheme="minorHAnsi"/>
          <w:sz w:val="22"/>
          <w:szCs w:val="22"/>
        </w:rPr>
        <w:t>, a parità di anagrafica trovata.</w:t>
      </w:r>
    </w:p>
    <w:p w14:paraId="2F58332F" w14:textId="77777777" w:rsidR="001F1711" w:rsidRPr="0003326D" w:rsidRDefault="001F1711" w:rsidP="001F1711">
      <w:pPr>
        <w:pStyle w:val="Corpotesto"/>
        <w:ind w:left="360"/>
        <w:rPr>
          <w:rFonts w:cstheme="minorHAnsi"/>
          <w:sz w:val="22"/>
          <w:szCs w:val="22"/>
        </w:rPr>
      </w:pPr>
      <w:r w:rsidRPr="0003326D">
        <w:rPr>
          <w:rFonts w:cstheme="minorHAnsi"/>
          <w:sz w:val="22"/>
          <w:szCs w:val="22"/>
        </w:rPr>
        <w:t>Tutti i record bonificati saranno contraddistinti dal valore ‘Sì’ del FLAG_REGINDE.</w:t>
      </w:r>
    </w:p>
    <w:p w14:paraId="65B04BEB" w14:textId="77777777" w:rsidR="001F1711" w:rsidRPr="0003326D" w:rsidRDefault="001F1711" w:rsidP="001F1711">
      <w:pPr>
        <w:pStyle w:val="Corpotesto"/>
        <w:ind w:left="360"/>
        <w:rPr>
          <w:rFonts w:cstheme="minorHAnsi"/>
          <w:sz w:val="22"/>
          <w:szCs w:val="22"/>
        </w:rPr>
      </w:pPr>
    </w:p>
    <w:p w14:paraId="375D58E7" w14:textId="77777777" w:rsidR="001F1711" w:rsidRPr="0003326D" w:rsidRDefault="001F1711" w:rsidP="001F1711">
      <w:pPr>
        <w:pStyle w:val="Corpotesto"/>
        <w:rPr>
          <w:rFonts w:cstheme="minorHAnsi"/>
          <w:sz w:val="22"/>
          <w:szCs w:val="22"/>
        </w:rPr>
      </w:pPr>
      <w:r w:rsidRPr="0003326D">
        <w:rPr>
          <w:rFonts w:cstheme="minorHAnsi"/>
          <w:sz w:val="22"/>
          <w:szCs w:val="22"/>
        </w:rPr>
        <w:t>In generale, l’intervento vede come premessa le seguenti regole:</w:t>
      </w:r>
    </w:p>
    <w:p w14:paraId="13286A4A" w14:textId="3D1A7F95" w:rsidR="001F1711" w:rsidRPr="0003326D" w:rsidRDefault="001F1711" w:rsidP="00B26E26">
      <w:pPr>
        <w:pStyle w:val="Paragrafoelenco"/>
        <w:numPr>
          <w:ilvl w:val="0"/>
          <w:numId w:val="16"/>
        </w:numPr>
      </w:pPr>
      <w:r w:rsidRPr="0003326D">
        <w:t xml:space="preserve">tutti gli avvocati aventi FLAG_REGINDE = ‘SI’ NON devono essere oggetto di alcuna modifica nell’ambito del sistema SIES, considerando i dati provenienti da </w:t>
      </w:r>
      <w:r w:rsidR="00F710D0">
        <w:t>ReGIndE</w:t>
      </w:r>
      <w:r w:rsidRPr="0003326D">
        <w:t xml:space="preserve"> dati certificati;</w:t>
      </w:r>
    </w:p>
    <w:p w14:paraId="10826098" w14:textId="77777777" w:rsidR="001F1711" w:rsidRPr="0003326D" w:rsidRDefault="001F1711" w:rsidP="00B26E26">
      <w:pPr>
        <w:pStyle w:val="Paragrafoelenco"/>
        <w:numPr>
          <w:ilvl w:val="0"/>
          <w:numId w:val="16"/>
        </w:numPr>
      </w:pPr>
      <w:r w:rsidRPr="0003326D">
        <w:t>tutti gli avvocati aventi FLAG_REGINDE = ‘NO’ NON devono essere più gestiti in alcun modo nel sistema SIES, fatta eccezione per quel che concerne l’attivazione degli alert descritti nei paragrafi successivi.</w:t>
      </w:r>
    </w:p>
    <w:p w14:paraId="5F3B733D" w14:textId="77777777" w:rsidR="00AB1028" w:rsidRDefault="00AB1028" w:rsidP="0062397D">
      <w:pPr>
        <w:rPr>
          <w:color w:val="000000" w:themeColor="text1"/>
        </w:rPr>
      </w:pPr>
    </w:p>
    <w:p w14:paraId="30FFA519" w14:textId="105C9389" w:rsidR="001F1711" w:rsidRPr="00F15C3D" w:rsidRDefault="001F1711" w:rsidP="001F1711">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107" w:name="_Toc43197889"/>
      <w:bookmarkStart w:id="108" w:name="_Toc77839094"/>
      <w:bookmarkEnd w:id="105"/>
      <w:bookmarkEnd w:id="106"/>
      <w:r w:rsidRPr="00F15C3D">
        <w:rPr>
          <w:color w:val="365F91" w:themeColor="accent1" w:themeShade="BF"/>
          <w:sz w:val="22"/>
          <w:szCs w:val="22"/>
        </w:rPr>
        <w:t>REQ-SIE-021-01</w:t>
      </w:r>
      <w:r w:rsidR="00032081">
        <w:rPr>
          <w:color w:val="365F91" w:themeColor="accent1" w:themeShade="BF"/>
          <w:sz w:val="22"/>
          <w:szCs w:val="22"/>
        </w:rPr>
        <w:t>_FN.01</w:t>
      </w:r>
      <w:r>
        <w:rPr>
          <w:color w:val="365F91" w:themeColor="accent1" w:themeShade="BF"/>
          <w:sz w:val="22"/>
          <w:szCs w:val="22"/>
        </w:rPr>
        <w:t xml:space="preserve"> -  </w:t>
      </w:r>
      <w:r w:rsidRPr="00F832D9">
        <w:rPr>
          <w:color w:val="365F91" w:themeColor="accent1" w:themeShade="BF"/>
          <w:sz w:val="22"/>
          <w:szCs w:val="22"/>
        </w:rPr>
        <w:t xml:space="preserve">Gestione </w:t>
      </w:r>
      <w:r>
        <w:rPr>
          <w:color w:val="365F91" w:themeColor="accent1" w:themeShade="BF"/>
          <w:sz w:val="22"/>
          <w:szCs w:val="22"/>
        </w:rPr>
        <w:t>Nuovi Fori (</w:t>
      </w:r>
      <w:r w:rsidRPr="00F832D9">
        <w:rPr>
          <w:color w:val="365F91" w:themeColor="accent1" w:themeShade="BF"/>
          <w:sz w:val="22"/>
          <w:szCs w:val="22"/>
        </w:rPr>
        <w:t>FORO di NAPOLI NORD</w:t>
      </w:r>
      <w:r>
        <w:rPr>
          <w:color w:val="365F91" w:themeColor="accent1" w:themeShade="BF"/>
          <w:sz w:val="22"/>
          <w:szCs w:val="22"/>
        </w:rPr>
        <w:t>)</w:t>
      </w:r>
      <w:bookmarkEnd w:id="107"/>
      <w:bookmarkEnd w:id="108"/>
    </w:p>
    <w:p w14:paraId="425D209F" w14:textId="77777777" w:rsidR="001F1711" w:rsidRPr="0003326D" w:rsidRDefault="001F1711" w:rsidP="001F1711">
      <w:pPr>
        <w:pStyle w:val="Corpotesto"/>
        <w:rPr>
          <w:sz w:val="22"/>
          <w:szCs w:val="22"/>
        </w:rPr>
      </w:pPr>
      <w:r w:rsidRPr="0003326D">
        <w:rPr>
          <w:sz w:val="22"/>
          <w:szCs w:val="22"/>
        </w:rPr>
        <w:t>Il requisito espresso dall’Amministrazione determina un intervento evolutivo per la gestione di un nuovo foro.</w:t>
      </w:r>
    </w:p>
    <w:p w14:paraId="09B944B0" w14:textId="77777777" w:rsidR="001F1711" w:rsidRPr="0003326D" w:rsidRDefault="001F1711" w:rsidP="001F1711">
      <w:pPr>
        <w:pStyle w:val="Corpotesto"/>
        <w:rPr>
          <w:sz w:val="22"/>
          <w:szCs w:val="22"/>
        </w:rPr>
      </w:pPr>
      <w:r w:rsidRPr="0003326D">
        <w:rPr>
          <w:sz w:val="22"/>
          <w:szCs w:val="22"/>
        </w:rPr>
        <w:t>Per la descrizione della soluzione si farà riferimento, come esempio, al FORO di NAPOLI NORD.</w:t>
      </w:r>
    </w:p>
    <w:p w14:paraId="238CCE02" w14:textId="77777777" w:rsidR="001F1711" w:rsidRPr="0003326D" w:rsidRDefault="001F1711" w:rsidP="001F1711">
      <w:pPr>
        <w:pStyle w:val="Corpotesto"/>
        <w:rPr>
          <w:sz w:val="22"/>
          <w:szCs w:val="22"/>
        </w:rPr>
      </w:pPr>
      <w:r w:rsidRPr="0003326D">
        <w:rPr>
          <w:sz w:val="22"/>
          <w:szCs w:val="22"/>
        </w:rPr>
        <w:t>Si precisa che la soluzione di seguito dettagliata garantirà la gestione di altri eventuali nuovi fori nei tre sottosistemi SIES.</w:t>
      </w:r>
    </w:p>
    <w:p w14:paraId="6BC7F3CC" w14:textId="77777777" w:rsidR="001F1711" w:rsidRPr="0003326D" w:rsidRDefault="001F1711" w:rsidP="001F1711">
      <w:pPr>
        <w:pStyle w:val="Corpotesto"/>
        <w:rPr>
          <w:sz w:val="22"/>
          <w:szCs w:val="22"/>
        </w:rPr>
      </w:pPr>
      <w:r w:rsidRPr="0003326D">
        <w:rPr>
          <w:sz w:val="22"/>
          <w:szCs w:val="22"/>
        </w:rPr>
        <w:t>La soluzione per la realizzazione di quanto richiesto verterà nello ‘svincolare’ l’entità del FORO dalla tabella COMUNE, facendo in modo che il dominio ‘FORO_AVVOCATI’, presente nella tabella CG_REF_CODES, sia indipendente ed auto consistente.</w:t>
      </w:r>
    </w:p>
    <w:p w14:paraId="70E0C77A" w14:textId="39A43F73" w:rsidR="001F1711" w:rsidRDefault="001F1711" w:rsidP="001F1711">
      <w:pPr>
        <w:pStyle w:val="Corpotesto"/>
        <w:rPr>
          <w:sz w:val="22"/>
          <w:szCs w:val="22"/>
        </w:rPr>
      </w:pPr>
      <w:r w:rsidRPr="0003326D">
        <w:rPr>
          <w:sz w:val="22"/>
          <w:szCs w:val="22"/>
        </w:rPr>
        <w:t>Il dominio ‘FORO_AVVOCATI’ sarà ‘responsabile’ di mappare la descrizione del FORO ed il codice del</w:t>
      </w:r>
      <w:r w:rsidR="00B71E35" w:rsidRPr="0003326D">
        <w:rPr>
          <w:sz w:val="22"/>
          <w:szCs w:val="22"/>
        </w:rPr>
        <w:t xml:space="preserve"> comune sede del</w:t>
      </w:r>
      <w:r w:rsidRPr="0003326D">
        <w:rPr>
          <w:sz w:val="22"/>
          <w:szCs w:val="22"/>
        </w:rPr>
        <w:t xml:space="preserve"> FORO (Codice ISTAT). </w:t>
      </w:r>
    </w:p>
    <w:p w14:paraId="43956855" w14:textId="77777777" w:rsidR="001800D4" w:rsidRDefault="001800D4" w:rsidP="001F1711">
      <w:pPr>
        <w:pStyle w:val="Corpotesto"/>
        <w:rPr>
          <w:sz w:val="22"/>
          <w:szCs w:val="22"/>
        </w:rPr>
      </w:pPr>
    </w:p>
    <w:p w14:paraId="2C931BD1" w14:textId="1A39AB1B" w:rsidR="001800D4" w:rsidRDefault="00057F27" w:rsidP="001F1711">
      <w:pPr>
        <w:pStyle w:val="Corpotesto"/>
        <w:rPr>
          <w:sz w:val="22"/>
          <w:szCs w:val="22"/>
        </w:rPr>
      </w:pPr>
      <w:r w:rsidRPr="00DB2AE8">
        <w:rPr>
          <w:sz w:val="22"/>
          <w:szCs w:val="22"/>
        </w:rPr>
        <w:t>Il FORO AVVOCATI</w:t>
      </w:r>
      <w:r w:rsidR="001800D4" w:rsidRPr="00BA5115">
        <w:rPr>
          <w:sz w:val="22"/>
          <w:szCs w:val="22"/>
        </w:rPr>
        <w:t xml:space="preserve">, così come dettagliato al par. </w:t>
      </w:r>
      <w:r w:rsidR="001800D4" w:rsidRPr="00BA5115">
        <w:rPr>
          <w:sz w:val="22"/>
          <w:szCs w:val="22"/>
        </w:rPr>
        <w:fldChar w:fldCharType="begin"/>
      </w:r>
      <w:r w:rsidR="001800D4" w:rsidRPr="00BA5115">
        <w:rPr>
          <w:sz w:val="22"/>
          <w:szCs w:val="22"/>
        </w:rPr>
        <w:instrText xml:space="preserve"> REF _Ref47042284 \r \h  \* MERGEFORMAT </w:instrText>
      </w:r>
      <w:r w:rsidR="001800D4" w:rsidRPr="00BA5115">
        <w:rPr>
          <w:sz w:val="22"/>
          <w:szCs w:val="22"/>
        </w:rPr>
      </w:r>
      <w:r w:rsidR="001800D4" w:rsidRPr="00BA5115">
        <w:rPr>
          <w:sz w:val="22"/>
          <w:szCs w:val="22"/>
        </w:rPr>
        <w:fldChar w:fldCharType="separate"/>
      </w:r>
      <w:r w:rsidR="009D367D">
        <w:rPr>
          <w:sz w:val="22"/>
          <w:szCs w:val="22"/>
        </w:rPr>
        <w:t>6.2</w:t>
      </w:r>
      <w:r w:rsidR="001800D4" w:rsidRPr="00BA5115">
        <w:rPr>
          <w:sz w:val="22"/>
          <w:szCs w:val="22"/>
        </w:rPr>
        <w:fldChar w:fldCharType="end"/>
      </w:r>
      <w:r w:rsidR="001800D4" w:rsidRPr="00BA5115">
        <w:rPr>
          <w:sz w:val="22"/>
          <w:szCs w:val="22"/>
        </w:rPr>
        <w:t xml:space="preserve">, sarà utilizzata quale dato di ricerca per l’interrogazione dei servizi web esposti da </w:t>
      </w:r>
      <w:r w:rsidR="00F710D0" w:rsidRPr="00BA5115">
        <w:rPr>
          <w:sz w:val="22"/>
          <w:szCs w:val="22"/>
        </w:rPr>
        <w:t>ReGIndE</w:t>
      </w:r>
      <w:r w:rsidR="001800D4" w:rsidRPr="00BA5115">
        <w:rPr>
          <w:sz w:val="22"/>
          <w:szCs w:val="22"/>
        </w:rPr>
        <w:t>.</w:t>
      </w:r>
    </w:p>
    <w:p w14:paraId="37B0CC83" w14:textId="77777777" w:rsidR="001800D4" w:rsidRDefault="001800D4" w:rsidP="001F1711">
      <w:pPr>
        <w:pStyle w:val="Corpotesto"/>
        <w:rPr>
          <w:sz w:val="22"/>
          <w:szCs w:val="22"/>
        </w:rPr>
      </w:pPr>
    </w:p>
    <w:p w14:paraId="240BAAA8" w14:textId="78D8E855" w:rsidR="001F1711" w:rsidRPr="0003326D" w:rsidRDefault="001F1711" w:rsidP="001F1711">
      <w:pPr>
        <w:pStyle w:val="Corpotesto"/>
        <w:rPr>
          <w:sz w:val="22"/>
          <w:szCs w:val="22"/>
        </w:rPr>
      </w:pPr>
      <w:r w:rsidRPr="0003326D">
        <w:rPr>
          <w:sz w:val="22"/>
          <w:szCs w:val="22"/>
        </w:rPr>
        <w:t>Si segnala che la soluzione che si adotterà in relazione alla risoluzione della problematica FORO NAPOLI NORD non avrà impatto con la gestione già in essere sul sistema SIES del comune NAPOLI NORD, censito nella tabella COMUNE con codice ISTAT fittizio.</w:t>
      </w:r>
    </w:p>
    <w:p w14:paraId="6E9EB3BD" w14:textId="77777777" w:rsidR="001F1711" w:rsidRPr="0003326D" w:rsidRDefault="001F1711" w:rsidP="001F1711">
      <w:pPr>
        <w:pStyle w:val="Corpotesto"/>
        <w:rPr>
          <w:sz w:val="22"/>
          <w:szCs w:val="22"/>
          <w:u w:val="words"/>
        </w:rPr>
      </w:pPr>
      <w:r w:rsidRPr="0003326D">
        <w:rPr>
          <w:sz w:val="22"/>
          <w:szCs w:val="22"/>
          <w:u w:val="words"/>
        </w:rPr>
        <w:t>Pertanto, il comportamento attuale del sistema circa l’utilizzo dell’entità comune NAPOLI NORD NON SARA’ in alcun modo modificato con l’introduzione della gestione del nuovo FORO NAPOLI NORD.</w:t>
      </w:r>
    </w:p>
    <w:p w14:paraId="59624927" w14:textId="77777777" w:rsidR="001F1711" w:rsidRPr="0003326D" w:rsidRDefault="001F1711" w:rsidP="001F1711">
      <w:pPr>
        <w:pStyle w:val="Corpotesto"/>
        <w:rPr>
          <w:sz w:val="22"/>
          <w:szCs w:val="22"/>
        </w:rPr>
      </w:pPr>
    </w:p>
    <w:p w14:paraId="2A9D41CC" w14:textId="77777777" w:rsidR="001F1711" w:rsidRPr="0003326D" w:rsidRDefault="001F1711" w:rsidP="001F1711">
      <w:pPr>
        <w:pStyle w:val="Corpotesto"/>
        <w:rPr>
          <w:sz w:val="22"/>
          <w:szCs w:val="22"/>
        </w:rPr>
      </w:pPr>
      <w:r w:rsidRPr="0003326D">
        <w:rPr>
          <w:sz w:val="22"/>
          <w:szCs w:val="22"/>
        </w:rPr>
        <w:t>Il perimetro dell’intervento per l’inserimento e la gestione del nuovo foro attiene esclusivamente all’entità FORO e alla sua relazione con l’AVVOCATO.</w:t>
      </w:r>
    </w:p>
    <w:p w14:paraId="6DF206C6" w14:textId="77777777" w:rsidR="001F1711" w:rsidRDefault="001F1711" w:rsidP="001F1711">
      <w:pPr>
        <w:pStyle w:val="Corpotesto"/>
        <w:rPr>
          <w:sz w:val="22"/>
          <w:szCs w:val="22"/>
        </w:rPr>
      </w:pPr>
      <w:r w:rsidRPr="0003326D">
        <w:rPr>
          <w:sz w:val="22"/>
          <w:szCs w:val="22"/>
        </w:rPr>
        <w:t>Ciò significa che l’entità FORO sarà gestita in tutte le pagine che ad oggi già utilizzano l’informazione del foro di appartenenza di un DIFENSORE, ossia nelle pagine ove è prevista la notifica al DIFENSORE tramite UNEP.</w:t>
      </w:r>
    </w:p>
    <w:p w14:paraId="330E04A9" w14:textId="77777777" w:rsidR="0062238E" w:rsidRDefault="0062238E" w:rsidP="001F1711">
      <w:pPr>
        <w:pStyle w:val="Corpotesto"/>
        <w:rPr>
          <w:sz w:val="22"/>
          <w:szCs w:val="22"/>
        </w:rPr>
      </w:pPr>
    </w:p>
    <w:p w14:paraId="703E0ECD" w14:textId="5A4708D7" w:rsidR="00DF3160" w:rsidRPr="002A2FED" w:rsidRDefault="00DF3160" w:rsidP="00DF3160">
      <w:pPr>
        <w:rPr>
          <w:rFonts w:ascii="Calibri" w:hAnsi="Calibri" w:cs="Calibri"/>
          <w:sz w:val="22"/>
          <w:szCs w:val="22"/>
          <w:lang w:eastAsia="en-US"/>
        </w:rPr>
      </w:pPr>
      <w:r w:rsidRPr="002A2FED">
        <w:rPr>
          <w:rFonts w:ascii="Calibri" w:hAnsi="Calibri" w:cs="Calibri"/>
          <w:sz w:val="22"/>
          <w:szCs w:val="22"/>
          <w:lang w:eastAsia="en-US"/>
        </w:rPr>
        <w:t xml:space="preserve">Dalla analisi </w:t>
      </w:r>
      <w:r w:rsidR="002A2FED" w:rsidRPr="002A2FED">
        <w:rPr>
          <w:rFonts w:ascii="Calibri" w:hAnsi="Calibri" w:cs="Calibri"/>
          <w:sz w:val="22"/>
          <w:szCs w:val="22"/>
          <w:lang w:eastAsia="en-US"/>
        </w:rPr>
        <w:t>dei dati relativi a</w:t>
      </w:r>
      <w:r w:rsidRPr="002A2FED">
        <w:rPr>
          <w:rFonts w:ascii="Calibri" w:hAnsi="Calibri" w:cs="Calibri"/>
          <w:sz w:val="22"/>
          <w:szCs w:val="22"/>
          <w:lang w:eastAsia="en-US"/>
        </w:rPr>
        <w:t>ll’ultima tabella</w:t>
      </w:r>
      <w:r w:rsidR="002A2FED" w:rsidRPr="002A2FED">
        <w:rPr>
          <w:rFonts w:ascii="Calibri" w:hAnsi="Calibri" w:cs="Calibri"/>
          <w:sz w:val="22"/>
          <w:szCs w:val="22"/>
          <w:lang w:eastAsia="en-US"/>
        </w:rPr>
        <w:t xml:space="preserve"> degli</w:t>
      </w:r>
      <w:r w:rsidRPr="002A2FED">
        <w:rPr>
          <w:rFonts w:ascii="Calibri" w:hAnsi="Calibri" w:cs="Calibri"/>
          <w:sz w:val="22"/>
          <w:szCs w:val="22"/>
          <w:lang w:eastAsia="en-US"/>
        </w:rPr>
        <w:t xml:space="preserve"> Avvocati estratta da ReGIndE (</w:t>
      </w:r>
      <w:r w:rsidR="0080674A" w:rsidRPr="0080674A">
        <w:rPr>
          <w:rFonts w:ascii="Calibri" w:hAnsi="Calibri" w:cs="Calibri"/>
          <w:sz w:val="22"/>
          <w:szCs w:val="22"/>
          <w:lang w:eastAsia="en-US"/>
        </w:rPr>
        <w:t>tabellefisse18novembre2020</w:t>
      </w:r>
      <w:r w:rsidRPr="002A2FED">
        <w:rPr>
          <w:rFonts w:ascii="Calibri" w:hAnsi="Calibri" w:cs="Calibri"/>
          <w:sz w:val="22"/>
          <w:szCs w:val="22"/>
          <w:lang w:eastAsia="en-US"/>
        </w:rPr>
        <w:t>.xlsx), inviata dall’Amministrazione – Area Civile, è emerso quanto segue:</w:t>
      </w:r>
    </w:p>
    <w:p w14:paraId="639F26EA" w14:textId="77777777" w:rsidR="00676D25" w:rsidRPr="002A2FED" w:rsidRDefault="00676D25" w:rsidP="001F1711">
      <w:pPr>
        <w:pStyle w:val="Corpotesto"/>
        <w:rPr>
          <w:sz w:val="22"/>
          <w:szCs w:val="22"/>
        </w:rPr>
      </w:pPr>
    </w:p>
    <w:p w14:paraId="41711EE7" w14:textId="60318234" w:rsidR="00676D25" w:rsidRPr="002A2FED" w:rsidRDefault="00676D25" w:rsidP="00B26E26">
      <w:pPr>
        <w:pStyle w:val="Paragrafoelenco"/>
      </w:pPr>
      <w:r w:rsidRPr="002A2FED">
        <w:t xml:space="preserve">in ReGIndE sono presenti due fori che pur riferiti nel COA ai Comuni di Forlì (COA040012) e Massa (COA045010) hanno una Descrizione non riferita solo al Comune, infatti fanno riferimento rispettivamente al Foro di FORLÌ-CESENA ed al Foro di MASSA CARRARA, mentre in SIES sono gestiti come Foro di Forlì e Foro di Massa. </w:t>
      </w:r>
    </w:p>
    <w:p w14:paraId="502AD493" w14:textId="77777777" w:rsidR="00676D25" w:rsidRPr="002A2FED" w:rsidRDefault="00676D25" w:rsidP="002A2FED">
      <w:pPr>
        <w:ind w:left="720"/>
      </w:pPr>
    </w:p>
    <w:p w14:paraId="1629FB6C" w14:textId="40CEFFA0" w:rsidR="00676D25" w:rsidRPr="002A2FED" w:rsidRDefault="00676D25" w:rsidP="00B26E26">
      <w:pPr>
        <w:pStyle w:val="Paragrafoelenco"/>
      </w:pPr>
      <w:r w:rsidRPr="002A2FED">
        <w:t xml:space="preserve">in ReGIndE sono presenti i due fori di REGGIO CALABRIA (COA080063) e REGGIO EMILIA  (COA035033), la cui descrizione non corrisponde alla descrizione ufficiale dei comuni, rispettivamente REGGIO DI CALABRIA e REGGIO NELL’EMILIA . </w:t>
      </w:r>
    </w:p>
    <w:p w14:paraId="1F626152" w14:textId="77777777" w:rsidR="009C37E0" w:rsidRPr="002A2FED" w:rsidRDefault="009C37E0" w:rsidP="001F1711">
      <w:pPr>
        <w:pStyle w:val="Corpotesto"/>
        <w:rPr>
          <w:sz w:val="22"/>
          <w:szCs w:val="22"/>
        </w:rPr>
      </w:pPr>
    </w:p>
    <w:p w14:paraId="5B79B655" w14:textId="2C84D6D9" w:rsidR="00A64502" w:rsidRDefault="00A64502" w:rsidP="00A64502">
      <w:pPr>
        <w:pStyle w:val="Corpotesto"/>
        <w:rPr>
          <w:sz w:val="22"/>
          <w:szCs w:val="22"/>
        </w:rPr>
      </w:pPr>
      <w:r w:rsidRPr="00DB2AE8">
        <w:rPr>
          <w:sz w:val="22"/>
          <w:szCs w:val="22"/>
        </w:rPr>
        <w:t xml:space="preserve">Tali Fori (foro di FORLÌ-CESENA, foro di MASSA </w:t>
      </w:r>
      <w:r w:rsidR="00974927" w:rsidRPr="00DB2AE8">
        <w:rPr>
          <w:sz w:val="22"/>
          <w:szCs w:val="22"/>
        </w:rPr>
        <w:t>CARRARA, foro</w:t>
      </w:r>
      <w:r w:rsidRPr="00DB2AE8">
        <w:rPr>
          <w:sz w:val="22"/>
          <w:szCs w:val="22"/>
        </w:rPr>
        <w:t xml:space="preserve"> di REGGIO CALABRIA e foro di REGGIO EMILIA) saranno gestiti in SIES con le stesse modalità previ</w:t>
      </w:r>
      <w:r w:rsidR="00057F27" w:rsidRPr="00DB2AE8">
        <w:rPr>
          <w:sz w:val="22"/>
          <w:szCs w:val="22"/>
        </w:rPr>
        <w:t>ste per il foro di NAPOLI NORD, cioè svincolando la descrizione del FORO dalla descrizione del Comune Sede</w:t>
      </w:r>
      <w:r w:rsidR="009645C7" w:rsidRPr="00DB2AE8">
        <w:rPr>
          <w:sz w:val="22"/>
          <w:szCs w:val="22"/>
        </w:rPr>
        <w:t>.</w:t>
      </w:r>
      <w:r w:rsidR="001430AC" w:rsidRPr="00DB2AE8">
        <w:rPr>
          <w:sz w:val="22"/>
          <w:szCs w:val="22"/>
        </w:rPr>
        <w:t xml:space="preserve"> I records della tabella AVVOCATO di SIES aventi la colonna FORO </w:t>
      </w:r>
      <w:r w:rsidR="00C97018" w:rsidRPr="00DB2AE8">
        <w:rPr>
          <w:sz w:val="22"/>
          <w:szCs w:val="22"/>
        </w:rPr>
        <w:t xml:space="preserve">valorizzata con </w:t>
      </w:r>
      <w:r w:rsidR="00A24CDE" w:rsidRPr="00DB2AE8">
        <w:rPr>
          <w:sz w:val="22"/>
          <w:szCs w:val="22"/>
        </w:rPr>
        <w:t>le attuali</w:t>
      </w:r>
      <w:r w:rsidR="001430AC" w:rsidRPr="00DB2AE8">
        <w:rPr>
          <w:sz w:val="22"/>
          <w:szCs w:val="22"/>
        </w:rPr>
        <w:t xml:space="preserve"> descrizioni</w:t>
      </w:r>
      <w:r w:rsidR="00C97018" w:rsidRPr="00DB2AE8">
        <w:rPr>
          <w:sz w:val="22"/>
          <w:szCs w:val="22"/>
        </w:rPr>
        <w:t xml:space="preserve"> (Forlì, Massa, Reggio di Calabria, Reggio nell’Emilia)</w:t>
      </w:r>
      <w:r w:rsidR="001430AC" w:rsidRPr="00DB2AE8">
        <w:rPr>
          <w:sz w:val="22"/>
          <w:szCs w:val="22"/>
        </w:rPr>
        <w:t xml:space="preserve">  </w:t>
      </w:r>
      <w:r w:rsidR="00A24CDE" w:rsidRPr="00DB2AE8">
        <w:rPr>
          <w:sz w:val="22"/>
          <w:szCs w:val="22"/>
        </w:rPr>
        <w:t>saranno aggiorn</w:t>
      </w:r>
      <w:r w:rsidR="001430AC" w:rsidRPr="00DB2AE8">
        <w:rPr>
          <w:sz w:val="22"/>
          <w:szCs w:val="22"/>
        </w:rPr>
        <w:t>a</w:t>
      </w:r>
      <w:r w:rsidR="00A24CDE" w:rsidRPr="00DB2AE8">
        <w:rPr>
          <w:sz w:val="22"/>
          <w:szCs w:val="22"/>
        </w:rPr>
        <w:t>te con le descrizioni</w:t>
      </w:r>
      <w:r w:rsidR="001430AC" w:rsidRPr="00DB2AE8">
        <w:rPr>
          <w:sz w:val="22"/>
          <w:szCs w:val="22"/>
        </w:rPr>
        <w:t xml:space="preserve"> utilizzate in ReGIndE.</w:t>
      </w:r>
    </w:p>
    <w:p w14:paraId="722AFBE4" w14:textId="77777777" w:rsidR="0080674A" w:rsidRPr="002A2FED" w:rsidRDefault="0080674A" w:rsidP="00A64502">
      <w:pPr>
        <w:pStyle w:val="Corpotesto"/>
        <w:rPr>
          <w:sz w:val="22"/>
          <w:szCs w:val="22"/>
        </w:rPr>
      </w:pPr>
    </w:p>
    <w:p w14:paraId="6A6E9FCC" w14:textId="21B1BCD5" w:rsidR="00A64502" w:rsidRDefault="00A64502" w:rsidP="00A64502">
      <w:pPr>
        <w:pStyle w:val="Corpotesto"/>
        <w:rPr>
          <w:sz w:val="22"/>
          <w:szCs w:val="22"/>
        </w:rPr>
      </w:pPr>
      <w:r w:rsidRPr="002A2FED">
        <w:rPr>
          <w:sz w:val="22"/>
          <w:szCs w:val="22"/>
        </w:rPr>
        <w:t>Nello specifico, nelle varie maschere e template che riportano la descrizione del foro, saranno visualizzate le nuove descrizioni</w:t>
      </w:r>
      <w:r w:rsidR="00974927" w:rsidRPr="002A2FED">
        <w:rPr>
          <w:sz w:val="22"/>
          <w:szCs w:val="22"/>
        </w:rPr>
        <w:t xml:space="preserve"> in sostituzione di quelle attuali previste dal SIES. Il codice </w:t>
      </w:r>
      <w:r w:rsidR="002A2FED" w:rsidRPr="002A2FED">
        <w:rPr>
          <w:sz w:val="22"/>
          <w:szCs w:val="22"/>
        </w:rPr>
        <w:t>Istat</w:t>
      </w:r>
      <w:r w:rsidR="00974927" w:rsidRPr="002A2FED">
        <w:rPr>
          <w:sz w:val="22"/>
          <w:szCs w:val="22"/>
        </w:rPr>
        <w:t xml:space="preserve"> del comune di riferimento resta invece invariato.</w:t>
      </w:r>
    </w:p>
    <w:p w14:paraId="72A91439" w14:textId="77777777" w:rsidR="00A64502" w:rsidRDefault="00A64502" w:rsidP="001F1711">
      <w:pPr>
        <w:pStyle w:val="Corpotesto"/>
        <w:rPr>
          <w:sz w:val="22"/>
          <w:szCs w:val="22"/>
        </w:rPr>
      </w:pPr>
    </w:p>
    <w:p w14:paraId="6754BCCF" w14:textId="77777777" w:rsidR="00A64502" w:rsidRPr="0003326D" w:rsidRDefault="00A64502" w:rsidP="001F1711">
      <w:pPr>
        <w:pStyle w:val="Corpotesto"/>
        <w:rPr>
          <w:sz w:val="22"/>
          <w:szCs w:val="22"/>
        </w:rPr>
      </w:pPr>
    </w:p>
    <w:p w14:paraId="78FAC7B2" w14:textId="77777777" w:rsidR="001F1711" w:rsidRDefault="001F1711" w:rsidP="001F1711">
      <w:pPr>
        <w:pStyle w:val="Corpotesto"/>
        <w:rPr>
          <w:sz w:val="22"/>
          <w:szCs w:val="22"/>
        </w:rPr>
      </w:pPr>
      <w:r w:rsidRPr="0003326D">
        <w:rPr>
          <w:sz w:val="22"/>
          <w:szCs w:val="22"/>
        </w:rPr>
        <w:t>Di seguito la schematizzazione per punti di quanto sarà realizzato:</w:t>
      </w:r>
    </w:p>
    <w:p w14:paraId="5FB443FD" w14:textId="77777777" w:rsidR="00D13E93" w:rsidRPr="0003326D" w:rsidRDefault="00D13E93" w:rsidP="001F1711">
      <w:pPr>
        <w:pStyle w:val="Corpotesto"/>
        <w:rPr>
          <w:sz w:val="22"/>
          <w:szCs w:val="22"/>
        </w:rPr>
      </w:pPr>
    </w:p>
    <w:p w14:paraId="47CBFBEA" w14:textId="566E5272" w:rsidR="001F1711" w:rsidRPr="0003326D" w:rsidRDefault="001F1711" w:rsidP="000B5A44">
      <w:pPr>
        <w:pStyle w:val="Corpotesto"/>
        <w:numPr>
          <w:ilvl w:val="0"/>
          <w:numId w:val="17"/>
        </w:numPr>
        <w:rPr>
          <w:sz w:val="22"/>
          <w:szCs w:val="22"/>
        </w:rPr>
      </w:pPr>
      <w:r w:rsidRPr="0003326D">
        <w:rPr>
          <w:sz w:val="22"/>
          <w:szCs w:val="22"/>
        </w:rPr>
        <w:t xml:space="preserve">Per le notifiche al DIFENSORE si utilizzerà come descrizione del FORO associato all’Avvocato quella prevista, cioè NAPOLI NORD [vedere testo sottolineato </w:t>
      </w:r>
      <w:r w:rsidR="001800D4">
        <w:rPr>
          <w:sz w:val="22"/>
          <w:szCs w:val="22"/>
        </w:rPr>
        <w:t>figura 2</w:t>
      </w:r>
      <w:r w:rsidRPr="0003326D">
        <w:rPr>
          <w:sz w:val="22"/>
          <w:szCs w:val="22"/>
        </w:rPr>
        <w:t xml:space="preserve">]; come sede dell’autorità UNEP relativa al Foro di Napoli Nord, invece, si farà riferimento al comune di AVERSA [vedere riquadro </w:t>
      </w:r>
      <w:r w:rsidR="00756CD9">
        <w:rPr>
          <w:sz w:val="22"/>
          <w:szCs w:val="22"/>
        </w:rPr>
        <w:t>nella figura 2</w:t>
      </w:r>
      <w:r w:rsidRPr="0003326D">
        <w:rPr>
          <w:sz w:val="22"/>
          <w:szCs w:val="22"/>
        </w:rPr>
        <w:t>];</w:t>
      </w:r>
    </w:p>
    <w:p w14:paraId="778C0A69" w14:textId="77777777" w:rsidR="001F1711" w:rsidRPr="0003326D" w:rsidRDefault="001F1711" w:rsidP="001F1711">
      <w:pPr>
        <w:pStyle w:val="Corpotesto"/>
        <w:ind w:left="360"/>
        <w:rPr>
          <w:sz w:val="22"/>
          <w:szCs w:val="22"/>
        </w:rPr>
      </w:pPr>
    </w:p>
    <w:p w14:paraId="36C7D495" w14:textId="77777777" w:rsidR="00756CD9" w:rsidRDefault="001F1711" w:rsidP="00756CD9">
      <w:pPr>
        <w:pStyle w:val="Corpotesto"/>
        <w:keepNext/>
        <w:ind w:left="360"/>
      </w:pPr>
      <w:r w:rsidRPr="0003326D">
        <w:rPr>
          <w:noProof/>
          <w:sz w:val="22"/>
          <w:szCs w:val="22"/>
        </w:rPr>
        <w:lastRenderedPageBreak/>
        <w:drawing>
          <wp:inline distT="0" distB="0" distL="0" distR="0" wp14:anchorId="427E4303" wp14:editId="00DDA98D">
            <wp:extent cx="6120130" cy="964369"/>
            <wp:effectExtent l="0" t="0" r="0" b="762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964369"/>
                    </a:xfrm>
                    <a:prstGeom prst="rect">
                      <a:avLst/>
                    </a:prstGeom>
                    <a:noFill/>
                    <a:ln>
                      <a:noFill/>
                    </a:ln>
                  </pic:spPr>
                </pic:pic>
              </a:graphicData>
            </a:graphic>
          </wp:inline>
        </w:drawing>
      </w:r>
    </w:p>
    <w:p w14:paraId="52784625" w14:textId="17880C6E" w:rsidR="001F1711" w:rsidRPr="007A66F3" w:rsidRDefault="00756CD9" w:rsidP="00756CD9">
      <w:pPr>
        <w:pStyle w:val="Didascalia"/>
        <w:jc w:val="center"/>
        <w:rPr>
          <w:rFonts w:asciiTheme="minorHAnsi" w:hAnsiTheme="minorHAnsi" w:cstheme="minorHAnsi"/>
          <w:sz w:val="18"/>
          <w:szCs w:val="18"/>
        </w:rPr>
      </w:pPr>
      <w:bookmarkStart w:id="109" w:name="_Toc77679006"/>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9D367D">
        <w:rPr>
          <w:rFonts w:asciiTheme="minorHAnsi" w:hAnsiTheme="minorHAnsi" w:cstheme="minorHAnsi"/>
          <w:noProof/>
          <w:sz w:val="18"/>
          <w:szCs w:val="18"/>
        </w:rPr>
        <w:t>2</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Sezione notifica Difensore</w:t>
      </w:r>
      <w:bookmarkEnd w:id="109"/>
    </w:p>
    <w:p w14:paraId="728DBB11" w14:textId="77777777" w:rsidR="001F1711" w:rsidRPr="0003326D" w:rsidRDefault="001F1711" w:rsidP="001F1711">
      <w:pPr>
        <w:pStyle w:val="Corpotesto"/>
        <w:ind w:left="360"/>
        <w:rPr>
          <w:sz w:val="22"/>
          <w:szCs w:val="22"/>
        </w:rPr>
      </w:pPr>
    </w:p>
    <w:p w14:paraId="424E69FF" w14:textId="77777777" w:rsidR="001F1711" w:rsidRDefault="001F1711" w:rsidP="000B5A44">
      <w:pPr>
        <w:pStyle w:val="Corpotesto"/>
        <w:numPr>
          <w:ilvl w:val="0"/>
          <w:numId w:val="17"/>
        </w:numPr>
        <w:rPr>
          <w:sz w:val="22"/>
          <w:szCs w:val="22"/>
        </w:rPr>
      </w:pPr>
      <w:r w:rsidRPr="0003326D">
        <w:rPr>
          <w:sz w:val="22"/>
          <w:szCs w:val="22"/>
        </w:rPr>
        <w:t>Tutti i template che riportano l’informazione della sede UNEP, nei casi in cui la notifica sia inviata ad un avvocato del FORO NAPOLI NORD, mostreranno, ove previsto, come sede di riferimento il comune di AVERSA [vedere immagini di Esempio Template 1 e 2 riportate di seguito];</w:t>
      </w:r>
    </w:p>
    <w:p w14:paraId="21A12D42" w14:textId="77777777" w:rsidR="00D13E93" w:rsidRPr="0003326D" w:rsidRDefault="00D13E93" w:rsidP="00D13E93">
      <w:pPr>
        <w:pStyle w:val="Corpotesto"/>
        <w:ind w:left="360"/>
        <w:rPr>
          <w:sz w:val="22"/>
          <w:szCs w:val="22"/>
        </w:rPr>
      </w:pPr>
    </w:p>
    <w:p w14:paraId="554527FD" w14:textId="05D519C9" w:rsidR="001F1711" w:rsidRPr="0003326D" w:rsidRDefault="001F1711" w:rsidP="000B5A44">
      <w:pPr>
        <w:pStyle w:val="Corpotesto"/>
        <w:numPr>
          <w:ilvl w:val="0"/>
          <w:numId w:val="17"/>
        </w:numPr>
        <w:rPr>
          <w:sz w:val="22"/>
          <w:szCs w:val="22"/>
        </w:rPr>
      </w:pPr>
      <w:r w:rsidRPr="0003326D">
        <w:rPr>
          <w:sz w:val="22"/>
          <w:szCs w:val="22"/>
        </w:rPr>
        <w:t xml:space="preserve">Per le notifiche al DIFENSORE sarà bloccato il salvataggio della coppia Autorità Destinazione/sede Napoli Nord, per qualsiasi autorità selezionata, con </w:t>
      </w:r>
      <w:r w:rsidR="00B87098" w:rsidRPr="0003326D">
        <w:rPr>
          <w:sz w:val="22"/>
          <w:szCs w:val="22"/>
        </w:rPr>
        <w:t>il seguente messaggio:</w:t>
      </w:r>
      <w:r w:rsidRPr="0003326D">
        <w:rPr>
          <w:sz w:val="22"/>
          <w:szCs w:val="22"/>
        </w:rPr>
        <w:t xml:space="preserve"> </w:t>
      </w:r>
    </w:p>
    <w:p w14:paraId="45DAB57C" w14:textId="77777777" w:rsidR="00B87098" w:rsidRPr="0003326D" w:rsidRDefault="00B87098" w:rsidP="00B87098">
      <w:pPr>
        <w:pStyle w:val="Corpotesto"/>
        <w:ind w:left="360"/>
        <w:rPr>
          <w:sz w:val="22"/>
          <w:szCs w:val="22"/>
        </w:rPr>
      </w:pPr>
    </w:p>
    <w:p w14:paraId="6B52FA8D" w14:textId="77777777" w:rsidR="001054AE" w:rsidRDefault="00B87098" w:rsidP="001054AE">
      <w:pPr>
        <w:pStyle w:val="Corpotesto"/>
        <w:keepNext/>
        <w:ind w:left="360"/>
        <w:jc w:val="center"/>
      </w:pPr>
      <w:r w:rsidRPr="0003326D">
        <w:rPr>
          <w:noProof/>
          <w:sz w:val="22"/>
          <w:szCs w:val="22"/>
        </w:rPr>
        <w:drawing>
          <wp:inline distT="0" distB="0" distL="0" distR="0" wp14:anchorId="5F6E3164" wp14:editId="716FB2A8">
            <wp:extent cx="2895600" cy="1247775"/>
            <wp:effectExtent l="0" t="0" r="0" b="9525"/>
            <wp:docPr id="43" name="Immagine 43" descr="C:\Users\ummig\AppData\Local\Temp\SNAGHTML14873f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14873ff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5600" cy="1247775"/>
                    </a:xfrm>
                    <a:prstGeom prst="rect">
                      <a:avLst/>
                    </a:prstGeom>
                    <a:noFill/>
                    <a:ln>
                      <a:noFill/>
                    </a:ln>
                  </pic:spPr>
                </pic:pic>
              </a:graphicData>
            </a:graphic>
          </wp:inline>
        </w:drawing>
      </w:r>
    </w:p>
    <w:p w14:paraId="4BB7AEB8" w14:textId="0FFB4DEF" w:rsidR="00A42FFA" w:rsidRDefault="001054AE" w:rsidP="001054AE">
      <w:pPr>
        <w:pStyle w:val="Didascalia"/>
        <w:jc w:val="center"/>
      </w:pPr>
      <w:bookmarkStart w:id="110" w:name="_Toc77679007"/>
      <w:r>
        <w:t xml:space="preserve">Figura </w:t>
      </w:r>
      <w:r w:rsidR="005B2347">
        <w:rPr>
          <w:noProof/>
        </w:rPr>
        <w:fldChar w:fldCharType="begin"/>
      </w:r>
      <w:r w:rsidR="005B2347">
        <w:rPr>
          <w:noProof/>
        </w:rPr>
        <w:instrText xml:space="preserve"> SEQ Figura \* ARABIC </w:instrText>
      </w:r>
      <w:r w:rsidR="005B2347">
        <w:rPr>
          <w:noProof/>
        </w:rPr>
        <w:fldChar w:fldCharType="separate"/>
      </w:r>
      <w:r w:rsidR="009D367D">
        <w:rPr>
          <w:noProof/>
        </w:rPr>
        <w:t>3</w:t>
      </w:r>
      <w:r w:rsidR="005B2347">
        <w:rPr>
          <w:noProof/>
        </w:rPr>
        <w:fldChar w:fldCharType="end"/>
      </w:r>
      <w:r>
        <w:t xml:space="preserve">: </w:t>
      </w:r>
      <w:r w:rsidRPr="00293E18">
        <w:t>Alert per Comune non Esistente</w:t>
      </w:r>
      <w:bookmarkEnd w:id="110"/>
    </w:p>
    <w:p w14:paraId="5B4AD97B" w14:textId="77777777" w:rsidR="00B87098" w:rsidRPr="0003326D" w:rsidRDefault="00B87098" w:rsidP="00B87098">
      <w:pPr>
        <w:pStyle w:val="Corpotesto"/>
        <w:ind w:left="360"/>
        <w:jc w:val="center"/>
        <w:rPr>
          <w:sz w:val="22"/>
          <w:szCs w:val="22"/>
        </w:rPr>
      </w:pPr>
    </w:p>
    <w:p w14:paraId="563D8F37" w14:textId="7EC1DB10" w:rsidR="00806B94" w:rsidRPr="00BA5115" w:rsidRDefault="00806B94" w:rsidP="000B5A44">
      <w:pPr>
        <w:pStyle w:val="Corpotesto"/>
        <w:numPr>
          <w:ilvl w:val="0"/>
          <w:numId w:val="17"/>
        </w:numPr>
        <w:rPr>
          <w:sz w:val="22"/>
          <w:szCs w:val="22"/>
        </w:rPr>
      </w:pPr>
      <w:r w:rsidRPr="00BA5115">
        <w:rPr>
          <w:sz w:val="22"/>
          <w:szCs w:val="22"/>
        </w:rPr>
        <w:t xml:space="preserve">Le form che presentano la combo dei fori, in automatico mostreranno la nuova lista dei fori ‘arricchita’ </w:t>
      </w:r>
      <w:r w:rsidR="000A43F1" w:rsidRPr="00BA5115">
        <w:rPr>
          <w:sz w:val="22"/>
          <w:szCs w:val="22"/>
        </w:rPr>
        <w:t>con il nuovo foro ‘NAPOLI NORD’:</w:t>
      </w:r>
    </w:p>
    <w:p w14:paraId="2F018DF8" w14:textId="77777777" w:rsidR="00806B94" w:rsidRDefault="00806B94" w:rsidP="00806B94">
      <w:pPr>
        <w:pStyle w:val="Corpotesto"/>
        <w:ind w:left="360"/>
        <w:rPr>
          <w:sz w:val="22"/>
          <w:szCs w:val="22"/>
        </w:rPr>
      </w:pPr>
    </w:p>
    <w:p w14:paraId="6DFDE979" w14:textId="77777777" w:rsidR="000A43F1" w:rsidRDefault="000A43F1" w:rsidP="00806B94">
      <w:pPr>
        <w:pStyle w:val="Corpotesto"/>
        <w:ind w:left="360"/>
        <w:rPr>
          <w:sz w:val="22"/>
          <w:szCs w:val="22"/>
        </w:rPr>
      </w:pPr>
    </w:p>
    <w:p w14:paraId="48BB9CDE" w14:textId="77777777" w:rsidR="001054AE" w:rsidRDefault="000A43F1" w:rsidP="001054AE">
      <w:pPr>
        <w:pStyle w:val="Corpotesto"/>
        <w:keepNext/>
        <w:ind w:left="360"/>
      </w:pPr>
      <w:r>
        <w:rPr>
          <w:noProof/>
        </w:rPr>
        <w:drawing>
          <wp:inline distT="0" distB="0" distL="0" distR="0" wp14:anchorId="3299CEE5" wp14:editId="51A2E6E1">
            <wp:extent cx="4761905" cy="2076190"/>
            <wp:effectExtent l="0" t="0" r="635" b="63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1905" cy="2076190"/>
                    </a:xfrm>
                    <a:prstGeom prst="rect">
                      <a:avLst/>
                    </a:prstGeom>
                  </pic:spPr>
                </pic:pic>
              </a:graphicData>
            </a:graphic>
          </wp:inline>
        </w:drawing>
      </w:r>
    </w:p>
    <w:p w14:paraId="40F2C01E" w14:textId="5B3FF00F" w:rsidR="000A43F1" w:rsidRPr="001054AE" w:rsidRDefault="001054AE" w:rsidP="001054AE">
      <w:pPr>
        <w:pStyle w:val="Didascalia"/>
        <w:jc w:val="center"/>
        <w:rPr>
          <w:rFonts w:asciiTheme="minorHAnsi" w:hAnsiTheme="minorHAnsi" w:cstheme="minorHAnsi"/>
          <w:sz w:val="18"/>
          <w:szCs w:val="18"/>
        </w:rPr>
      </w:pPr>
      <w:bookmarkStart w:id="111" w:name="_Toc77679008"/>
      <w:r w:rsidRPr="00BC2670">
        <w:rPr>
          <w:rFonts w:asciiTheme="minorHAnsi" w:hAnsiTheme="minorHAnsi" w:cstheme="minorHAnsi"/>
          <w:sz w:val="18"/>
          <w:szCs w:val="18"/>
        </w:rPr>
        <w:t xml:space="preserve">Figura </w:t>
      </w:r>
      <w:r w:rsidRPr="00BC2670">
        <w:rPr>
          <w:rFonts w:asciiTheme="minorHAnsi" w:hAnsiTheme="minorHAnsi" w:cstheme="minorHAnsi"/>
          <w:sz w:val="18"/>
          <w:szCs w:val="18"/>
        </w:rPr>
        <w:fldChar w:fldCharType="begin"/>
      </w:r>
      <w:r w:rsidRPr="00BC2670">
        <w:rPr>
          <w:rFonts w:asciiTheme="minorHAnsi" w:hAnsiTheme="minorHAnsi" w:cstheme="minorHAnsi"/>
          <w:sz w:val="18"/>
          <w:szCs w:val="18"/>
        </w:rPr>
        <w:instrText xml:space="preserve"> SEQ Figura \* ARABIC </w:instrText>
      </w:r>
      <w:r w:rsidRPr="00BC2670">
        <w:rPr>
          <w:rFonts w:asciiTheme="minorHAnsi" w:hAnsiTheme="minorHAnsi" w:cstheme="minorHAnsi"/>
          <w:sz w:val="18"/>
          <w:szCs w:val="18"/>
        </w:rPr>
        <w:fldChar w:fldCharType="separate"/>
      </w:r>
      <w:r w:rsidR="009D367D">
        <w:rPr>
          <w:rFonts w:asciiTheme="minorHAnsi" w:hAnsiTheme="minorHAnsi" w:cstheme="minorHAnsi"/>
          <w:noProof/>
          <w:sz w:val="18"/>
          <w:szCs w:val="18"/>
        </w:rPr>
        <w:t>4</w:t>
      </w:r>
      <w:r w:rsidRPr="00BC2670">
        <w:rPr>
          <w:rFonts w:asciiTheme="minorHAnsi" w:hAnsiTheme="minorHAnsi" w:cstheme="minorHAnsi"/>
          <w:sz w:val="18"/>
          <w:szCs w:val="18"/>
        </w:rPr>
        <w:fldChar w:fldCharType="end"/>
      </w:r>
      <w:r w:rsidRPr="00BC2670">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BC2670">
        <w:rPr>
          <w:rFonts w:asciiTheme="minorHAnsi" w:hAnsiTheme="minorHAnsi" w:cstheme="minorHAnsi"/>
          <w:sz w:val="18"/>
          <w:szCs w:val="18"/>
        </w:rPr>
        <w:t xml:space="preserve"> ricerca su </w:t>
      </w:r>
      <w:proofErr w:type="spellStart"/>
      <w:r w:rsidRPr="00BC2670">
        <w:rPr>
          <w:rFonts w:asciiTheme="minorHAnsi" w:hAnsiTheme="minorHAnsi" w:cstheme="minorHAnsi"/>
          <w:sz w:val="18"/>
          <w:szCs w:val="18"/>
        </w:rPr>
        <w:t>ReGinE</w:t>
      </w:r>
      <w:bookmarkEnd w:id="111"/>
      <w:proofErr w:type="spellEnd"/>
    </w:p>
    <w:p w14:paraId="71802EB6" w14:textId="77777777" w:rsidR="000A43F1" w:rsidRDefault="000A43F1" w:rsidP="00806B94">
      <w:pPr>
        <w:pStyle w:val="Corpotesto"/>
        <w:ind w:left="360"/>
        <w:rPr>
          <w:sz w:val="22"/>
          <w:szCs w:val="22"/>
        </w:rPr>
      </w:pPr>
    </w:p>
    <w:p w14:paraId="2E0C9311" w14:textId="54B47532" w:rsidR="000A43F1" w:rsidRDefault="000A43F1" w:rsidP="00806B94">
      <w:pPr>
        <w:pStyle w:val="Corpotesto"/>
        <w:ind w:left="360"/>
        <w:rPr>
          <w:sz w:val="22"/>
          <w:szCs w:val="22"/>
        </w:rPr>
      </w:pPr>
      <w:r>
        <w:rPr>
          <w:sz w:val="22"/>
          <w:szCs w:val="22"/>
        </w:rPr>
        <w:t>nella combo box Foro sarà presente anche il nuovo foro</w:t>
      </w:r>
    </w:p>
    <w:p w14:paraId="3372C320" w14:textId="77777777" w:rsidR="000A43F1" w:rsidRDefault="000A43F1" w:rsidP="00806B94">
      <w:pPr>
        <w:pStyle w:val="Corpotesto"/>
        <w:ind w:left="360"/>
        <w:rPr>
          <w:sz w:val="22"/>
          <w:szCs w:val="22"/>
        </w:rPr>
      </w:pPr>
    </w:p>
    <w:p w14:paraId="15D4C98E" w14:textId="77777777" w:rsidR="001054AE" w:rsidRDefault="000A43F1" w:rsidP="001054AE">
      <w:pPr>
        <w:pStyle w:val="Corpotesto"/>
        <w:keepNext/>
        <w:ind w:left="360"/>
      </w:pPr>
      <w:r>
        <w:rPr>
          <w:noProof/>
        </w:rPr>
        <w:lastRenderedPageBreak/>
        <w:drawing>
          <wp:inline distT="0" distB="0" distL="0" distR="0" wp14:anchorId="0517535C" wp14:editId="6AE59270">
            <wp:extent cx="2019048" cy="4190476"/>
            <wp:effectExtent l="0" t="0" r="635" b="63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19048" cy="4190476"/>
                    </a:xfrm>
                    <a:prstGeom prst="rect">
                      <a:avLst/>
                    </a:prstGeom>
                  </pic:spPr>
                </pic:pic>
              </a:graphicData>
            </a:graphic>
          </wp:inline>
        </w:drawing>
      </w:r>
    </w:p>
    <w:p w14:paraId="2A00DF73" w14:textId="6C18ADE1" w:rsidR="000A43F1" w:rsidRDefault="00BC2670" w:rsidP="00BC2670">
      <w:pPr>
        <w:pStyle w:val="Didascalia"/>
        <w:tabs>
          <w:tab w:val="center" w:pos="4890"/>
          <w:tab w:val="left" w:pos="6675"/>
        </w:tabs>
        <w:jc w:val="left"/>
        <w:rPr>
          <w:sz w:val="22"/>
          <w:szCs w:val="22"/>
        </w:rPr>
      </w:pPr>
      <w:r w:rsidRPr="00BC2670">
        <w:tab/>
      </w:r>
      <w:bookmarkStart w:id="112" w:name="_Toc77679009"/>
      <w:r w:rsidR="001054AE" w:rsidRPr="00BC2670">
        <w:t xml:space="preserve">Figura </w:t>
      </w:r>
      <w:r w:rsidR="004D18B3">
        <w:rPr>
          <w:noProof/>
        </w:rPr>
        <w:fldChar w:fldCharType="begin"/>
      </w:r>
      <w:r w:rsidR="004D18B3">
        <w:rPr>
          <w:noProof/>
        </w:rPr>
        <w:instrText xml:space="preserve"> SEQ Figura \* ARABIC </w:instrText>
      </w:r>
      <w:r w:rsidR="004D18B3">
        <w:rPr>
          <w:noProof/>
        </w:rPr>
        <w:fldChar w:fldCharType="separate"/>
      </w:r>
      <w:r w:rsidR="009D367D">
        <w:rPr>
          <w:noProof/>
        </w:rPr>
        <w:t>5</w:t>
      </w:r>
      <w:r w:rsidR="004D18B3">
        <w:rPr>
          <w:noProof/>
        </w:rPr>
        <w:fldChar w:fldCharType="end"/>
      </w:r>
      <w:r w:rsidR="001054AE" w:rsidRPr="00BC2670">
        <w:t>: Combo-box dei fori</w:t>
      </w:r>
      <w:bookmarkEnd w:id="112"/>
      <w:r w:rsidRPr="00BC2670">
        <w:tab/>
      </w:r>
    </w:p>
    <w:p w14:paraId="6F4FD321" w14:textId="77777777" w:rsidR="00806B94" w:rsidRDefault="00806B94" w:rsidP="001800D4">
      <w:pPr>
        <w:pStyle w:val="Corpotesto"/>
        <w:rPr>
          <w:sz w:val="22"/>
          <w:szCs w:val="22"/>
        </w:rPr>
      </w:pPr>
    </w:p>
    <w:p w14:paraId="591BF245" w14:textId="48C97646" w:rsidR="001F1711" w:rsidRDefault="001F1711" w:rsidP="001800D4">
      <w:pPr>
        <w:pStyle w:val="Corpotesto"/>
        <w:rPr>
          <w:sz w:val="22"/>
          <w:szCs w:val="22"/>
        </w:rPr>
      </w:pPr>
      <w:r w:rsidRPr="0003326D">
        <w:rPr>
          <w:sz w:val="22"/>
          <w:szCs w:val="22"/>
        </w:rPr>
        <w:t>I tre sottosistemi saranno allineati</w:t>
      </w:r>
      <w:r w:rsidR="001054AE">
        <w:rPr>
          <w:sz w:val="22"/>
          <w:szCs w:val="22"/>
        </w:rPr>
        <w:t xml:space="preserve"> a quanto detto ai </w:t>
      </w:r>
      <w:r w:rsidR="001054AE" w:rsidRPr="00BC2670">
        <w:rPr>
          <w:sz w:val="22"/>
          <w:szCs w:val="22"/>
        </w:rPr>
        <w:t>punti 1, 2, 3 e 4.</w:t>
      </w:r>
    </w:p>
    <w:p w14:paraId="07E48E7B" w14:textId="77777777" w:rsidR="001800D4" w:rsidRDefault="001800D4" w:rsidP="001800D4">
      <w:pPr>
        <w:pStyle w:val="Corpotesto"/>
        <w:rPr>
          <w:sz w:val="22"/>
          <w:szCs w:val="22"/>
        </w:rPr>
      </w:pPr>
    </w:p>
    <w:p w14:paraId="615DC9BC" w14:textId="683EDA86" w:rsidR="001800D4" w:rsidRDefault="001800D4" w:rsidP="001800D4">
      <w:pPr>
        <w:pStyle w:val="Corpotesto"/>
        <w:rPr>
          <w:sz w:val="22"/>
          <w:szCs w:val="22"/>
        </w:rPr>
      </w:pPr>
      <w:r w:rsidRPr="000A43F1">
        <w:rPr>
          <w:sz w:val="22"/>
          <w:szCs w:val="22"/>
        </w:rPr>
        <w:t xml:space="preserve">A seguire un esempio di template che contemplano la modifica </w:t>
      </w:r>
      <w:r w:rsidR="0002522F" w:rsidRPr="000A43F1">
        <w:rPr>
          <w:sz w:val="22"/>
          <w:szCs w:val="22"/>
        </w:rPr>
        <w:t xml:space="preserve">relativa alla gestione </w:t>
      </w:r>
      <w:r w:rsidRPr="000A43F1">
        <w:rPr>
          <w:sz w:val="22"/>
          <w:szCs w:val="22"/>
        </w:rPr>
        <w:t>del foro</w:t>
      </w:r>
      <w:r w:rsidR="0002522F" w:rsidRPr="000A43F1">
        <w:rPr>
          <w:sz w:val="22"/>
          <w:szCs w:val="22"/>
        </w:rPr>
        <w:t xml:space="preserve"> di NAPOLI NORD.</w:t>
      </w:r>
    </w:p>
    <w:p w14:paraId="74547CA6" w14:textId="77777777" w:rsidR="0002522F" w:rsidRDefault="0002522F" w:rsidP="001800D4">
      <w:pPr>
        <w:pStyle w:val="Corpotesto"/>
        <w:rPr>
          <w:sz w:val="22"/>
          <w:szCs w:val="22"/>
        </w:rPr>
      </w:pPr>
    </w:p>
    <w:p w14:paraId="663AC8F1" w14:textId="77777777" w:rsidR="001800D4" w:rsidRPr="0003326D" w:rsidRDefault="001800D4" w:rsidP="001800D4">
      <w:pPr>
        <w:pStyle w:val="Corpotesto"/>
        <w:rPr>
          <w:sz w:val="22"/>
          <w:szCs w:val="22"/>
        </w:rPr>
      </w:pPr>
    </w:p>
    <w:p w14:paraId="202A2759" w14:textId="77777777" w:rsidR="001F1711" w:rsidRDefault="001F1711" w:rsidP="001F1711">
      <w:pPr>
        <w:pStyle w:val="Corpotesto"/>
        <w:ind w:left="360"/>
      </w:pPr>
    </w:p>
    <w:p w14:paraId="5E9BCEBA" w14:textId="77777777" w:rsidR="00A42FFA" w:rsidRDefault="001F1711" w:rsidP="00A42FFA">
      <w:pPr>
        <w:pStyle w:val="Corpotesto"/>
        <w:keepNext/>
        <w:ind w:left="360"/>
      </w:pPr>
      <w:r>
        <w:rPr>
          <w:noProof/>
        </w:rPr>
        <w:lastRenderedPageBreak/>
        <w:drawing>
          <wp:inline distT="0" distB="0" distL="0" distR="0" wp14:anchorId="52BE496F" wp14:editId="6913FE8A">
            <wp:extent cx="5520690" cy="5020310"/>
            <wp:effectExtent l="0" t="0" r="3810" b="889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0690" cy="5020310"/>
                    </a:xfrm>
                    <a:prstGeom prst="rect">
                      <a:avLst/>
                    </a:prstGeom>
                    <a:noFill/>
                    <a:ln>
                      <a:noFill/>
                    </a:ln>
                  </pic:spPr>
                </pic:pic>
              </a:graphicData>
            </a:graphic>
          </wp:inline>
        </w:drawing>
      </w:r>
    </w:p>
    <w:p w14:paraId="72A4E211" w14:textId="564AE8FB" w:rsidR="00A42FFA" w:rsidRPr="007A66F3" w:rsidRDefault="00A42FFA" w:rsidP="00A42FFA">
      <w:pPr>
        <w:pStyle w:val="Didascalia"/>
        <w:jc w:val="center"/>
        <w:rPr>
          <w:rFonts w:asciiTheme="minorHAnsi" w:hAnsiTheme="minorHAnsi" w:cstheme="minorHAnsi"/>
          <w:sz w:val="18"/>
          <w:szCs w:val="18"/>
        </w:rPr>
      </w:pPr>
      <w:bookmarkStart w:id="113" w:name="_Toc77679010"/>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9D367D">
        <w:rPr>
          <w:rFonts w:asciiTheme="minorHAnsi" w:hAnsiTheme="minorHAnsi" w:cstheme="minorHAnsi"/>
          <w:noProof/>
          <w:sz w:val="18"/>
          <w:szCs w:val="18"/>
        </w:rPr>
        <w:t>6</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1]</w:t>
      </w:r>
      <w:bookmarkEnd w:id="113"/>
    </w:p>
    <w:p w14:paraId="0C34327D" w14:textId="19808617" w:rsidR="001F1711" w:rsidRDefault="001F1711" w:rsidP="00A42FFA">
      <w:pPr>
        <w:pStyle w:val="Didascalia"/>
      </w:pPr>
    </w:p>
    <w:p w14:paraId="0CB903CB" w14:textId="77777777" w:rsidR="001F1711" w:rsidRDefault="001F1711" w:rsidP="001F1711">
      <w:pPr>
        <w:pStyle w:val="Corpotesto"/>
        <w:ind w:left="360"/>
      </w:pPr>
    </w:p>
    <w:p w14:paraId="30D3455C" w14:textId="77777777" w:rsidR="001F1711" w:rsidRPr="008628FA" w:rsidRDefault="001F1711" w:rsidP="001F1711">
      <w:pPr>
        <w:pStyle w:val="Corpotesto"/>
        <w:ind w:left="360"/>
      </w:pPr>
      <w:r>
        <w:rPr>
          <w:noProof/>
        </w:rPr>
        <w:lastRenderedPageBreak/>
        <w:drawing>
          <wp:inline distT="0" distB="0" distL="0" distR="0" wp14:anchorId="3F18E9EC" wp14:editId="39D2CAE4">
            <wp:extent cx="5486400" cy="4304665"/>
            <wp:effectExtent l="0" t="0" r="0" b="63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304665"/>
                    </a:xfrm>
                    <a:prstGeom prst="rect">
                      <a:avLst/>
                    </a:prstGeom>
                    <a:noFill/>
                    <a:ln>
                      <a:noFill/>
                    </a:ln>
                  </pic:spPr>
                </pic:pic>
              </a:graphicData>
            </a:graphic>
          </wp:inline>
        </w:drawing>
      </w:r>
    </w:p>
    <w:p w14:paraId="066EEAA4" w14:textId="7BA8FA29" w:rsidR="00A42FFA" w:rsidRPr="007A66F3" w:rsidRDefault="00A42FFA" w:rsidP="00A42FFA">
      <w:pPr>
        <w:pStyle w:val="Didascalia"/>
        <w:jc w:val="center"/>
        <w:rPr>
          <w:rFonts w:asciiTheme="minorHAnsi" w:hAnsiTheme="minorHAnsi" w:cstheme="minorHAnsi"/>
          <w:sz w:val="18"/>
          <w:szCs w:val="18"/>
        </w:rPr>
      </w:pPr>
      <w:bookmarkStart w:id="114" w:name="_Toc77679011"/>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9D367D">
        <w:rPr>
          <w:rFonts w:asciiTheme="minorHAnsi" w:hAnsiTheme="minorHAnsi" w:cstheme="minorHAnsi"/>
          <w:noProof/>
          <w:sz w:val="18"/>
          <w:szCs w:val="18"/>
        </w:rPr>
        <w:t>7</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2]</w:t>
      </w:r>
      <w:bookmarkEnd w:id="114"/>
    </w:p>
    <w:p w14:paraId="2FC8C28B" w14:textId="77777777" w:rsidR="001F1711" w:rsidRDefault="001F1711" w:rsidP="001F1711">
      <w:pPr>
        <w:pStyle w:val="Corpotesto"/>
      </w:pPr>
    </w:p>
    <w:p w14:paraId="4E522803" w14:textId="77777777" w:rsidR="0002522F" w:rsidRDefault="0002522F" w:rsidP="001F1711">
      <w:pPr>
        <w:pStyle w:val="Corpotesto"/>
        <w:rPr>
          <w:sz w:val="22"/>
          <w:szCs w:val="22"/>
        </w:rPr>
      </w:pPr>
    </w:p>
    <w:p w14:paraId="43DC1BAC" w14:textId="77777777" w:rsidR="001F1711" w:rsidRDefault="001F1711" w:rsidP="00333888">
      <w:pPr>
        <w:pStyle w:val="Corpotesto"/>
        <w:rPr>
          <w:sz w:val="22"/>
          <w:szCs w:val="22"/>
        </w:rPr>
      </w:pPr>
      <w:r w:rsidRPr="0003326D">
        <w:rPr>
          <w:sz w:val="22"/>
          <w:szCs w:val="22"/>
        </w:rPr>
        <w:t>Nell’ambito della realizzazione del requisito di gestione di un nuovo foro, si rende necessario salvaguardare i dati pregressi relativi ai procedimenti in corso. Considerando la possibilità che un avvocato possa avere una variazione di foro di appartenenza, il sistema gestirà la storicizzazione dell’associazione Anagrafica Avvocato/Foro di Appartenenza già esistente.</w:t>
      </w:r>
    </w:p>
    <w:p w14:paraId="61BA0CC6" w14:textId="77777777" w:rsidR="00DF5D0B" w:rsidRDefault="00DF5D0B" w:rsidP="00333888">
      <w:pPr>
        <w:pStyle w:val="Corpotesto"/>
        <w:rPr>
          <w:sz w:val="22"/>
          <w:szCs w:val="22"/>
          <w:highlight w:val="cyan"/>
        </w:rPr>
      </w:pPr>
    </w:p>
    <w:p w14:paraId="1C3C4595" w14:textId="2D8B2689" w:rsidR="009C37E0" w:rsidRDefault="0002522F" w:rsidP="00333888">
      <w:pPr>
        <w:pStyle w:val="Corpotesto"/>
        <w:rPr>
          <w:sz w:val="22"/>
          <w:szCs w:val="22"/>
        </w:rPr>
      </w:pPr>
      <w:r w:rsidRPr="00BA5115">
        <w:rPr>
          <w:sz w:val="22"/>
          <w:szCs w:val="22"/>
        </w:rPr>
        <w:t>Nello specifico, a fronte di un’attività di bonifica dei dati, quindi di un ‘match’ tra i dati presenti sulla tabella AVVOCATI del SIES e dei dati presenti nella tabella ‘</w:t>
      </w:r>
      <w:r w:rsidR="00DF5D0B" w:rsidRPr="00BA5115">
        <w:rPr>
          <w:sz w:val="22"/>
          <w:szCs w:val="22"/>
        </w:rPr>
        <w:t>SOGGETTI</w:t>
      </w:r>
      <w:r w:rsidRPr="00BA5115">
        <w:rPr>
          <w:sz w:val="22"/>
          <w:szCs w:val="22"/>
        </w:rPr>
        <w:t xml:space="preserve">’ del sistema </w:t>
      </w:r>
      <w:r w:rsidR="00F710D0" w:rsidRPr="00BA5115">
        <w:rPr>
          <w:sz w:val="22"/>
          <w:szCs w:val="22"/>
        </w:rPr>
        <w:t>ReGIndE</w:t>
      </w:r>
      <w:r w:rsidR="00DF5D0B" w:rsidRPr="00BA5115">
        <w:rPr>
          <w:sz w:val="22"/>
          <w:szCs w:val="22"/>
        </w:rPr>
        <w:t>, supponiamo</w:t>
      </w:r>
      <w:r w:rsidRPr="00BA5115">
        <w:rPr>
          <w:sz w:val="22"/>
          <w:szCs w:val="22"/>
        </w:rPr>
        <w:t xml:space="preserve"> di individuare un dato avvocato che ha tutte le corrispondenze uguali in entrambe le tabelle a meno del foro di appartenenza</w:t>
      </w:r>
      <w:r w:rsidR="00DF5D0B" w:rsidRPr="00BA5115">
        <w:rPr>
          <w:sz w:val="22"/>
          <w:szCs w:val="22"/>
        </w:rPr>
        <w:t>. I</w:t>
      </w:r>
      <w:r w:rsidRPr="00BA5115">
        <w:rPr>
          <w:sz w:val="22"/>
          <w:szCs w:val="22"/>
        </w:rPr>
        <w:t xml:space="preserve">n questo caso </w:t>
      </w:r>
      <w:r w:rsidR="00DF5D0B" w:rsidRPr="00BA5115">
        <w:rPr>
          <w:sz w:val="22"/>
          <w:szCs w:val="22"/>
        </w:rPr>
        <w:t xml:space="preserve">non si procederà alla bonifica del dato su SIES, ma per il record individuato sarà impostato il campo </w:t>
      </w:r>
      <w:r w:rsidR="00C2381E">
        <w:rPr>
          <w:rFonts w:cstheme="minorHAnsi"/>
          <w:sz w:val="22"/>
          <w:szCs w:val="22"/>
        </w:rPr>
        <w:t>FLAG_REGINDE =’NO</w:t>
      </w:r>
      <w:r w:rsidR="00DF5D0B" w:rsidRPr="00BA5115">
        <w:rPr>
          <w:rFonts w:cstheme="minorHAnsi"/>
          <w:sz w:val="22"/>
          <w:szCs w:val="22"/>
        </w:rPr>
        <w:t xml:space="preserve">’ ed inoltre sarà settata la </w:t>
      </w:r>
      <w:proofErr w:type="spellStart"/>
      <w:r w:rsidR="00DF5D0B" w:rsidRPr="00BA5115">
        <w:rPr>
          <w:rFonts w:cstheme="minorHAnsi"/>
          <w:sz w:val="22"/>
          <w:szCs w:val="22"/>
        </w:rPr>
        <w:t>data_fine_validità</w:t>
      </w:r>
      <w:proofErr w:type="spellEnd"/>
      <w:r w:rsidR="00DF5D0B" w:rsidRPr="00BA5115">
        <w:rPr>
          <w:rFonts w:cstheme="minorHAnsi"/>
          <w:sz w:val="22"/>
          <w:szCs w:val="22"/>
        </w:rPr>
        <w:t xml:space="preserve"> in quanto l’associazione anagrafica avvocato/foro non è più esistente. </w:t>
      </w:r>
    </w:p>
    <w:p w14:paraId="005B2F5F" w14:textId="589D3A7C" w:rsidR="0002522F" w:rsidRPr="0003326D" w:rsidRDefault="0002522F" w:rsidP="00333888">
      <w:pPr>
        <w:pStyle w:val="Corpotesto"/>
        <w:rPr>
          <w:sz w:val="22"/>
          <w:szCs w:val="22"/>
        </w:rPr>
      </w:pPr>
    </w:p>
    <w:p w14:paraId="6E1E72C5" w14:textId="74D57AA5" w:rsidR="001F1711" w:rsidRPr="0003326D" w:rsidRDefault="005749AD" w:rsidP="00333888">
      <w:pPr>
        <w:rPr>
          <w:rFonts w:cstheme="minorHAnsi"/>
          <w:sz w:val="22"/>
          <w:szCs w:val="22"/>
        </w:rPr>
      </w:pPr>
      <w:r w:rsidRPr="00BA5115">
        <w:rPr>
          <w:rFonts w:cstheme="minorHAnsi"/>
          <w:sz w:val="22"/>
          <w:szCs w:val="22"/>
        </w:rPr>
        <w:t>Per tali casistiche, s</w:t>
      </w:r>
      <w:r w:rsidR="001F1711" w:rsidRPr="00BA5115">
        <w:rPr>
          <w:rFonts w:cstheme="minorHAnsi"/>
          <w:sz w:val="22"/>
          <w:szCs w:val="22"/>
        </w:rPr>
        <w:t>ulla pagina di dettaglio del fascicolo sarà attivato, per i dati storicizzati a causa della</w:t>
      </w:r>
      <w:r w:rsidR="001F1711" w:rsidRPr="0003326D">
        <w:rPr>
          <w:rFonts w:cstheme="minorHAnsi"/>
          <w:sz w:val="22"/>
          <w:szCs w:val="22"/>
        </w:rPr>
        <w:t xml:space="preserve"> variazione del Foro e n</w:t>
      </w:r>
      <w:r w:rsidR="00C2381E">
        <w:rPr>
          <w:rFonts w:cstheme="minorHAnsi"/>
          <w:sz w:val="22"/>
          <w:szCs w:val="22"/>
        </w:rPr>
        <w:t>on bonificati (FLAG_REGINDE =’NO</w:t>
      </w:r>
      <w:r w:rsidR="001F1711" w:rsidRPr="0003326D">
        <w:rPr>
          <w:rFonts w:cstheme="minorHAnsi"/>
          <w:sz w:val="22"/>
          <w:szCs w:val="22"/>
        </w:rPr>
        <w:t>’), un alert che NON costituirà errore bloccante ma sarà semplicemente un avviso per l’utente, il quale dovrà procedere a rieseguire l’associazione del difensore al fascicolo in lavorazione, dal momento che il foro di appartenenza risulta variato.</w:t>
      </w:r>
    </w:p>
    <w:p w14:paraId="2125CEE1" w14:textId="77777777" w:rsidR="001F1711" w:rsidRPr="0003326D" w:rsidRDefault="001F1711" w:rsidP="00333888">
      <w:pPr>
        <w:rPr>
          <w:rFonts w:cstheme="minorHAnsi"/>
          <w:sz w:val="22"/>
          <w:szCs w:val="22"/>
        </w:rPr>
      </w:pPr>
      <w:r w:rsidRPr="0003326D">
        <w:rPr>
          <w:rFonts w:cstheme="minorHAnsi"/>
          <w:sz w:val="22"/>
          <w:szCs w:val="22"/>
        </w:rPr>
        <w:t>Per le modalità di visualizzazione dell’alert sarà seguita la stessa logica utilizzata per la Nuova Geografia Giudiziaria.</w:t>
      </w:r>
    </w:p>
    <w:p w14:paraId="1B12FC13" w14:textId="77777777" w:rsidR="001F1711" w:rsidRPr="0003326D" w:rsidRDefault="001F1711" w:rsidP="00DD5402">
      <w:pPr>
        <w:spacing w:after="120"/>
        <w:rPr>
          <w:sz w:val="22"/>
          <w:szCs w:val="22"/>
        </w:rPr>
      </w:pPr>
    </w:p>
    <w:p w14:paraId="6A3E7EB4" w14:textId="2FE85C1C" w:rsidR="00DE3CA6" w:rsidRPr="0003326D" w:rsidRDefault="00DE3CA6" w:rsidP="00DD5402">
      <w:pPr>
        <w:spacing w:after="120"/>
        <w:rPr>
          <w:sz w:val="22"/>
          <w:szCs w:val="22"/>
        </w:rPr>
      </w:pPr>
      <w:r w:rsidRPr="0003326D">
        <w:rPr>
          <w:sz w:val="22"/>
          <w:szCs w:val="22"/>
        </w:rPr>
        <w:t>Per cui se si accede al Dettaglio del procedimento SIEP si riceverà prima il seguente messaggio</w:t>
      </w:r>
    </w:p>
    <w:p w14:paraId="73B989CC" w14:textId="77777777" w:rsidR="00DE3CA6" w:rsidRDefault="00DE3CA6" w:rsidP="00DD5402">
      <w:pPr>
        <w:spacing w:after="120"/>
      </w:pPr>
    </w:p>
    <w:p w14:paraId="23FD5026" w14:textId="77777777" w:rsidR="005675AD" w:rsidRDefault="00DE3CA6" w:rsidP="005675AD">
      <w:pPr>
        <w:keepNext/>
        <w:spacing w:after="120"/>
        <w:jc w:val="center"/>
      </w:pPr>
      <w:r>
        <w:rPr>
          <w:noProof/>
        </w:rPr>
        <w:drawing>
          <wp:inline distT="0" distB="0" distL="0" distR="0" wp14:anchorId="6CD63E9B" wp14:editId="02E22691">
            <wp:extent cx="3333750" cy="1538015"/>
            <wp:effectExtent l="0" t="0" r="0" b="508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39867" cy="1540837"/>
                    </a:xfrm>
                    <a:prstGeom prst="rect">
                      <a:avLst/>
                    </a:prstGeom>
                  </pic:spPr>
                </pic:pic>
              </a:graphicData>
            </a:graphic>
          </wp:inline>
        </w:drawing>
      </w:r>
    </w:p>
    <w:p w14:paraId="00226189" w14:textId="3DB52E97" w:rsidR="00DE3CA6" w:rsidRPr="005675AD" w:rsidRDefault="005675AD" w:rsidP="005675AD">
      <w:pPr>
        <w:pStyle w:val="Didascalia"/>
        <w:jc w:val="center"/>
        <w:rPr>
          <w:rFonts w:asciiTheme="minorHAnsi" w:hAnsiTheme="minorHAnsi" w:cstheme="minorHAnsi"/>
          <w:sz w:val="18"/>
          <w:szCs w:val="18"/>
        </w:rPr>
      </w:pPr>
      <w:bookmarkStart w:id="115" w:name="_Toc77679012"/>
      <w:r w:rsidRPr="005675AD">
        <w:rPr>
          <w:rFonts w:asciiTheme="minorHAnsi" w:hAnsiTheme="minorHAnsi" w:cstheme="minorHAnsi"/>
          <w:sz w:val="18"/>
          <w:szCs w:val="18"/>
        </w:rPr>
        <w:t xml:space="preserve">Figura </w:t>
      </w:r>
      <w:r w:rsidRPr="005675AD">
        <w:rPr>
          <w:rFonts w:asciiTheme="minorHAnsi" w:hAnsiTheme="minorHAnsi" w:cstheme="minorHAnsi"/>
          <w:sz w:val="18"/>
          <w:szCs w:val="18"/>
        </w:rPr>
        <w:fldChar w:fldCharType="begin"/>
      </w:r>
      <w:r w:rsidRPr="005675AD">
        <w:rPr>
          <w:rFonts w:asciiTheme="minorHAnsi" w:hAnsiTheme="minorHAnsi" w:cstheme="minorHAnsi"/>
          <w:sz w:val="18"/>
          <w:szCs w:val="18"/>
        </w:rPr>
        <w:instrText xml:space="preserve"> SEQ Figura \* ARABIC </w:instrText>
      </w:r>
      <w:r w:rsidRPr="005675AD">
        <w:rPr>
          <w:rFonts w:asciiTheme="minorHAnsi" w:hAnsiTheme="minorHAnsi" w:cstheme="minorHAnsi"/>
          <w:sz w:val="18"/>
          <w:szCs w:val="18"/>
        </w:rPr>
        <w:fldChar w:fldCharType="separate"/>
      </w:r>
      <w:r w:rsidR="009D367D">
        <w:rPr>
          <w:rFonts w:asciiTheme="minorHAnsi" w:hAnsiTheme="minorHAnsi" w:cstheme="minorHAnsi"/>
          <w:noProof/>
          <w:sz w:val="18"/>
          <w:szCs w:val="18"/>
        </w:rPr>
        <w:t>8</w:t>
      </w:r>
      <w:r w:rsidRPr="005675AD">
        <w:rPr>
          <w:rFonts w:asciiTheme="minorHAnsi" w:hAnsiTheme="minorHAnsi" w:cstheme="minorHAnsi"/>
          <w:sz w:val="18"/>
          <w:szCs w:val="18"/>
        </w:rPr>
        <w:fldChar w:fldCharType="end"/>
      </w:r>
      <w:r w:rsidRPr="005675AD">
        <w:rPr>
          <w:rFonts w:asciiTheme="minorHAnsi" w:hAnsiTheme="minorHAnsi" w:cstheme="minorHAnsi"/>
          <w:sz w:val="18"/>
          <w:szCs w:val="18"/>
        </w:rPr>
        <w:t>: Alert per variazione foro</w:t>
      </w:r>
      <w:bookmarkEnd w:id="115"/>
    </w:p>
    <w:p w14:paraId="38EE39E8" w14:textId="77777777" w:rsidR="00DE3CA6" w:rsidRDefault="00DE3CA6" w:rsidP="00DE3CA6">
      <w:pPr>
        <w:spacing w:after="120"/>
      </w:pPr>
    </w:p>
    <w:p w14:paraId="2CFEDAE7" w14:textId="5B9D0BEF" w:rsidR="00DE3CA6" w:rsidRDefault="00DE3CA6" w:rsidP="00DE3CA6">
      <w:pPr>
        <w:spacing w:after="120"/>
        <w:rPr>
          <w:sz w:val="22"/>
          <w:szCs w:val="22"/>
        </w:rPr>
      </w:pPr>
      <w:r w:rsidRPr="0003326D">
        <w:rPr>
          <w:sz w:val="22"/>
          <w:szCs w:val="22"/>
        </w:rPr>
        <w:t>e successivamente alla conferma nella form di Dettaglio saranno evidenziati in giallo (</w:t>
      </w:r>
      <w:proofErr w:type="spellStart"/>
      <w:r w:rsidRPr="0003326D">
        <w:rPr>
          <w:sz w:val="22"/>
          <w:szCs w:val="22"/>
        </w:rPr>
        <w:t>blinkante</w:t>
      </w:r>
      <w:proofErr w:type="spellEnd"/>
      <w:r w:rsidRPr="0003326D">
        <w:rPr>
          <w:sz w:val="22"/>
          <w:szCs w:val="22"/>
        </w:rPr>
        <w:t>) il Cognome, Nome ed il Foro di appartenenza</w:t>
      </w:r>
      <w:r w:rsidR="00BC2670">
        <w:rPr>
          <w:sz w:val="22"/>
          <w:szCs w:val="22"/>
        </w:rPr>
        <w:t>.</w:t>
      </w:r>
    </w:p>
    <w:p w14:paraId="70508220" w14:textId="77777777" w:rsidR="00BC2670" w:rsidRPr="0003326D" w:rsidRDefault="00BC2670" w:rsidP="00DE3CA6">
      <w:pPr>
        <w:spacing w:after="120"/>
        <w:rPr>
          <w:sz w:val="22"/>
          <w:szCs w:val="22"/>
        </w:rPr>
      </w:pPr>
    </w:p>
    <w:p w14:paraId="3FE68C5F" w14:textId="77777777" w:rsidR="005675AD" w:rsidRDefault="00DE3CA6" w:rsidP="005675AD">
      <w:pPr>
        <w:keepNext/>
        <w:spacing w:after="120"/>
      </w:pPr>
      <w:r>
        <w:rPr>
          <w:noProof/>
        </w:rPr>
        <w:drawing>
          <wp:inline distT="0" distB="0" distL="0" distR="0" wp14:anchorId="5E3DCD3A" wp14:editId="737824F9">
            <wp:extent cx="6120130" cy="1972310"/>
            <wp:effectExtent l="0" t="0" r="0" b="889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972310"/>
                    </a:xfrm>
                    <a:prstGeom prst="rect">
                      <a:avLst/>
                    </a:prstGeom>
                  </pic:spPr>
                </pic:pic>
              </a:graphicData>
            </a:graphic>
          </wp:inline>
        </w:drawing>
      </w:r>
    </w:p>
    <w:p w14:paraId="54D777CA" w14:textId="23F1077C" w:rsidR="00DE3CA6" w:rsidRPr="005675AD" w:rsidRDefault="005675AD" w:rsidP="005675AD">
      <w:pPr>
        <w:pStyle w:val="Didascalia"/>
        <w:jc w:val="center"/>
        <w:rPr>
          <w:rFonts w:asciiTheme="minorHAnsi" w:hAnsiTheme="minorHAnsi" w:cstheme="minorHAnsi"/>
          <w:sz w:val="18"/>
          <w:szCs w:val="18"/>
        </w:rPr>
      </w:pPr>
      <w:bookmarkStart w:id="116" w:name="_Toc77679013"/>
      <w:r w:rsidRPr="005675AD">
        <w:rPr>
          <w:rFonts w:asciiTheme="minorHAnsi" w:hAnsiTheme="minorHAnsi" w:cstheme="minorHAnsi"/>
          <w:sz w:val="18"/>
          <w:szCs w:val="18"/>
        </w:rPr>
        <w:t xml:space="preserve">Figura </w:t>
      </w:r>
      <w:r w:rsidRPr="005675AD">
        <w:rPr>
          <w:rFonts w:asciiTheme="minorHAnsi" w:hAnsiTheme="minorHAnsi" w:cstheme="minorHAnsi"/>
          <w:sz w:val="18"/>
          <w:szCs w:val="18"/>
        </w:rPr>
        <w:fldChar w:fldCharType="begin"/>
      </w:r>
      <w:r w:rsidRPr="005675AD">
        <w:rPr>
          <w:rFonts w:asciiTheme="minorHAnsi" w:hAnsiTheme="minorHAnsi" w:cstheme="minorHAnsi"/>
          <w:sz w:val="18"/>
          <w:szCs w:val="18"/>
        </w:rPr>
        <w:instrText xml:space="preserve"> SEQ Figura \* ARABIC </w:instrText>
      </w:r>
      <w:r w:rsidRPr="005675AD">
        <w:rPr>
          <w:rFonts w:asciiTheme="minorHAnsi" w:hAnsiTheme="minorHAnsi" w:cstheme="minorHAnsi"/>
          <w:sz w:val="18"/>
          <w:szCs w:val="18"/>
        </w:rPr>
        <w:fldChar w:fldCharType="separate"/>
      </w:r>
      <w:r w:rsidR="009D367D">
        <w:rPr>
          <w:rFonts w:asciiTheme="minorHAnsi" w:hAnsiTheme="minorHAnsi" w:cstheme="minorHAnsi"/>
          <w:noProof/>
          <w:sz w:val="18"/>
          <w:szCs w:val="18"/>
        </w:rPr>
        <w:t>9</w:t>
      </w:r>
      <w:r w:rsidRPr="005675AD">
        <w:rPr>
          <w:rFonts w:asciiTheme="minorHAnsi" w:hAnsiTheme="minorHAnsi" w:cstheme="minorHAnsi"/>
          <w:sz w:val="18"/>
          <w:szCs w:val="18"/>
        </w:rPr>
        <w:fldChar w:fldCharType="end"/>
      </w:r>
      <w:r w:rsidRPr="005675AD">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5675AD">
        <w:rPr>
          <w:rFonts w:asciiTheme="minorHAnsi" w:hAnsiTheme="minorHAnsi" w:cstheme="minorHAnsi"/>
          <w:sz w:val="18"/>
          <w:szCs w:val="18"/>
        </w:rPr>
        <w:t xml:space="preserve"> di dettaglio procedimento</w:t>
      </w:r>
      <w:bookmarkEnd w:id="116"/>
    </w:p>
    <w:p w14:paraId="632F6050" w14:textId="77777777" w:rsidR="00DE3CA6" w:rsidRDefault="00DE3CA6" w:rsidP="00DE3CA6">
      <w:pPr>
        <w:spacing w:after="120"/>
      </w:pPr>
    </w:p>
    <w:p w14:paraId="70010078" w14:textId="5B641D07" w:rsidR="00DE3CA6" w:rsidRPr="0003326D" w:rsidRDefault="00DE3CA6" w:rsidP="00DE3CA6">
      <w:pPr>
        <w:spacing w:after="120"/>
        <w:rPr>
          <w:sz w:val="22"/>
          <w:szCs w:val="22"/>
        </w:rPr>
      </w:pPr>
      <w:r w:rsidRPr="00CC1F06">
        <w:rPr>
          <w:sz w:val="22"/>
          <w:szCs w:val="22"/>
        </w:rPr>
        <w:t>Se non si procede alla certificazione dell’avvocato, un messaggio di warning sarà riportato su tutte le form di emissione</w:t>
      </w:r>
      <w:r w:rsidR="00CD1731" w:rsidRPr="00CC1F06">
        <w:rPr>
          <w:sz w:val="22"/>
          <w:szCs w:val="22"/>
        </w:rPr>
        <w:t xml:space="preserve"> provvedimento</w:t>
      </w:r>
      <w:r w:rsidR="0003326D" w:rsidRPr="00CC1F06">
        <w:rPr>
          <w:sz w:val="22"/>
          <w:szCs w:val="22"/>
        </w:rPr>
        <w:t>, es.</w:t>
      </w:r>
      <w:r w:rsidR="005675AD">
        <w:rPr>
          <w:sz w:val="22"/>
          <w:szCs w:val="22"/>
        </w:rPr>
        <w:t xml:space="preserve">  </w:t>
      </w:r>
    </w:p>
    <w:p w14:paraId="291DF457" w14:textId="77777777" w:rsidR="001054AE" w:rsidRDefault="009B11D9" w:rsidP="001054AE">
      <w:pPr>
        <w:keepNext/>
        <w:spacing w:after="120"/>
      </w:pPr>
      <w:r>
        <w:rPr>
          <w:noProof/>
        </w:rPr>
        <w:lastRenderedPageBreak/>
        <w:drawing>
          <wp:inline distT="0" distB="0" distL="0" distR="0" wp14:anchorId="6C686C37" wp14:editId="10859FF1">
            <wp:extent cx="6120130" cy="332041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320415"/>
                    </a:xfrm>
                    <a:prstGeom prst="rect">
                      <a:avLst/>
                    </a:prstGeom>
                  </pic:spPr>
                </pic:pic>
              </a:graphicData>
            </a:graphic>
          </wp:inline>
        </w:drawing>
      </w:r>
    </w:p>
    <w:p w14:paraId="5502CA14" w14:textId="504718AF" w:rsidR="009B11D9" w:rsidRPr="001054AE" w:rsidRDefault="001054AE" w:rsidP="001054AE">
      <w:pPr>
        <w:pStyle w:val="Didascalia"/>
        <w:jc w:val="center"/>
        <w:rPr>
          <w:rFonts w:asciiTheme="minorHAnsi" w:hAnsiTheme="minorHAnsi" w:cstheme="minorHAnsi"/>
          <w:sz w:val="18"/>
          <w:szCs w:val="18"/>
        </w:rPr>
      </w:pPr>
      <w:bookmarkStart w:id="117" w:name="_Toc77679014"/>
      <w:r w:rsidRPr="001F1C2A">
        <w:rPr>
          <w:rFonts w:asciiTheme="minorHAnsi" w:hAnsiTheme="minorHAnsi" w:cstheme="minorHAnsi"/>
          <w:sz w:val="18"/>
          <w:szCs w:val="18"/>
        </w:rPr>
        <w:t xml:space="preserve">Figura </w:t>
      </w:r>
      <w:r w:rsidRPr="001F1C2A">
        <w:rPr>
          <w:rFonts w:asciiTheme="minorHAnsi" w:hAnsiTheme="minorHAnsi" w:cstheme="minorHAnsi"/>
          <w:sz w:val="18"/>
          <w:szCs w:val="18"/>
        </w:rPr>
        <w:fldChar w:fldCharType="begin"/>
      </w:r>
      <w:r w:rsidRPr="001F1C2A">
        <w:rPr>
          <w:rFonts w:asciiTheme="minorHAnsi" w:hAnsiTheme="minorHAnsi" w:cstheme="minorHAnsi"/>
          <w:sz w:val="18"/>
          <w:szCs w:val="18"/>
        </w:rPr>
        <w:instrText xml:space="preserve"> SEQ Figura \* ARABIC </w:instrText>
      </w:r>
      <w:r w:rsidRPr="001F1C2A">
        <w:rPr>
          <w:rFonts w:asciiTheme="minorHAnsi" w:hAnsiTheme="minorHAnsi" w:cstheme="minorHAnsi"/>
          <w:sz w:val="18"/>
          <w:szCs w:val="18"/>
        </w:rPr>
        <w:fldChar w:fldCharType="separate"/>
      </w:r>
      <w:r w:rsidR="009D367D">
        <w:rPr>
          <w:rFonts w:asciiTheme="minorHAnsi" w:hAnsiTheme="minorHAnsi" w:cstheme="minorHAnsi"/>
          <w:noProof/>
          <w:sz w:val="18"/>
          <w:szCs w:val="18"/>
        </w:rPr>
        <w:t>10</w:t>
      </w:r>
      <w:r w:rsidRPr="001F1C2A">
        <w:rPr>
          <w:rFonts w:asciiTheme="minorHAnsi" w:hAnsiTheme="minorHAnsi" w:cstheme="minorHAnsi"/>
          <w:sz w:val="18"/>
          <w:szCs w:val="18"/>
        </w:rPr>
        <w:fldChar w:fldCharType="end"/>
      </w:r>
      <w:r w:rsidRPr="001F1C2A">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1F1C2A">
        <w:rPr>
          <w:rFonts w:asciiTheme="minorHAnsi" w:hAnsiTheme="minorHAnsi" w:cstheme="minorHAnsi"/>
          <w:sz w:val="18"/>
          <w:szCs w:val="18"/>
        </w:rPr>
        <w:t xml:space="preserve"> di esempio per messaggio di warning</w:t>
      </w:r>
      <w:bookmarkEnd w:id="117"/>
    </w:p>
    <w:p w14:paraId="4F4620D9" w14:textId="77777777" w:rsidR="009C37E0" w:rsidRDefault="009C37E0" w:rsidP="009C37E0">
      <w:pPr>
        <w:pStyle w:val="Titolo2"/>
        <w:keepLines w:val="0"/>
        <w:tabs>
          <w:tab w:val="left" w:pos="567"/>
        </w:tabs>
        <w:spacing w:before="180" w:after="120"/>
        <w:ind w:left="851"/>
        <w:rPr>
          <w:color w:val="365F91" w:themeColor="accent1" w:themeShade="BF"/>
          <w:sz w:val="22"/>
          <w:szCs w:val="22"/>
        </w:rPr>
      </w:pPr>
      <w:bookmarkStart w:id="118" w:name="_Toc8205277"/>
      <w:bookmarkStart w:id="119" w:name="_Toc8811748"/>
      <w:bookmarkStart w:id="120" w:name="_Toc15309181"/>
      <w:bookmarkStart w:id="121" w:name="_Toc24709059"/>
    </w:p>
    <w:p w14:paraId="4E525C66" w14:textId="638DFB4F" w:rsidR="00B73869" w:rsidRPr="00CC1F06" w:rsidRDefault="00B73869" w:rsidP="00B73869">
      <w:pPr>
        <w:rPr>
          <w:sz w:val="22"/>
          <w:szCs w:val="22"/>
        </w:rPr>
      </w:pPr>
      <w:r w:rsidRPr="00CC1F06">
        <w:rPr>
          <w:sz w:val="22"/>
          <w:szCs w:val="22"/>
        </w:rPr>
        <w:t>Riassumendo quindi i punti di intervento per la gestione del nuovo foro Napoli Nord sono:</w:t>
      </w:r>
    </w:p>
    <w:p w14:paraId="7347E218" w14:textId="77777777" w:rsidR="00B73869" w:rsidRPr="00CC1F06" w:rsidRDefault="00B73869" w:rsidP="00B73869">
      <w:pPr>
        <w:rPr>
          <w:sz w:val="22"/>
          <w:szCs w:val="22"/>
        </w:rPr>
      </w:pPr>
    </w:p>
    <w:p w14:paraId="7442EC5E" w14:textId="6E8CA3E2" w:rsidR="00B73869" w:rsidRPr="00CC1F06" w:rsidRDefault="002A2FED" w:rsidP="00B26E26">
      <w:pPr>
        <w:pStyle w:val="Paragrafoelenco"/>
      </w:pPr>
      <w:r w:rsidRPr="00CC1F06">
        <w:t>Caratterizzazione</w:t>
      </w:r>
      <w:r w:rsidR="00B73869" w:rsidRPr="00CC1F06">
        <w:t xml:space="preserve"> del dominio FORO_AVVOCATO su </w:t>
      </w:r>
      <w:proofErr w:type="spellStart"/>
      <w:r w:rsidR="00B73869" w:rsidRPr="00CC1F06">
        <w:t>cg_refs_code</w:t>
      </w:r>
      <w:proofErr w:type="spellEnd"/>
      <w:r>
        <w:t>;</w:t>
      </w:r>
    </w:p>
    <w:p w14:paraId="58EEEA67" w14:textId="2477F9CF" w:rsidR="00B73869" w:rsidRPr="00CC1F06" w:rsidRDefault="002A2FED" w:rsidP="00B26E26">
      <w:pPr>
        <w:pStyle w:val="Paragrafoelenco"/>
      </w:pPr>
      <w:r w:rsidRPr="00CC1F06">
        <w:t>Censimento</w:t>
      </w:r>
      <w:r w:rsidR="00B73869" w:rsidRPr="00CC1F06">
        <w:t xml:space="preserve"> del nuovo foro nel dominio su specificato</w:t>
      </w:r>
      <w:r>
        <w:t>;</w:t>
      </w:r>
    </w:p>
    <w:p w14:paraId="0BE4609C" w14:textId="29B73279" w:rsidR="00B73869" w:rsidRPr="00CC1F06" w:rsidRDefault="002A2FED" w:rsidP="00B26E26">
      <w:pPr>
        <w:pStyle w:val="Paragrafoelenco"/>
      </w:pPr>
      <w:r w:rsidRPr="00CC1F06">
        <w:t>Intervento</w:t>
      </w:r>
      <w:r w:rsidR="00B73869" w:rsidRPr="00CC1F06">
        <w:t xml:space="preserve"> su ogni pagina su elencata per ‘aggiornare’ la sezione relativa alla notifica al difensore</w:t>
      </w:r>
      <w:r>
        <w:t>;</w:t>
      </w:r>
    </w:p>
    <w:p w14:paraId="69BC9257" w14:textId="74180F3D" w:rsidR="00B73869" w:rsidRPr="00CC1F06" w:rsidRDefault="002A2FED" w:rsidP="00B26E26">
      <w:pPr>
        <w:pStyle w:val="Paragrafoelenco"/>
      </w:pPr>
      <w:r w:rsidRPr="00CC1F06">
        <w:t>Implementare</w:t>
      </w:r>
      <w:r w:rsidR="00B73869" w:rsidRPr="00CC1F06">
        <w:t xml:space="preserve"> per ogni pagina su elencata, i controlli che bloccano il salvataggio della coppia UNEP + comune </w:t>
      </w:r>
      <w:r w:rsidR="00BC2670" w:rsidRPr="00CC1F06">
        <w:t>Napoli</w:t>
      </w:r>
      <w:r w:rsidR="00B73869" w:rsidRPr="00CC1F06">
        <w:t xml:space="preserve"> nord</w:t>
      </w:r>
      <w:r>
        <w:t>;</w:t>
      </w:r>
    </w:p>
    <w:p w14:paraId="65AD45F5" w14:textId="5A0D9BB5" w:rsidR="00B73869" w:rsidRDefault="002A2FED" w:rsidP="00B26E26">
      <w:pPr>
        <w:pStyle w:val="Paragrafoelenco"/>
      </w:pPr>
      <w:r w:rsidRPr="00CC1F06">
        <w:t>Gestire</w:t>
      </w:r>
      <w:r w:rsidR="00680D08" w:rsidRPr="00CC1F06">
        <w:t xml:space="preserve"> l’</w:t>
      </w:r>
      <w:r w:rsidR="00BC2670" w:rsidRPr="00CC1F06">
        <w:t>Alert</w:t>
      </w:r>
      <w:r w:rsidR="00680D08" w:rsidRPr="00CC1F06">
        <w:t xml:space="preserve"> dell’avvocato </w:t>
      </w:r>
      <w:r w:rsidR="00B73869" w:rsidRPr="00CC1F06">
        <w:t>sulla pagina di dettaglio del procedimento</w:t>
      </w:r>
      <w:r>
        <w:t>;</w:t>
      </w:r>
    </w:p>
    <w:p w14:paraId="722B0B1D" w14:textId="01E96E12" w:rsidR="001054AE" w:rsidRPr="001F1C2A" w:rsidRDefault="002A2FED" w:rsidP="00B26E26">
      <w:pPr>
        <w:pStyle w:val="Paragrafoelenco"/>
      </w:pPr>
      <w:r w:rsidRPr="001F1C2A">
        <w:t>Gestire</w:t>
      </w:r>
      <w:r w:rsidR="001054AE" w:rsidRPr="001F1C2A">
        <w:t xml:space="preserve"> il messaggio di ‘avviso</w:t>
      </w:r>
      <w:r>
        <w:t xml:space="preserve"> warning’ nelle pagine del SIES;</w:t>
      </w:r>
    </w:p>
    <w:p w14:paraId="1C1C6AE9" w14:textId="77777777" w:rsidR="00676D25" w:rsidRPr="00B73869" w:rsidRDefault="00676D25" w:rsidP="00676D25"/>
    <w:p w14:paraId="56A41976" w14:textId="6DBD7C6E" w:rsidR="00D20500"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22" w:name="_Toc77839095"/>
      <w:r w:rsidRPr="006147E0">
        <w:rPr>
          <w:color w:val="365F91" w:themeColor="accent1" w:themeShade="BF"/>
          <w:sz w:val="22"/>
          <w:szCs w:val="22"/>
        </w:rPr>
        <w:t>Moduli sw</w:t>
      </w:r>
      <w:bookmarkEnd w:id="118"/>
      <w:bookmarkEnd w:id="119"/>
      <w:bookmarkEnd w:id="120"/>
      <w:bookmarkEnd w:id="121"/>
      <w:bookmarkEnd w:id="122"/>
      <w:r w:rsidRPr="006147E0">
        <w:rPr>
          <w:color w:val="365F91" w:themeColor="accent1" w:themeShade="BF"/>
          <w:sz w:val="22"/>
          <w:szCs w:val="22"/>
        </w:rPr>
        <w:t xml:space="preserve"> </w:t>
      </w:r>
      <w:bookmarkStart w:id="123" w:name="_Toc232237731"/>
      <w:bookmarkStart w:id="124" w:name="_Toc232237838"/>
      <w:bookmarkStart w:id="125" w:name="_Toc232237940"/>
      <w:bookmarkStart w:id="126" w:name="_Toc232304287"/>
      <w:bookmarkStart w:id="127" w:name="_Toc232315106"/>
      <w:bookmarkStart w:id="128" w:name="_Toc232315166"/>
      <w:bookmarkStart w:id="129" w:name="_Toc232332503"/>
      <w:bookmarkStart w:id="130" w:name="_Toc232333416"/>
      <w:bookmarkStart w:id="131" w:name="_Toc232478468"/>
      <w:bookmarkStart w:id="132" w:name="_Toc232479079"/>
      <w:bookmarkStart w:id="133" w:name="_Toc232479433"/>
      <w:bookmarkStart w:id="134" w:name="_Toc232479528"/>
      <w:bookmarkStart w:id="135" w:name="_Toc232481778"/>
      <w:bookmarkStart w:id="136" w:name="_Toc232481986"/>
      <w:bookmarkStart w:id="137" w:name="_Toc232487540"/>
      <w:bookmarkStart w:id="138" w:name="_Toc232488191"/>
      <w:bookmarkStart w:id="139" w:name="_Toc232489012"/>
      <w:bookmarkStart w:id="140" w:name="_Toc232489631"/>
      <w:bookmarkStart w:id="141" w:name="_Toc232573603"/>
      <w:bookmarkStart w:id="142" w:name="_Toc232573659"/>
      <w:bookmarkStart w:id="143" w:name="_Toc232237732"/>
      <w:bookmarkStart w:id="144" w:name="_Toc232237839"/>
      <w:bookmarkStart w:id="145" w:name="_Toc232237941"/>
      <w:bookmarkStart w:id="146" w:name="_Toc232304288"/>
      <w:bookmarkStart w:id="147" w:name="_Toc232315107"/>
      <w:bookmarkStart w:id="148" w:name="_Toc232315167"/>
      <w:bookmarkStart w:id="149" w:name="_Toc232332504"/>
      <w:bookmarkStart w:id="150" w:name="_Toc232333417"/>
      <w:bookmarkStart w:id="151" w:name="_Toc232478469"/>
      <w:bookmarkStart w:id="152" w:name="_Toc232479080"/>
      <w:bookmarkStart w:id="153" w:name="_Toc232479434"/>
      <w:bookmarkStart w:id="154" w:name="_Toc232479529"/>
      <w:bookmarkStart w:id="155" w:name="_Toc232481779"/>
      <w:bookmarkStart w:id="156" w:name="_Toc232481987"/>
      <w:bookmarkStart w:id="157" w:name="_Toc232487541"/>
      <w:bookmarkStart w:id="158" w:name="_Toc232488192"/>
      <w:bookmarkStart w:id="159" w:name="_Toc232489013"/>
      <w:bookmarkStart w:id="160" w:name="_Toc232489632"/>
      <w:bookmarkStart w:id="161" w:name="_Toc232573604"/>
      <w:bookmarkStart w:id="162" w:name="_Toc232573660"/>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14:paraId="195B7150" w14:textId="6B9218EB" w:rsidR="00496406" w:rsidRPr="0003326D" w:rsidRDefault="00B71E35" w:rsidP="00496406">
      <w:pPr>
        <w:rPr>
          <w:sz w:val="22"/>
          <w:szCs w:val="22"/>
        </w:rPr>
      </w:pPr>
      <w:r w:rsidRPr="0003326D">
        <w:rPr>
          <w:sz w:val="22"/>
          <w:szCs w:val="22"/>
        </w:rPr>
        <w:t xml:space="preserve">Modifica </w:t>
      </w:r>
      <w:r w:rsidR="009C37E0" w:rsidRPr="0003326D">
        <w:rPr>
          <w:sz w:val="22"/>
          <w:szCs w:val="22"/>
        </w:rPr>
        <w:t>di tutte</w:t>
      </w:r>
      <w:r w:rsidRPr="0003326D">
        <w:rPr>
          <w:sz w:val="22"/>
          <w:szCs w:val="22"/>
        </w:rPr>
        <w:t xml:space="preserve"> le</w:t>
      </w:r>
      <w:r w:rsidR="001D7357" w:rsidRPr="0003326D">
        <w:rPr>
          <w:sz w:val="22"/>
          <w:szCs w:val="22"/>
        </w:rPr>
        <w:t xml:space="preserve"> seguenti</w:t>
      </w:r>
      <w:r w:rsidRPr="0003326D">
        <w:rPr>
          <w:sz w:val="22"/>
          <w:szCs w:val="22"/>
        </w:rPr>
        <w:t xml:space="preserve"> jsp contenenti tra le autorità destinatarie l’UNE</w:t>
      </w:r>
      <w:r w:rsidR="001D7357" w:rsidRPr="0003326D">
        <w:rPr>
          <w:sz w:val="22"/>
          <w:szCs w:val="22"/>
        </w:rPr>
        <w:t>P per la notifica agli avvocati per svincolare il Foro dalla sede:</w:t>
      </w:r>
      <w:r w:rsidR="00316F54">
        <w:rPr>
          <w:sz w:val="22"/>
          <w:szCs w:val="22"/>
        </w:rPr>
        <w:t xml:space="preserve">  </w:t>
      </w:r>
    </w:p>
    <w:p w14:paraId="77B649E8" w14:textId="77777777" w:rsidR="001D7357" w:rsidRDefault="001D7357" w:rsidP="00496406"/>
    <w:p w14:paraId="1A0EFD62" w14:textId="77777777" w:rsidR="001D7357" w:rsidRPr="001D7357" w:rsidRDefault="001D7357" w:rsidP="001D7357">
      <w:pPr>
        <w:ind w:left="1410" w:hanging="705"/>
        <w:rPr>
          <w:rFonts w:cstheme="minorHAnsi"/>
          <w:b/>
          <w:sz w:val="20"/>
        </w:rPr>
      </w:pPr>
      <w:r w:rsidRPr="001D7357">
        <w:rPr>
          <w:rFonts w:cstheme="minorHAnsi"/>
          <w:b/>
          <w:sz w:val="20"/>
        </w:rPr>
        <w:t>siep</w:t>
      </w:r>
    </w:p>
    <w:p w14:paraId="4C1B69F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proofErr w:type="spellStart"/>
      <w:r w:rsidRPr="001D7357">
        <w:rPr>
          <w:rFonts w:cstheme="minorHAnsi"/>
          <w:sz w:val="20"/>
        </w:rPr>
        <w:t>calcolopena</w:t>
      </w:r>
      <w:proofErr w:type="spellEnd"/>
    </w:p>
    <w:p w14:paraId="52BD59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LoadEmissioneProvvedimento.jsp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451916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LoadInsComNuovoResPenaRidetPenaAltro.jsp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6E9258E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LoadInserisciComputoCustodiaCautelare.jsp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7F6923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LoadInserisciFungibilita.jsp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7F7A5B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LoadInsOSNuovoResPenaRidetPenaAltro.jsp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140EF3A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LoadInsOSNuovoResPenaRidetPenaRidimLA.jsp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1CA5CF18"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r>
      <w:r w:rsidRPr="001D7357">
        <w:rPr>
          <w:rFonts w:cstheme="minorHAnsi"/>
          <w:sz w:val="20"/>
        </w:rPr>
        <w:tab/>
      </w:r>
      <w:proofErr w:type="spellStart"/>
      <w:r w:rsidRPr="001D7357">
        <w:rPr>
          <w:rFonts w:cstheme="minorHAnsi"/>
          <w:sz w:val="20"/>
        </w:rPr>
        <w:t>LoadRidetPenaAltro.jsp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2006908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cumulo</w:t>
      </w:r>
    </w:p>
    <w:p w14:paraId="36E274F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LoadInserisciStampaCumulo.jsp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28ADE1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proofErr w:type="spellStart"/>
      <w:r w:rsidRPr="001D7357">
        <w:rPr>
          <w:rFonts w:cstheme="minorHAnsi"/>
          <w:sz w:val="20"/>
        </w:rPr>
        <w:t>liberazioneanticipata</w:t>
      </w:r>
      <w:proofErr w:type="spellEnd"/>
    </w:p>
    <w:p w14:paraId="31BF266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LoadInsericiComunicazioneErgastolo.jsp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0D319AC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LoadInsericiComunicazioneLibero.jsp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430ACDA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LoadInserisciComunicazioneReclamoRimediRisarcitori.jsp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108177D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LoadInserisciComunicazioneRimediRisarcitori.jsp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51DE13B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LoadInserisciOSRimediRisarcitori.jsp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4FA84E2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proofErr w:type="spellStart"/>
      <w:r w:rsidRPr="001D7357">
        <w:rPr>
          <w:rFonts w:cstheme="minorHAnsi"/>
          <w:sz w:val="20"/>
        </w:rPr>
        <w:t>misuraalternativa</w:t>
      </w:r>
      <w:proofErr w:type="spellEnd"/>
    </w:p>
    <w:p w14:paraId="06CBA1E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LoadInserisciAmmissioneADetDom.jsp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4D0F3CC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LoadInserisciCessazioneMA.jsp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5C9AEB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LoadInserisciCessazioneMAAffProva.jsp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3E57741F" w14:textId="77777777" w:rsidR="001D7357" w:rsidRPr="00F531C1" w:rsidRDefault="001D7357" w:rsidP="001D7357">
      <w:pPr>
        <w:ind w:left="1410" w:hanging="705"/>
        <w:rPr>
          <w:rFonts w:cstheme="minorHAnsi"/>
          <w:sz w:val="20"/>
          <w:lang w:val="en-US"/>
        </w:rPr>
      </w:pPr>
      <w:r w:rsidRPr="001D7357">
        <w:rPr>
          <w:rFonts w:cstheme="minorHAnsi"/>
          <w:sz w:val="20"/>
        </w:rPr>
        <w:tab/>
      </w:r>
      <w:r w:rsidRPr="001D7357">
        <w:rPr>
          <w:rFonts w:cstheme="minorHAnsi"/>
          <w:sz w:val="20"/>
        </w:rPr>
        <w:tab/>
      </w:r>
      <w:r w:rsidRPr="001D7357">
        <w:rPr>
          <w:rFonts w:cstheme="minorHAnsi"/>
          <w:sz w:val="20"/>
        </w:rPr>
        <w:tab/>
      </w:r>
      <w:proofErr w:type="spellStart"/>
      <w:r w:rsidRPr="00F531C1">
        <w:rPr>
          <w:rFonts w:cstheme="minorHAnsi"/>
          <w:sz w:val="20"/>
          <w:lang w:val="en-US"/>
        </w:rPr>
        <w:t>LoadInserisciConcessione.jsp</w:t>
      </w:r>
      <w:proofErr w:type="spellEnd"/>
      <w:r w:rsidRPr="00F531C1">
        <w:rPr>
          <w:rFonts w:cstheme="minorHAnsi"/>
          <w:sz w:val="20"/>
          <w:lang w:val="en-US"/>
        </w:rPr>
        <w:t xml:space="preserve"> (2 matches)</w:t>
      </w:r>
    </w:p>
    <w:p w14:paraId="3C0EA64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LoadInserisciMAAmmDetDomSpeAff.jsp</w:t>
      </w:r>
      <w:proofErr w:type="spellEnd"/>
      <w:r w:rsidRPr="00F531C1">
        <w:rPr>
          <w:rFonts w:cstheme="minorHAnsi"/>
          <w:sz w:val="20"/>
          <w:lang w:val="en-US"/>
        </w:rPr>
        <w:t xml:space="preserve"> (2 matches)</w:t>
      </w:r>
    </w:p>
    <w:p w14:paraId="190CA8B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LoadInserisciMAAmmisioneProvvisoria.jsp</w:t>
      </w:r>
      <w:proofErr w:type="spellEnd"/>
      <w:r w:rsidRPr="00F531C1">
        <w:rPr>
          <w:rFonts w:cstheme="minorHAnsi"/>
          <w:sz w:val="20"/>
          <w:lang w:val="en-US"/>
        </w:rPr>
        <w:t xml:space="preserve"> (2 matches)</w:t>
      </w:r>
    </w:p>
    <w:p w14:paraId="15B02DB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LoadInserisciMACessazione51bis.jsp (2 matches)</w:t>
      </w:r>
    </w:p>
    <w:p w14:paraId="22D5E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LoadInserisciMACoLibCond.jsp</w:t>
      </w:r>
      <w:proofErr w:type="spellEnd"/>
      <w:r w:rsidRPr="00F531C1">
        <w:rPr>
          <w:rFonts w:cstheme="minorHAnsi"/>
          <w:sz w:val="20"/>
          <w:lang w:val="en-US"/>
        </w:rPr>
        <w:t xml:space="preserve"> (2 matches)</w:t>
      </w:r>
    </w:p>
    <w:p w14:paraId="028A426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LoadInserisciMADetDomSpecAmmiPeriodo.jsp</w:t>
      </w:r>
      <w:proofErr w:type="spellEnd"/>
      <w:r w:rsidRPr="00F531C1">
        <w:rPr>
          <w:rFonts w:cstheme="minorHAnsi"/>
          <w:sz w:val="20"/>
          <w:lang w:val="en-US"/>
        </w:rPr>
        <w:t xml:space="preserve"> (2 matches)</w:t>
      </w:r>
    </w:p>
    <w:p w14:paraId="0D230626"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LoadInserisciMADetDomSpecSospProvv.jsp</w:t>
      </w:r>
      <w:proofErr w:type="spellEnd"/>
      <w:r w:rsidRPr="00F531C1">
        <w:rPr>
          <w:rFonts w:cstheme="minorHAnsi"/>
          <w:sz w:val="20"/>
          <w:lang w:val="en-US"/>
        </w:rPr>
        <w:t xml:space="preserve"> (2 matches)</w:t>
      </w:r>
    </w:p>
    <w:p w14:paraId="13AF9C4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LoadInserisciMADetDomTemp.jsp</w:t>
      </w:r>
      <w:proofErr w:type="spellEnd"/>
      <w:r w:rsidRPr="00F531C1">
        <w:rPr>
          <w:rFonts w:cstheme="minorHAnsi"/>
          <w:sz w:val="20"/>
          <w:lang w:val="en-US"/>
        </w:rPr>
        <w:t xml:space="preserve"> (2 matches)</w:t>
      </w:r>
    </w:p>
    <w:p w14:paraId="530B0A4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LoadInserisciMADicEffAffInProva.jsp</w:t>
      </w:r>
      <w:proofErr w:type="spellEnd"/>
      <w:r w:rsidRPr="00F531C1">
        <w:rPr>
          <w:rFonts w:cstheme="minorHAnsi"/>
          <w:sz w:val="20"/>
          <w:lang w:val="en-US"/>
        </w:rPr>
        <w:t xml:space="preserve"> (2 matches)</w:t>
      </w:r>
    </w:p>
    <w:p w14:paraId="6997179B"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LoadInserisciMAProrogaUltPeriodo.jsp</w:t>
      </w:r>
      <w:proofErr w:type="spellEnd"/>
      <w:r w:rsidRPr="00F531C1">
        <w:rPr>
          <w:rFonts w:cstheme="minorHAnsi"/>
          <w:sz w:val="20"/>
          <w:lang w:val="en-US"/>
        </w:rPr>
        <w:t xml:space="preserve"> (2 matches)</w:t>
      </w:r>
    </w:p>
    <w:p w14:paraId="64717F8E"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LoadInserisciMAProsecuzione.jsp</w:t>
      </w:r>
      <w:proofErr w:type="spellEnd"/>
      <w:r w:rsidRPr="00F531C1">
        <w:rPr>
          <w:rFonts w:cstheme="minorHAnsi"/>
          <w:sz w:val="20"/>
          <w:lang w:val="en-US"/>
        </w:rPr>
        <w:t xml:space="preserve"> (2 matches)</w:t>
      </w:r>
    </w:p>
    <w:p w14:paraId="71375A2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LoadInserisciMAProsecuzione51bis.jsp (2 matches)</w:t>
      </w:r>
    </w:p>
    <w:p w14:paraId="738A75C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LoadInserisciMAReLibCond.jsp</w:t>
      </w:r>
      <w:proofErr w:type="spellEnd"/>
      <w:r w:rsidRPr="00F531C1">
        <w:rPr>
          <w:rFonts w:cstheme="minorHAnsi"/>
          <w:sz w:val="20"/>
          <w:lang w:val="en-US"/>
        </w:rPr>
        <w:t xml:space="preserve"> (2 matches)</w:t>
      </w:r>
    </w:p>
    <w:p w14:paraId="21D4B3C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LoadInserisciRevocaMA.jsp</w:t>
      </w:r>
      <w:proofErr w:type="spellEnd"/>
      <w:r w:rsidRPr="00F531C1">
        <w:rPr>
          <w:rFonts w:cstheme="minorHAnsi"/>
          <w:sz w:val="20"/>
          <w:lang w:val="en-US"/>
        </w:rPr>
        <w:t xml:space="preserve"> (2 matches)</w:t>
      </w:r>
    </w:p>
    <w:p w14:paraId="7800949A"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LoadInserisciRevocaMAAffProva.jsp</w:t>
      </w:r>
      <w:proofErr w:type="spellEnd"/>
      <w:r w:rsidRPr="00F531C1">
        <w:rPr>
          <w:rFonts w:cstheme="minorHAnsi"/>
          <w:sz w:val="20"/>
          <w:lang w:val="en-US"/>
        </w:rPr>
        <w:t xml:space="preserve"> (2 matches)</w:t>
      </w:r>
    </w:p>
    <w:p w14:paraId="4951DF91"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LoadInserisciRigetto.jsp</w:t>
      </w:r>
      <w:proofErr w:type="spellEnd"/>
      <w:r w:rsidRPr="00F531C1">
        <w:rPr>
          <w:rFonts w:cstheme="minorHAnsi"/>
          <w:sz w:val="20"/>
          <w:lang w:val="en-US"/>
        </w:rPr>
        <w:t xml:space="preserve"> (2 matches)</w:t>
      </w:r>
    </w:p>
    <w:p w14:paraId="64FA8ED2"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LoadInserisciRipristinoDetDonSpec.jsp</w:t>
      </w:r>
      <w:proofErr w:type="spellEnd"/>
      <w:r w:rsidRPr="00F531C1">
        <w:rPr>
          <w:rFonts w:cstheme="minorHAnsi"/>
          <w:sz w:val="20"/>
          <w:lang w:val="en-US"/>
        </w:rPr>
        <w:t xml:space="preserve"> (2 matches)</w:t>
      </w:r>
    </w:p>
    <w:p w14:paraId="7B460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LoadInserisciUlteriorePeriodoMA.jsp</w:t>
      </w:r>
      <w:proofErr w:type="spellEnd"/>
      <w:r w:rsidRPr="00F531C1">
        <w:rPr>
          <w:rFonts w:cstheme="minorHAnsi"/>
          <w:sz w:val="20"/>
          <w:lang w:val="en-US"/>
        </w:rPr>
        <w:t xml:space="preserve"> (2 matches)</w:t>
      </w:r>
    </w:p>
    <w:p w14:paraId="4805FC3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LoadInsRevocaArrestiDomiciliari.jsp</w:t>
      </w:r>
      <w:proofErr w:type="spellEnd"/>
      <w:r w:rsidRPr="00F531C1">
        <w:rPr>
          <w:rFonts w:cstheme="minorHAnsi"/>
          <w:sz w:val="20"/>
          <w:lang w:val="en-US"/>
        </w:rPr>
        <w:t xml:space="preserve"> (2 matches)</w:t>
      </w:r>
    </w:p>
    <w:p w14:paraId="28A8F9B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1D7357">
        <w:rPr>
          <w:rFonts w:cstheme="minorHAnsi"/>
          <w:sz w:val="20"/>
        </w:rPr>
        <w:t>LoadVariazioneMADecSca.jsp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7581668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proofErr w:type="spellStart"/>
      <w:r w:rsidRPr="001D7357">
        <w:rPr>
          <w:rFonts w:cstheme="minorHAnsi"/>
          <w:sz w:val="20"/>
        </w:rPr>
        <w:t>misurasicurezza</w:t>
      </w:r>
      <w:proofErr w:type="spellEnd"/>
    </w:p>
    <w:p w14:paraId="004742F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LoadInserisciArchiviazioneManuale.jsp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48E0527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LoadInserisciArchiviazionePerProvvAltroUfficio.jsp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60C9B3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LoadInserisciArchiviazionePerProvvGEsecuzione.jsp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34F409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LoadInserisciArchiviazionePerProvvGiudiceCassazione.jsp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110D0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LoadInserisciArchiviazionePerProvvSorveglianza.jsp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3AD9569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LoadInserisciComunicazionePolizia.jsp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3EDABC4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LoadInserisciOEInternamento.jsp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68752A0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LoadInserisciOLDifferimento.jsp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71DA70F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LoadInserisciOLDifferimentoDecreto.jsp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642D6B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LoadInserisciOrdinediConsegna.jsp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3D936BF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LoadInserisciOrdineLiberazione.jsp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5BA10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LoadModificaArchiviazioneManualeMS.jsp</w:t>
      </w:r>
      <w:proofErr w:type="spellEnd"/>
      <w:r w:rsidRPr="001D7357">
        <w:rPr>
          <w:rFonts w:cstheme="minorHAnsi"/>
          <w:sz w:val="20"/>
        </w:rPr>
        <w:t xml:space="preserve"> (3 </w:t>
      </w:r>
      <w:proofErr w:type="spellStart"/>
      <w:r w:rsidRPr="001D7357">
        <w:rPr>
          <w:rFonts w:cstheme="minorHAnsi"/>
          <w:sz w:val="20"/>
        </w:rPr>
        <w:t>matches</w:t>
      </w:r>
      <w:proofErr w:type="spellEnd"/>
      <w:r w:rsidRPr="001D7357">
        <w:rPr>
          <w:rFonts w:cstheme="minorHAnsi"/>
          <w:sz w:val="20"/>
        </w:rPr>
        <w:t>)</w:t>
      </w:r>
    </w:p>
    <w:p w14:paraId="4C04532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LoadModificaArchiviazionePerProvvAltroUfficioMS.jsp</w:t>
      </w:r>
      <w:proofErr w:type="spellEnd"/>
      <w:r w:rsidRPr="001D7357">
        <w:rPr>
          <w:rFonts w:cstheme="minorHAnsi"/>
          <w:sz w:val="20"/>
        </w:rPr>
        <w:t xml:space="preserve"> (3 </w:t>
      </w:r>
      <w:proofErr w:type="spellStart"/>
      <w:r w:rsidRPr="001D7357">
        <w:rPr>
          <w:rFonts w:cstheme="minorHAnsi"/>
          <w:sz w:val="20"/>
        </w:rPr>
        <w:t>matches</w:t>
      </w:r>
      <w:proofErr w:type="spellEnd"/>
      <w:r w:rsidRPr="001D7357">
        <w:rPr>
          <w:rFonts w:cstheme="minorHAnsi"/>
          <w:sz w:val="20"/>
        </w:rPr>
        <w:t>)</w:t>
      </w:r>
    </w:p>
    <w:p w14:paraId="5CF6E04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LoadModificaArchiviazionePerProvvGEsecuzioneMS.jsp</w:t>
      </w:r>
      <w:proofErr w:type="spellEnd"/>
      <w:r w:rsidRPr="001D7357">
        <w:rPr>
          <w:rFonts w:cstheme="minorHAnsi"/>
          <w:sz w:val="20"/>
        </w:rPr>
        <w:t xml:space="preserve"> (3 </w:t>
      </w:r>
      <w:proofErr w:type="spellStart"/>
      <w:r w:rsidRPr="001D7357">
        <w:rPr>
          <w:rFonts w:cstheme="minorHAnsi"/>
          <w:sz w:val="20"/>
        </w:rPr>
        <w:t>matches</w:t>
      </w:r>
      <w:proofErr w:type="spellEnd"/>
      <w:r w:rsidRPr="001D7357">
        <w:rPr>
          <w:rFonts w:cstheme="minorHAnsi"/>
          <w:sz w:val="20"/>
        </w:rPr>
        <w:t>)</w:t>
      </w:r>
    </w:p>
    <w:p w14:paraId="0606C6D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LoadModificaArchiviazionePerProvvGiudiceCassazione.jsp</w:t>
      </w:r>
      <w:proofErr w:type="spellEnd"/>
      <w:r w:rsidRPr="001D7357">
        <w:rPr>
          <w:rFonts w:cstheme="minorHAnsi"/>
          <w:sz w:val="20"/>
        </w:rPr>
        <w:t xml:space="preserve"> (3 </w:t>
      </w:r>
      <w:proofErr w:type="spellStart"/>
      <w:r w:rsidRPr="001D7357">
        <w:rPr>
          <w:rFonts w:cstheme="minorHAnsi"/>
          <w:sz w:val="20"/>
        </w:rPr>
        <w:t>matches</w:t>
      </w:r>
      <w:proofErr w:type="spellEnd"/>
      <w:r w:rsidRPr="001D7357">
        <w:rPr>
          <w:rFonts w:cstheme="minorHAnsi"/>
          <w:sz w:val="20"/>
        </w:rPr>
        <w:t>)</w:t>
      </w:r>
    </w:p>
    <w:p w14:paraId="4D0788D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LoadModificaArchiviazionePerProvvSorveglianzaMS.jsp</w:t>
      </w:r>
      <w:proofErr w:type="spellEnd"/>
      <w:r w:rsidRPr="001D7357">
        <w:rPr>
          <w:rFonts w:cstheme="minorHAnsi"/>
          <w:sz w:val="20"/>
        </w:rPr>
        <w:t xml:space="preserve"> (3 </w:t>
      </w:r>
      <w:proofErr w:type="spellStart"/>
      <w:r w:rsidRPr="001D7357">
        <w:rPr>
          <w:rFonts w:cstheme="minorHAnsi"/>
          <w:sz w:val="20"/>
        </w:rPr>
        <w:t>matches</w:t>
      </w:r>
      <w:proofErr w:type="spellEnd"/>
      <w:r w:rsidRPr="001D7357">
        <w:rPr>
          <w:rFonts w:cstheme="minorHAnsi"/>
          <w:sz w:val="20"/>
        </w:rPr>
        <w:t>)</w:t>
      </w:r>
    </w:p>
    <w:p w14:paraId="35196C4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LoadModificaComunicazioneOrdineConsegnaMS.jsp</w:t>
      </w:r>
      <w:proofErr w:type="spellEnd"/>
      <w:r w:rsidRPr="001D7357">
        <w:rPr>
          <w:rFonts w:cstheme="minorHAnsi"/>
          <w:sz w:val="20"/>
        </w:rPr>
        <w:t xml:space="preserve"> (3 </w:t>
      </w:r>
      <w:proofErr w:type="spellStart"/>
      <w:r w:rsidRPr="001D7357">
        <w:rPr>
          <w:rFonts w:cstheme="minorHAnsi"/>
          <w:sz w:val="20"/>
        </w:rPr>
        <w:t>matches</w:t>
      </w:r>
      <w:proofErr w:type="spellEnd"/>
      <w:r w:rsidRPr="001D7357">
        <w:rPr>
          <w:rFonts w:cstheme="minorHAnsi"/>
          <w:sz w:val="20"/>
        </w:rPr>
        <w:t>)</w:t>
      </w:r>
    </w:p>
    <w:p w14:paraId="2B5CE220" w14:textId="77777777" w:rsidR="001D7357" w:rsidRPr="00F531C1" w:rsidRDefault="001D7357" w:rsidP="001D7357">
      <w:pPr>
        <w:ind w:left="1410" w:hanging="705"/>
        <w:rPr>
          <w:rFonts w:cstheme="minorHAnsi"/>
          <w:sz w:val="20"/>
          <w:lang w:val="en-US"/>
        </w:rPr>
      </w:pPr>
      <w:r w:rsidRPr="001D7357">
        <w:rPr>
          <w:rFonts w:cstheme="minorHAnsi"/>
          <w:sz w:val="20"/>
        </w:rPr>
        <w:tab/>
      </w:r>
      <w:r w:rsidRPr="001D7357">
        <w:rPr>
          <w:rFonts w:cstheme="minorHAnsi"/>
          <w:sz w:val="20"/>
        </w:rPr>
        <w:tab/>
      </w:r>
      <w:r w:rsidRPr="001D7357">
        <w:rPr>
          <w:rFonts w:cstheme="minorHAnsi"/>
          <w:sz w:val="20"/>
        </w:rPr>
        <w:tab/>
      </w:r>
      <w:proofErr w:type="spellStart"/>
      <w:r w:rsidRPr="00F531C1">
        <w:rPr>
          <w:rFonts w:cstheme="minorHAnsi"/>
          <w:sz w:val="20"/>
          <w:lang w:val="en-US"/>
        </w:rPr>
        <w:t>LoadModificaOEInternamentoOrdineLiberazioneMS.jsp</w:t>
      </w:r>
      <w:proofErr w:type="spellEnd"/>
      <w:r w:rsidRPr="00F531C1">
        <w:rPr>
          <w:rFonts w:cstheme="minorHAnsi"/>
          <w:sz w:val="20"/>
          <w:lang w:val="en-US"/>
        </w:rPr>
        <w:t xml:space="preserve"> (3 matches)</w:t>
      </w:r>
    </w:p>
    <w:p w14:paraId="255BADC8" w14:textId="77777777" w:rsidR="001D7357" w:rsidRPr="00F531C1" w:rsidRDefault="001D7357" w:rsidP="001D7357">
      <w:pPr>
        <w:ind w:left="1410" w:hanging="705"/>
        <w:rPr>
          <w:rFonts w:cstheme="minorHAnsi"/>
          <w:sz w:val="20"/>
          <w:lang w:val="en-US"/>
        </w:rPr>
      </w:pPr>
      <w:r w:rsidRPr="00F531C1">
        <w:rPr>
          <w:rFonts w:cstheme="minorHAnsi"/>
          <w:sz w:val="20"/>
          <w:lang w:val="en-US"/>
        </w:rPr>
        <w:lastRenderedPageBreak/>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LoadModificaOLDifferimento.jsp</w:t>
      </w:r>
      <w:proofErr w:type="spellEnd"/>
      <w:r w:rsidRPr="00F531C1">
        <w:rPr>
          <w:rFonts w:cstheme="minorHAnsi"/>
          <w:sz w:val="20"/>
          <w:lang w:val="en-US"/>
        </w:rPr>
        <w:t xml:space="preserve"> (3 matches)</w:t>
      </w:r>
    </w:p>
    <w:p w14:paraId="4926A86C"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proofErr w:type="spellStart"/>
      <w:r w:rsidRPr="00F531C1">
        <w:rPr>
          <w:rFonts w:cstheme="minorHAnsi"/>
          <w:sz w:val="20"/>
          <w:lang w:val="en-US"/>
        </w:rPr>
        <w:t>LoadModificaOLDifferimentoDecreto.jsp</w:t>
      </w:r>
      <w:proofErr w:type="spellEnd"/>
      <w:r w:rsidRPr="00F531C1">
        <w:rPr>
          <w:rFonts w:cstheme="minorHAnsi"/>
          <w:sz w:val="20"/>
          <w:lang w:val="en-US"/>
        </w:rPr>
        <w:t xml:space="preserve"> (3 matches)</w:t>
      </w:r>
    </w:p>
    <w:p w14:paraId="6B181E1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proofErr w:type="spellStart"/>
      <w:r w:rsidRPr="001D7357">
        <w:rPr>
          <w:rFonts w:cstheme="minorHAnsi"/>
          <w:sz w:val="20"/>
        </w:rPr>
        <w:t>ordineesecuzione</w:t>
      </w:r>
      <w:proofErr w:type="spellEnd"/>
    </w:p>
    <w:p w14:paraId="174801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 xml:space="preserve">LoadInserisciComunicazioneL78del2013.jsp (2 </w:t>
      </w:r>
      <w:proofErr w:type="spellStart"/>
      <w:r w:rsidRPr="001D7357">
        <w:rPr>
          <w:rFonts w:cstheme="minorHAnsi"/>
          <w:sz w:val="20"/>
        </w:rPr>
        <w:t>matches</w:t>
      </w:r>
      <w:proofErr w:type="spellEnd"/>
      <w:r w:rsidRPr="001D7357">
        <w:rPr>
          <w:rFonts w:cstheme="minorHAnsi"/>
          <w:sz w:val="20"/>
        </w:rPr>
        <w:t>)</w:t>
      </w:r>
    </w:p>
    <w:p w14:paraId="405DF4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LoadInserisciDecretoSospensioneAlfanoLibero.jsp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6F83EC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LoadInserisciOERidetPenaAltro.jsp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330B46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LoadInserisciOrdineEsecuzione.jsp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5299316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LoadInserisciOrdineEsecuzioneAlfanoLibero.jsp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5A089D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LoadInserisciOrdineEsecuzioneAlfanoNonLibero.jsp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179C63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 xml:space="preserve">LoadInserisciOrdineEsecuzioneL78del2013.jsp (2 </w:t>
      </w:r>
      <w:proofErr w:type="spellStart"/>
      <w:r w:rsidRPr="001D7357">
        <w:rPr>
          <w:rFonts w:cstheme="minorHAnsi"/>
          <w:sz w:val="20"/>
        </w:rPr>
        <w:t>matches</w:t>
      </w:r>
      <w:proofErr w:type="spellEnd"/>
      <w:r w:rsidRPr="001D7357">
        <w:rPr>
          <w:rFonts w:cstheme="minorHAnsi"/>
          <w:sz w:val="20"/>
        </w:rPr>
        <w:t>)</w:t>
      </w:r>
    </w:p>
    <w:p w14:paraId="65A10A6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LoadInserisciOrdineEsecuzioneSanSos.jsp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6E18C50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LoadInserisciOrdineEsecuzioneSimeone.jsp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474C169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LoadInserisciOrdineEsecuzioneSimeoneSanSos.jsp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4D0C097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LoadInserisciRevocaSospensioneAlfano.jsp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61D39C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LoadInserisciRevocaSospensioneSimeone.jsp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0E26DF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LoadInserisciVariazioneDecorrenzaScadenza.jsp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0454EED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LoadInserisciVariazioneDecorrenzaScadenzaQC.jsp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495AD2E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proofErr w:type="spellStart"/>
      <w:r w:rsidRPr="001D7357">
        <w:rPr>
          <w:rFonts w:cstheme="minorHAnsi"/>
          <w:sz w:val="20"/>
        </w:rPr>
        <w:t>ordinescarcerazione</w:t>
      </w:r>
      <w:proofErr w:type="spellEnd"/>
    </w:p>
    <w:p w14:paraId="3C5A590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LoadInserisciOSLiberazioneAnticipata.jsp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71169C0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revoca</w:t>
      </w:r>
    </w:p>
    <w:p w14:paraId="0B6D097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LoadInserisciOrdineEsecuzioneRevoca.jsp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71101DC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proofErr w:type="spellStart"/>
      <w:r w:rsidRPr="001D7357">
        <w:rPr>
          <w:rFonts w:cstheme="minorHAnsi"/>
          <w:sz w:val="20"/>
        </w:rPr>
        <w:t>sanzionesostitutiva</w:t>
      </w:r>
      <w:proofErr w:type="spellEnd"/>
    </w:p>
    <w:p w14:paraId="12531A1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LoadInserisciAnnotazione.jsp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191C7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LoadInserisciRideterminazionePenaRevocaSS.jsp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747BCBC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sospensione</w:t>
      </w:r>
    </w:p>
    <w:p w14:paraId="4C458F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LoadInserisciAccoglimentoOpEspulsione.jsp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23AC49B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LoadInserisciComunicazioneEspulsione.jsp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239552D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LoadInserisciDecretoSospensione.jsp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3298D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LoadInserisciDifferimentoOE.jsp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2B83FE7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LoadInserisciEspulsioneConcessione.jsp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01C603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LoadInserisciNotificheDifferimento.jsp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246E2D2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LoadInserisciNotificheEspulsione.jsp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31C731A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LoadInserisciRigettoOpEspulsione.jsp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41C971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LoadInserisciRinunciaOpEspulsione.jsp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681A935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LoadInserisciSospensioneEsecPenaDispPm.jsp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5E92A7B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LoadInserisciSospensioneOE.jsp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3B3861F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LoadInserisciSospensionePena.jsp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7D13BFDC" w14:textId="77777777" w:rsidR="001D7357" w:rsidRPr="001D7357" w:rsidRDefault="001D7357" w:rsidP="001D7357">
      <w:pPr>
        <w:ind w:left="1410" w:hanging="705"/>
        <w:rPr>
          <w:rFonts w:cstheme="minorHAnsi"/>
          <w:b/>
          <w:sz w:val="20"/>
        </w:rPr>
      </w:pPr>
      <w:r w:rsidRPr="001D7357">
        <w:rPr>
          <w:rFonts w:cstheme="minorHAnsi"/>
          <w:b/>
          <w:sz w:val="20"/>
        </w:rPr>
        <w:t>sige</w:t>
      </w:r>
    </w:p>
    <w:p w14:paraId="79B447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impugnazione</w:t>
      </w:r>
    </w:p>
    <w:p w14:paraId="1424AE5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LoadInserisciEsitoImpugnazioneSige.jsp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5E3FEFD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provvedimento</w:t>
      </w:r>
    </w:p>
    <w:p w14:paraId="55E07D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InserisciAvvocati.jsp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2045BB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InserisciNotificaSoggettoPressoDifensore.jsp</w:t>
      </w:r>
      <w:proofErr w:type="spellEnd"/>
    </w:p>
    <w:p w14:paraId="2E3D6571" w14:textId="77777777" w:rsidR="001D7357" w:rsidRPr="00C06CA5"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C06CA5">
        <w:rPr>
          <w:rFonts w:cstheme="minorHAnsi"/>
          <w:sz w:val="20"/>
        </w:rPr>
        <w:t>LoadEmissioneOrdinanzaSospensione.jsp</w:t>
      </w:r>
      <w:proofErr w:type="spellEnd"/>
      <w:r w:rsidRPr="00C06CA5">
        <w:rPr>
          <w:rFonts w:cstheme="minorHAnsi"/>
          <w:sz w:val="20"/>
        </w:rPr>
        <w:t xml:space="preserve"> (2 </w:t>
      </w:r>
      <w:proofErr w:type="spellStart"/>
      <w:r w:rsidRPr="00C06CA5">
        <w:rPr>
          <w:rFonts w:cstheme="minorHAnsi"/>
          <w:sz w:val="20"/>
        </w:rPr>
        <w:t>matches</w:t>
      </w:r>
      <w:proofErr w:type="spellEnd"/>
      <w:r w:rsidRPr="00C06CA5">
        <w:rPr>
          <w:rFonts w:cstheme="minorHAnsi"/>
          <w:sz w:val="20"/>
        </w:rPr>
        <w:t>)</w:t>
      </w:r>
    </w:p>
    <w:p w14:paraId="04695D1F" w14:textId="77777777" w:rsidR="001D7357" w:rsidRPr="00C06CA5" w:rsidRDefault="001D7357" w:rsidP="001D7357">
      <w:pPr>
        <w:ind w:left="1410" w:hanging="705"/>
        <w:rPr>
          <w:rFonts w:cstheme="minorHAnsi"/>
          <w:sz w:val="20"/>
        </w:rPr>
      </w:pPr>
      <w:r w:rsidRPr="00C06CA5">
        <w:rPr>
          <w:rFonts w:cstheme="minorHAnsi"/>
          <w:sz w:val="20"/>
        </w:rPr>
        <w:tab/>
      </w:r>
      <w:r w:rsidRPr="00C06CA5">
        <w:rPr>
          <w:rFonts w:cstheme="minorHAnsi"/>
          <w:sz w:val="20"/>
        </w:rPr>
        <w:tab/>
      </w:r>
      <w:r w:rsidRPr="00C06CA5">
        <w:rPr>
          <w:rFonts w:cstheme="minorHAnsi"/>
          <w:sz w:val="20"/>
        </w:rPr>
        <w:tab/>
      </w:r>
      <w:proofErr w:type="spellStart"/>
      <w:r w:rsidRPr="00C06CA5">
        <w:rPr>
          <w:rFonts w:cstheme="minorHAnsi"/>
          <w:sz w:val="20"/>
        </w:rPr>
        <w:t>LoadInserisciDataDeposito.jsp</w:t>
      </w:r>
      <w:proofErr w:type="spellEnd"/>
      <w:r w:rsidRPr="00C06CA5">
        <w:rPr>
          <w:rFonts w:cstheme="minorHAnsi"/>
          <w:sz w:val="20"/>
        </w:rPr>
        <w:t xml:space="preserve"> (2 </w:t>
      </w:r>
      <w:proofErr w:type="spellStart"/>
      <w:r w:rsidRPr="00C06CA5">
        <w:rPr>
          <w:rFonts w:cstheme="minorHAnsi"/>
          <w:sz w:val="20"/>
        </w:rPr>
        <w:t>matches</w:t>
      </w:r>
      <w:proofErr w:type="spellEnd"/>
      <w:r w:rsidRPr="00C06CA5">
        <w:rPr>
          <w:rFonts w:cstheme="minorHAnsi"/>
          <w:sz w:val="20"/>
        </w:rPr>
        <w:t>)</w:t>
      </w:r>
    </w:p>
    <w:p w14:paraId="59262329" w14:textId="77777777" w:rsidR="001D7357" w:rsidRPr="001D7357" w:rsidRDefault="001D7357" w:rsidP="001D7357">
      <w:pPr>
        <w:ind w:left="1410" w:hanging="705"/>
        <w:rPr>
          <w:rFonts w:cstheme="minorHAnsi"/>
          <w:sz w:val="20"/>
        </w:rPr>
      </w:pPr>
      <w:r w:rsidRPr="00C06CA5">
        <w:rPr>
          <w:rFonts w:cstheme="minorHAnsi"/>
          <w:sz w:val="20"/>
        </w:rPr>
        <w:tab/>
      </w:r>
      <w:r w:rsidRPr="00C06CA5">
        <w:rPr>
          <w:rFonts w:cstheme="minorHAnsi"/>
          <w:sz w:val="20"/>
        </w:rPr>
        <w:tab/>
      </w:r>
      <w:proofErr w:type="spellStart"/>
      <w:r w:rsidRPr="001D7357">
        <w:rPr>
          <w:rFonts w:cstheme="minorHAnsi"/>
          <w:sz w:val="20"/>
        </w:rPr>
        <w:t>provvInterlocutori</w:t>
      </w:r>
      <w:proofErr w:type="spellEnd"/>
    </w:p>
    <w:p w14:paraId="271FBE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LoadInserisciCitazioneTesti.jsp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07EA6F3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LoadInserisciNominaPeriti.jsp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47B8802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0C18E1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LoadInserisciFissazioneUdienza.jsp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317CF433" w14:textId="77777777" w:rsidR="001D7357" w:rsidRPr="001D7357" w:rsidRDefault="001D7357" w:rsidP="001D7357">
      <w:pPr>
        <w:ind w:left="1410" w:hanging="705"/>
        <w:rPr>
          <w:rFonts w:cstheme="minorHAnsi"/>
          <w:b/>
          <w:sz w:val="20"/>
        </w:rPr>
      </w:pPr>
      <w:r w:rsidRPr="001D7357">
        <w:rPr>
          <w:rFonts w:cstheme="minorHAnsi"/>
          <w:b/>
          <w:sz w:val="20"/>
        </w:rPr>
        <w:t>sius</w:t>
      </w:r>
    </w:p>
    <w:p w14:paraId="21B126A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proofErr w:type="spellStart"/>
      <w:r w:rsidRPr="001D7357">
        <w:rPr>
          <w:rFonts w:cstheme="minorHAnsi"/>
          <w:sz w:val="20"/>
        </w:rPr>
        <w:t>depositodecreto</w:t>
      </w:r>
      <w:proofErr w:type="spellEnd"/>
    </w:p>
    <w:p w14:paraId="24241A73"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r>
      <w:r w:rsidRPr="001D7357">
        <w:rPr>
          <w:rFonts w:cstheme="minorHAnsi"/>
          <w:sz w:val="20"/>
        </w:rPr>
        <w:tab/>
      </w:r>
      <w:proofErr w:type="spellStart"/>
      <w:r w:rsidRPr="001D7357">
        <w:rPr>
          <w:rFonts w:cstheme="minorHAnsi"/>
          <w:sz w:val="20"/>
        </w:rPr>
        <w:t>InserisciAvvocati.jsp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181782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proofErr w:type="spellStart"/>
      <w:r w:rsidRPr="001D7357">
        <w:rPr>
          <w:rFonts w:cstheme="minorHAnsi"/>
          <w:sz w:val="20"/>
        </w:rPr>
        <w:t>depositoordinanzapc</w:t>
      </w:r>
      <w:proofErr w:type="spellEnd"/>
    </w:p>
    <w:p w14:paraId="58F432F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LoadInserisciRimessioneAtti.jsp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2B55237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proofErr w:type="spellStart"/>
      <w:r w:rsidRPr="001D7357">
        <w:rPr>
          <w:rFonts w:cstheme="minorHAnsi"/>
          <w:sz w:val="20"/>
        </w:rPr>
        <w:t>depositosentenza</w:t>
      </w:r>
      <w:proofErr w:type="spellEnd"/>
    </w:p>
    <w:p w14:paraId="7C3EB3B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LoadInserisciRimessioneAtti.jsp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0C808C3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ModificaRimessioneAtti.jsp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3A9081E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54D39BC2" w14:textId="77777777" w:rsid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1D7357">
        <w:rPr>
          <w:rFonts w:cstheme="minorHAnsi"/>
          <w:sz w:val="20"/>
        </w:rPr>
        <w:t>LoadInserisciFissazioneUdienza.jsp</w:t>
      </w:r>
      <w:proofErr w:type="spellEnd"/>
      <w:r w:rsidRPr="001D7357">
        <w:rPr>
          <w:rFonts w:cstheme="minorHAnsi"/>
          <w:sz w:val="20"/>
        </w:rPr>
        <w:t xml:space="preserve"> (2 </w:t>
      </w:r>
      <w:proofErr w:type="spellStart"/>
      <w:r w:rsidRPr="001D7357">
        <w:rPr>
          <w:rFonts w:cstheme="minorHAnsi"/>
          <w:sz w:val="20"/>
        </w:rPr>
        <w:t>matches</w:t>
      </w:r>
      <w:proofErr w:type="spellEnd"/>
      <w:r w:rsidRPr="001D7357">
        <w:rPr>
          <w:rFonts w:cstheme="minorHAnsi"/>
          <w:sz w:val="20"/>
        </w:rPr>
        <w:t>)</w:t>
      </w:r>
    </w:p>
    <w:p w14:paraId="1C5044EF" w14:textId="77777777" w:rsidR="009C37E0" w:rsidRDefault="009C37E0" w:rsidP="001D7357">
      <w:pPr>
        <w:rPr>
          <w:rFonts w:cstheme="minorHAnsi"/>
          <w:sz w:val="22"/>
          <w:szCs w:val="22"/>
        </w:rPr>
      </w:pPr>
    </w:p>
    <w:p w14:paraId="229AB859" w14:textId="1125E509" w:rsidR="001D7357" w:rsidRDefault="001D7357" w:rsidP="001D7357">
      <w:pPr>
        <w:rPr>
          <w:rFonts w:cstheme="minorHAnsi"/>
          <w:sz w:val="22"/>
          <w:szCs w:val="22"/>
        </w:rPr>
      </w:pPr>
      <w:r w:rsidRPr="001D7357">
        <w:rPr>
          <w:rFonts w:cstheme="minorHAnsi"/>
          <w:sz w:val="22"/>
          <w:szCs w:val="22"/>
        </w:rPr>
        <w:t>Modifica di t</w:t>
      </w:r>
      <w:r>
        <w:rPr>
          <w:rFonts w:cstheme="minorHAnsi"/>
          <w:sz w:val="22"/>
          <w:szCs w:val="22"/>
        </w:rPr>
        <w:t>utti i seguenti metodi per inibire l’accoglimento tra le sedi del foro dei comuni con FLAG_VALIDITA a ‘N’ (es. NAPOLI NORD):</w:t>
      </w:r>
    </w:p>
    <w:p w14:paraId="110B1491" w14:textId="77777777" w:rsidR="001D7357" w:rsidRDefault="001D7357" w:rsidP="001D7357">
      <w:pPr>
        <w:rPr>
          <w:rFonts w:cstheme="minorHAnsi"/>
          <w:sz w:val="22"/>
          <w:szCs w:val="22"/>
        </w:rPr>
      </w:pPr>
    </w:p>
    <w:p w14:paraId="0DC13AF5" w14:textId="77777777" w:rsidR="001D7357" w:rsidRPr="00CC15CD" w:rsidRDefault="001D7357" w:rsidP="001D7357">
      <w:pPr>
        <w:ind w:left="705" w:hanging="705"/>
        <w:rPr>
          <w:rFonts w:cstheme="minorHAnsi"/>
          <w:sz w:val="20"/>
        </w:rPr>
      </w:pPr>
      <w:r w:rsidRPr="00CC15CD">
        <w:rPr>
          <w:rFonts w:cstheme="minorHAnsi"/>
          <w:sz w:val="20"/>
        </w:rPr>
        <w:tab/>
        <w:t>sico</w:t>
      </w:r>
    </w:p>
    <w:p w14:paraId="48FF789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proofErr w:type="spellStart"/>
      <w:r w:rsidRPr="00CC15CD">
        <w:rPr>
          <w:rFonts w:cstheme="minorHAnsi"/>
          <w:sz w:val="20"/>
        </w:rPr>
        <w:t>libertaanticipata</w:t>
      </w:r>
      <w:proofErr w:type="spellEnd"/>
      <w:r w:rsidRPr="00CC15CD">
        <w:rPr>
          <w:rFonts w:cstheme="minorHAnsi"/>
          <w:sz w:val="20"/>
        </w:rPr>
        <w:t xml:space="preserve"> &gt; action</w:t>
      </w:r>
    </w:p>
    <w:p w14:paraId="0BC1D31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ActInserisciComunicazioneLAErgastolo.java</w:t>
      </w:r>
    </w:p>
    <w:p w14:paraId="25CB962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ActInserisciComunicazioneLALibero.java</w:t>
      </w:r>
    </w:p>
    <w:p w14:paraId="0E4B777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ActInserisciComunicazioneReclamoRimediRisarcitori.java</w:t>
      </w:r>
    </w:p>
    <w:p w14:paraId="0032ACE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ActInserisciComunicazioneRimediRisarcitori.java</w:t>
      </w:r>
    </w:p>
    <w:p w14:paraId="3320EFB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ActInserisciOSRimediRisarcitori.java</w:t>
      </w:r>
    </w:p>
    <w:p w14:paraId="119A183B" w14:textId="77777777" w:rsidR="001D7357" w:rsidRPr="00CC15CD" w:rsidRDefault="001D7357" w:rsidP="001D7357">
      <w:pPr>
        <w:ind w:left="705" w:hanging="705"/>
        <w:rPr>
          <w:rFonts w:cstheme="minorHAnsi"/>
          <w:sz w:val="20"/>
        </w:rPr>
      </w:pPr>
      <w:r w:rsidRPr="00CC15CD">
        <w:rPr>
          <w:rFonts w:cstheme="minorHAnsi"/>
          <w:sz w:val="20"/>
        </w:rPr>
        <w:tab/>
        <w:t>siep</w:t>
      </w:r>
    </w:p>
    <w:p w14:paraId="5FA046E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proofErr w:type="spellStart"/>
      <w:r w:rsidRPr="00CC15CD">
        <w:rPr>
          <w:rFonts w:cstheme="minorHAnsi"/>
          <w:sz w:val="20"/>
        </w:rPr>
        <w:t>ordineesecuzione</w:t>
      </w:r>
      <w:proofErr w:type="spellEnd"/>
      <w:r w:rsidRPr="00CC15CD">
        <w:rPr>
          <w:rFonts w:cstheme="minorHAnsi"/>
          <w:sz w:val="20"/>
        </w:rPr>
        <w:t xml:space="preserve"> &gt; action</w:t>
      </w:r>
    </w:p>
    <w:p w14:paraId="22CC0F77" w14:textId="77777777" w:rsidR="001D7357" w:rsidRPr="00CC15CD" w:rsidRDefault="001D7357" w:rsidP="001D7357">
      <w:pPr>
        <w:ind w:left="1410"/>
        <w:rPr>
          <w:rFonts w:cstheme="minorHAnsi"/>
          <w:sz w:val="20"/>
        </w:rPr>
      </w:pPr>
      <w:r w:rsidRPr="00CC15CD">
        <w:rPr>
          <w:rFonts w:cstheme="minorHAnsi"/>
          <w:sz w:val="20"/>
        </w:rPr>
        <w:t xml:space="preserve">ActOrdineEsecuzione.java (metodi </w:t>
      </w:r>
      <w:proofErr w:type="spellStart"/>
      <w:r w:rsidRPr="00CC15CD">
        <w:rPr>
          <w:rFonts w:cstheme="minorHAnsi"/>
          <w:sz w:val="20"/>
        </w:rPr>
        <w:t>setNotificheOrdineEsecuzione</w:t>
      </w:r>
      <w:proofErr w:type="spellEnd"/>
      <w:r w:rsidRPr="00CC15CD">
        <w:rPr>
          <w:rFonts w:cstheme="minorHAnsi"/>
          <w:sz w:val="20"/>
        </w:rPr>
        <w:t xml:space="preserve">(), setNotificheL78del2013(), </w:t>
      </w:r>
      <w:proofErr w:type="spellStart"/>
      <w:r w:rsidRPr="00CC15CD">
        <w:rPr>
          <w:rFonts w:cstheme="minorHAnsi"/>
          <w:sz w:val="20"/>
        </w:rPr>
        <w:t>setNotificheVariazioneDecorrenzaScadenza</w:t>
      </w:r>
      <w:proofErr w:type="spellEnd"/>
      <w:r w:rsidRPr="00CC15CD">
        <w:rPr>
          <w:rFonts w:cstheme="minorHAnsi"/>
          <w:sz w:val="20"/>
        </w:rPr>
        <w:t>())</w:t>
      </w:r>
      <w:r>
        <w:rPr>
          <w:rFonts w:cstheme="minorHAnsi"/>
          <w:sz w:val="20"/>
        </w:rPr>
        <w:t xml:space="preserve"> </w:t>
      </w:r>
      <w:r w:rsidRPr="00CC15CD">
        <w:rPr>
          <w:rFonts w:cstheme="minorHAnsi"/>
          <w:sz w:val="20"/>
        </w:rPr>
        <w:t>x tutte le jsp per "</w:t>
      </w:r>
      <w:proofErr w:type="spellStart"/>
      <w:r w:rsidRPr="00CC15CD">
        <w:rPr>
          <w:rFonts w:cstheme="minorHAnsi"/>
          <w:sz w:val="20"/>
        </w:rPr>
        <w:t>ordineesecuzione</w:t>
      </w:r>
      <w:proofErr w:type="spellEnd"/>
      <w:r w:rsidRPr="00CC15CD">
        <w:rPr>
          <w:rFonts w:cstheme="minorHAnsi"/>
          <w:sz w:val="20"/>
        </w:rPr>
        <w:t>"</w:t>
      </w:r>
    </w:p>
    <w:p w14:paraId="097A0706" w14:textId="77777777" w:rsidR="001D7357" w:rsidRPr="00CC15CD" w:rsidRDefault="001D7357" w:rsidP="001D7357">
      <w:pPr>
        <w:ind w:left="1416"/>
        <w:rPr>
          <w:rFonts w:cstheme="minorHAnsi"/>
          <w:sz w:val="20"/>
        </w:rPr>
      </w:pPr>
      <w:r w:rsidRPr="00CC15CD">
        <w:rPr>
          <w:rFonts w:cstheme="minorHAnsi"/>
          <w:sz w:val="20"/>
        </w:rPr>
        <w:t xml:space="preserve">ActInserisciVariazioneDecorrenzaScadenzaQC.java (metodo </w:t>
      </w:r>
      <w:proofErr w:type="spellStart"/>
      <w:r w:rsidRPr="00CC15CD">
        <w:rPr>
          <w:rFonts w:cstheme="minorHAnsi"/>
          <w:sz w:val="20"/>
        </w:rPr>
        <w:t>setNotificheVariazioneDecorrenzaScadenzaQC</w:t>
      </w:r>
      <w:proofErr w:type="spellEnd"/>
      <w:r w:rsidRPr="00CC15CD">
        <w:rPr>
          <w:rFonts w:cstheme="minorHAnsi"/>
          <w:sz w:val="20"/>
        </w:rPr>
        <w:t>())</w:t>
      </w:r>
    </w:p>
    <w:p w14:paraId="296C2CE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proofErr w:type="spellStart"/>
      <w:r w:rsidRPr="00CC15CD">
        <w:rPr>
          <w:rFonts w:cstheme="minorHAnsi"/>
          <w:sz w:val="20"/>
        </w:rPr>
        <w:t>calcolopena</w:t>
      </w:r>
      <w:proofErr w:type="spellEnd"/>
      <w:r w:rsidRPr="00CC15CD">
        <w:rPr>
          <w:rFonts w:cstheme="minorHAnsi"/>
          <w:sz w:val="20"/>
        </w:rPr>
        <w:t xml:space="preserve"> &gt; action</w:t>
      </w:r>
    </w:p>
    <w:p w14:paraId="3603447A"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ActInsComNuovoResPenaRidetPenaAltro.java</w:t>
      </w:r>
    </w:p>
    <w:p w14:paraId="3666DCC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 xml:space="preserve">ActCalcoloPena.java (metodo </w:t>
      </w:r>
      <w:proofErr w:type="spellStart"/>
      <w:r w:rsidRPr="00CC15CD">
        <w:rPr>
          <w:rFonts w:cstheme="minorHAnsi"/>
          <w:sz w:val="20"/>
        </w:rPr>
        <w:t>setNotificheAnnotazioniManuali</w:t>
      </w:r>
      <w:proofErr w:type="spellEnd"/>
      <w:r w:rsidRPr="00CC15CD">
        <w:rPr>
          <w:rFonts w:cstheme="minorHAnsi"/>
          <w:sz w:val="20"/>
        </w:rPr>
        <w:t>())</w:t>
      </w:r>
    </w:p>
    <w:p w14:paraId="232FA930"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 xml:space="preserve">ActInserisciOSRidetPenaAltro.java (metodo </w:t>
      </w:r>
      <w:proofErr w:type="spellStart"/>
      <w:r w:rsidRPr="00CC15CD">
        <w:rPr>
          <w:rFonts w:cstheme="minorHAnsi"/>
          <w:sz w:val="20"/>
        </w:rPr>
        <w:t>setNotifiche</w:t>
      </w:r>
      <w:proofErr w:type="spellEnd"/>
      <w:r w:rsidRPr="00CC15CD">
        <w:rPr>
          <w:rFonts w:cstheme="minorHAnsi"/>
          <w:sz w:val="20"/>
        </w:rPr>
        <w:t>())</w:t>
      </w:r>
    </w:p>
    <w:p w14:paraId="767A5E7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 xml:space="preserve">ActInserisciOSRidetPenaRidimLA.java (metodo </w:t>
      </w:r>
      <w:proofErr w:type="spellStart"/>
      <w:r w:rsidRPr="00CC15CD">
        <w:rPr>
          <w:rFonts w:cstheme="minorHAnsi"/>
          <w:sz w:val="20"/>
        </w:rPr>
        <w:t>setNotifiche</w:t>
      </w:r>
      <w:proofErr w:type="spellEnd"/>
      <w:r w:rsidRPr="00CC15CD">
        <w:rPr>
          <w:rFonts w:cstheme="minorHAnsi"/>
          <w:sz w:val="20"/>
        </w:rPr>
        <w:t>())</w:t>
      </w:r>
    </w:p>
    <w:p w14:paraId="4F86043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 xml:space="preserve">ActRidetPena.java (metodo </w:t>
      </w:r>
      <w:proofErr w:type="spellStart"/>
      <w:r w:rsidRPr="00CC15CD">
        <w:rPr>
          <w:rFonts w:cstheme="minorHAnsi"/>
          <w:sz w:val="20"/>
        </w:rPr>
        <w:t>setNotificheMisuraAlternativa</w:t>
      </w:r>
      <w:proofErr w:type="spellEnd"/>
      <w:r w:rsidRPr="00CC15CD">
        <w:rPr>
          <w:rFonts w:cstheme="minorHAnsi"/>
          <w:sz w:val="20"/>
        </w:rPr>
        <w:t>())</w:t>
      </w:r>
    </w:p>
    <w:p w14:paraId="635DADA4"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cumulo &gt; action</w:t>
      </w:r>
    </w:p>
    <w:p w14:paraId="1BDB54B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 xml:space="preserve">ActCumulo.java (metodo </w:t>
      </w:r>
      <w:proofErr w:type="spellStart"/>
      <w:r w:rsidRPr="00CC15CD">
        <w:rPr>
          <w:rFonts w:cstheme="minorHAnsi"/>
          <w:sz w:val="20"/>
        </w:rPr>
        <w:t>setNotificheCumuloStampa</w:t>
      </w:r>
      <w:proofErr w:type="spellEnd"/>
      <w:r w:rsidRPr="00CC15CD">
        <w:rPr>
          <w:rFonts w:cstheme="minorHAnsi"/>
          <w:sz w:val="20"/>
        </w:rPr>
        <w:t>(...))</w:t>
      </w:r>
    </w:p>
    <w:p w14:paraId="484E4FD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proofErr w:type="spellStart"/>
      <w:r w:rsidRPr="00CC15CD">
        <w:rPr>
          <w:rFonts w:cstheme="minorHAnsi"/>
          <w:sz w:val="20"/>
        </w:rPr>
        <w:t>misuraalternativa</w:t>
      </w:r>
      <w:proofErr w:type="spellEnd"/>
      <w:r w:rsidRPr="00CC15CD">
        <w:rPr>
          <w:rFonts w:cstheme="minorHAnsi"/>
          <w:sz w:val="20"/>
        </w:rPr>
        <w:t xml:space="preserve"> &gt; action</w:t>
      </w:r>
    </w:p>
    <w:p w14:paraId="7F59D700" w14:textId="77777777" w:rsidR="001D7357" w:rsidRPr="00CC15CD" w:rsidRDefault="001D7357" w:rsidP="001D7357">
      <w:pPr>
        <w:ind w:left="1410"/>
        <w:rPr>
          <w:rFonts w:cstheme="minorHAnsi"/>
          <w:sz w:val="20"/>
        </w:rPr>
      </w:pPr>
      <w:r w:rsidRPr="00CC15CD">
        <w:rPr>
          <w:rFonts w:cstheme="minorHAnsi"/>
          <w:sz w:val="20"/>
        </w:rPr>
        <w:t xml:space="preserve">ActMisuraAlternativa.java (metodi </w:t>
      </w:r>
      <w:proofErr w:type="spellStart"/>
      <w:r w:rsidRPr="00CC15CD">
        <w:rPr>
          <w:rFonts w:cstheme="minorHAnsi"/>
          <w:sz w:val="20"/>
        </w:rPr>
        <w:t>setNotificheMisuraAlternativa</w:t>
      </w:r>
      <w:proofErr w:type="spellEnd"/>
      <w:r w:rsidRPr="00CC15CD">
        <w:rPr>
          <w:rFonts w:cstheme="minorHAnsi"/>
          <w:sz w:val="20"/>
        </w:rPr>
        <w:t xml:space="preserve">(), </w:t>
      </w:r>
      <w:proofErr w:type="spellStart"/>
      <w:r w:rsidRPr="00CC15CD">
        <w:rPr>
          <w:rFonts w:cstheme="minorHAnsi"/>
          <w:sz w:val="20"/>
        </w:rPr>
        <w:t>setNotificheRevocaArrestiDomiciliariMisuraAlternativa</w:t>
      </w:r>
      <w:proofErr w:type="spellEnd"/>
      <w:r w:rsidRPr="00CC15CD">
        <w:rPr>
          <w:rFonts w:cstheme="minorHAnsi"/>
          <w:sz w:val="20"/>
        </w:rPr>
        <w:t>())</w:t>
      </w:r>
      <w:r>
        <w:rPr>
          <w:rFonts w:cstheme="minorHAnsi"/>
          <w:sz w:val="20"/>
        </w:rPr>
        <w:t xml:space="preserve"> </w:t>
      </w:r>
      <w:r w:rsidRPr="00CC15CD">
        <w:rPr>
          <w:rFonts w:cstheme="minorHAnsi"/>
          <w:sz w:val="20"/>
        </w:rPr>
        <w:t>x tutte le jsp per "</w:t>
      </w:r>
      <w:proofErr w:type="spellStart"/>
      <w:r w:rsidRPr="00CC15CD">
        <w:rPr>
          <w:rFonts w:cstheme="minorHAnsi"/>
          <w:sz w:val="20"/>
        </w:rPr>
        <w:t>misuraalternativa</w:t>
      </w:r>
      <w:proofErr w:type="spellEnd"/>
      <w:r w:rsidRPr="00CC15CD">
        <w:rPr>
          <w:rFonts w:cstheme="minorHAnsi"/>
          <w:sz w:val="20"/>
        </w:rPr>
        <w:t>"</w:t>
      </w:r>
    </w:p>
    <w:p w14:paraId="349A0A6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ActVariazioneMADecSca.java</w:t>
      </w:r>
    </w:p>
    <w:p w14:paraId="148E889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proofErr w:type="spellStart"/>
      <w:r w:rsidRPr="00CC15CD">
        <w:rPr>
          <w:rFonts w:cstheme="minorHAnsi"/>
          <w:sz w:val="20"/>
        </w:rPr>
        <w:t>misurasicurezza</w:t>
      </w:r>
      <w:proofErr w:type="spellEnd"/>
      <w:r w:rsidRPr="00CC15CD">
        <w:rPr>
          <w:rFonts w:cstheme="minorHAnsi"/>
          <w:sz w:val="20"/>
        </w:rPr>
        <w:t xml:space="preserve"> &gt; action</w:t>
      </w:r>
    </w:p>
    <w:p w14:paraId="3B1B851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ActInserisciArchiviazioneManuale.java</w:t>
      </w:r>
    </w:p>
    <w:p w14:paraId="29CCA01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2A264D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ActInserisciArchiviazionePerProvvAltroUfficio.java</w:t>
      </w:r>
    </w:p>
    <w:p w14:paraId="1A7FA07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ActInserisciArchiviazionePerProvvGEsecuzione.java</w:t>
      </w:r>
    </w:p>
    <w:p w14:paraId="2D3C10A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ActInserisciArchiviazionePerProvvGiudiceCassazione.java</w:t>
      </w:r>
    </w:p>
    <w:p w14:paraId="7456E60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44C45A5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ActInserisciComunicazionePolizia.java</w:t>
      </w:r>
    </w:p>
    <w:p w14:paraId="3BCA785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ActInserisciOEInternamento.java</w:t>
      </w:r>
    </w:p>
    <w:p w14:paraId="6178BA4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ActInserisciOLDifferimento.java</w:t>
      </w:r>
    </w:p>
    <w:p w14:paraId="6F8E8FC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ActInserisciOLDifferimentoDecreto.java</w:t>
      </w:r>
    </w:p>
    <w:p w14:paraId="4B2FA82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ActInserisciOrdinediConsegna.java</w:t>
      </w:r>
    </w:p>
    <w:p w14:paraId="7E52C39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ActInserisciOrdineLiberazione.java</w:t>
      </w:r>
    </w:p>
    <w:p w14:paraId="48269FD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 xml:space="preserve">ActNotificheMS.java (metodo </w:t>
      </w:r>
      <w:proofErr w:type="spellStart"/>
      <w:r w:rsidRPr="00CC15CD">
        <w:rPr>
          <w:rFonts w:cstheme="minorHAnsi"/>
          <w:sz w:val="20"/>
        </w:rPr>
        <w:t>setNotificheMS</w:t>
      </w:r>
      <w:proofErr w:type="spellEnd"/>
      <w:r w:rsidRPr="00CC15CD">
        <w:rPr>
          <w:rFonts w:cstheme="minorHAnsi"/>
          <w:sz w:val="20"/>
        </w:rPr>
        <w:t>(...)) x tutte le jsp di modifica per "</w:t>
      </w:r>
      <w:proofErr w:type="spellStart"/>
      <w:r w:rsidRPr="00CC15CD">
        <w:rPr>
          <w:rFonts w:cstheme="minorHAnsi"/>
          <w:sz w:val="20"/>
        </w:rPr>
        <w:t>misurasicurezza</w:t>
      </w:r>
      <w:proofErr w:type="spellEnd"/>
      <w:r w:rsidRPr="00CC15CD">
        <w:rPr>
          <w:rFonts w:cstheme="minorHAnsi"/>
          <w:sz w:val="20"/>
        </w:rPr>
        <w:t>"</w:t>
      </w:r>
    </w:p>
    <w:p w14:paraId="0CCF049A" w14:textId="77777777" w:rsidR="001D7357" w:rsidRPr="00CC15CD" w:rsidRDefault="001D7357" w:rsidP="001D7357">
      <w:pPr>
        <w:ind w:left="705" w:hanging="705"/>
        <w:rPr>
          <w:rFonts w:cstheme="minorHAnsi"/>
          <w:sz w:val="20"/>
        </w:rPr>
      </w:pPr>
      <w:r w:rsidRPr="00CC15CD">
        <w:rPr>
          <w:rFonts w:cstheme="minorHAnsi"/>
          <w:sz w:val="20"/>
        </w:rPr>
        <w:lastRenderedPageBreak/>
        <w:tab/>
      </w:r>
      <w:r w:rsidRPr="00CC15CD">
        <w:rPr>
          <w:rFonts w:cstheme="minorHAnsi"/>
          <w:sz w:val="20"/>
        </w:rPr>
        <w:tab/>
      </w:r>
      <w:proofErr w:type="spellStart"/>
      <w:r w:rsidRPr="00CC15CD">
        <w:rPr>
          <w:rFonts w:cstheme="minorHAnsi"/>
          <w:sz w:val="20"/>
        </w:rPr>
        <w:t>ordinescarcerazione</w:t>
      </w:r>
      <w:proofErr w:type="spellEnd"/>
      <w:r w:rsidRPr="00CC15CD">
        <w:rPr>
          <w:rFonts w:cstheme="minorHAnsi"/>
          <w:sz w:val="20"/>
        </w:rPr>
        <w:t xml:space="preserve"> &gt; action</w:t>
      </w:r>
    </w:p>
    <w:p w14:paraId="7CF0475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ActInserisciOSLiberazioneAnticipata.java</w:t>
      </w:r>
    </w:p>
    <w:p w14:paraId="28ED7B5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revoca &gt; action</w:t>
      </w:r>
    </w:p>
    <w:p w14:paraId="39A1B55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 xml:space="preserve">ActInserisciOrdineEsecuzioneRevoca.java (metodo </w:t>
      </w:r>
      <w:proofErr w:type="spellStart"/>
      <w:r w:rsidRPr="00CC15CD">
        <w:rPr>
          <w:rFonts w:cstheme="minorHAnsi"/>
          <w:sz w:val="20"/>
        </w:rPr>
        <w:t>setNotifiche</w:t>
      </w:r>
      <w:proofErr w:type="spellEnd"/>
      <w:r w:rsidRPr="00CC15CD">
        <w:rPr>
          <w:rFonts w:cstheme="minorHAnsi"/>
          <w:sz w:val="20"/>
        </w:rPr>
        <w:t>(...))</w:t>
      </w:r>
    </w:p>
    <w:p w14:paraId="0BB774D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proofErr w:type="spellStart"/>
      <w:r w:rsidRPr="00CC15CD">
        <w:rPr>
          <w:rFonts w:cstheme="minorHAnsi"/>
          <w:sz w:val="20"/>
        </w:rPr>
        <w:t>sanzionesostitutiva</w:t>
      </w:r>
      <w:proofErr w:type="spellEnd"/>
      <w:r w:rsidRPr="00CC15CD">
        <w:rPr>
          <w:rFonts w:cstheme="minorHAnsi"/>
          <w:sz w:val="20"/>
        </w:rPr>
        <w:t xml:space="preserve"> &gt; action</w:t>
      </w:r>
    </w:p>
    <w:p w14:paraId="1809736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ActInserisciRideterminazionePenaRevocaSS.java</w:t>
      </w:r>
    </w:p>
    <w:p w14:paraId="3D9E265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sospensione &gt; action</w:t>
      </w:r>
    </w:p>
    <w:p w14:paraId="7730C5B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ActInserisciDecretoSospensione.java</w:t>
      </w:r>
    </w:p>
    <w:p w14:paraId="251E0AF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 xml:space="preserve">ActInserisciDifferimentoOE.java (metodo </w:t>
      </w:r>
      <w:proofErr w:type="spellStart"/>
      <w:r w:rsidRPr="00CC15CD">
        <w:rPr>
          <w:rFonts w:cstheme="minorHAnsi"/>
          <w:sz w:val="20"/>
        </w:rPr>
        <w:t>setNotifiche</w:t>
      </w:r>
      <w:proofErr w:type="spellEnd"/>
      <w:r w:rsidRPr="00CC15CD">
        <w:rPr>
          <w:rFonts w:cstheme="minorHAnsi"/>
          <w:sz w:val="20"/>
        </w:rPr>
        <w:t>())</w:t>
      </w:r>
    </w:p>
    <w:p w14:paraId="0C96BD5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ActInserisciNotificheDifferimento.java</w:t>
      </w:r>
    </w:p>
    <w:p w14:paraId="0DEB24E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ActInserisciNotificheEspulsione.java</w:t>
      </w:r>
    </w:p>
    <w:p w14:paraId="10F45BE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ActInserisciSospensioneEsecPenaDispPm.java</w:t>
      </w:r>
    </w:p>
    <w:p w14:paraId="0976BBE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ActInserisciSospensioneOE.java</w:t>
      </w:r>
    </w:p>
    <w:p w14:paraId="2B12967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ActInserisciSospensionePena.java</w:t>
      </w:r>
    </w:p>
    <w:p w14:paraId="0322D9AE" w14:textId="77777777" w:rsidR="001D7357" w:rsidRPr="00CC15CD" w:rsidRDefault="001D7357" w:rsidP="001D7357">
      <w:pPr>
        <w:ind w:left="705" w:hanging="705"/>
        <w:rPr>
          <w:rFonts w:cstheme="minorHAnsi"/>
          <w:sz w:val="20"/>
        </w:rPr>
      </w:pPr>
      <w:r w:rsidRPr="00CC15CD">
        <w:rPr>
          <w:rFonts w:cstheme="minorHAnsi"/>
          <w:sz w:val="20"/>
        </w:rPr>
        <w:tab/>
        <w:t>sige</w:t>
      </w:r>
    </w:p>
    <w:p w14:paraId="6B058D2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provvedimento &gt; action</w:t>
      </w:r>
    </w:p>
    <w:p w14:paraId="4F04D9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 xml:space="preserve">ActInserisciDataDepositoProvvedimento.java (metodo </w:t>
      </w:r>
      <w:proofErr w:type="spellStart"/>
      <w:r w:rsidRPr="00CC15CD">
        <w:rPr>
          <w:rFonts w:cstheme="minorHAnsi"/>
          <w:sz w:val="20"/>
        </w:rPr>
        <w:t>leggiNotificheAvvocatiAltroDestinatario</w:t>
      </w:r>
      <w:proofErr w:type="spellEnd"/>
      <w:r w:rsidRPr="00CC15CD">
        <w:rPr>
          <w:rFonts w:cstheme="minorHAnsi"/>
          <w:sz w:val="20"/>
        </w:rPr>
        <w:t>(...))</w:t>
      </w:r>
    </w:p>
    <w:p w14:paraId="0820925B" w14:textId="77777777" w:rsidR="001D7357" w:rsidRPr="005D598F"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 xml:space="preserve">ActInserisciOrdinanzaSospensione.java (metodo </w:t>
      </w:r>
      <w:proofErr w:type="spellStart"/>
      <w:r w:rsidRPr="00CC15CD">
        <w:rPr>
          <w:rFonts w:cstheme="minorHAnsi"/>
          <w:sz w:val="20"/>
        </w:rPr>
        <w:t>creaListaDestinatariNotifiche</w:t>
      </w:r>
      <w:proofErr w:type="spellEnd"/>
      <w:r w:rsidRPr="00CC15CD">
        <w:rPr>
          <w:rFonts w:cstheme="minorHAnsi"/>
          <w:sz w:val="20"/>
        </w:rPr>
        <w:t>(...))</w:t>
      </w:r>
    </w:p>
    <w:p w14:paraId="273E3F4C" w14:textId="77777777" w:rsidR="001D7357" w:rsidRPr="00496406" w:rsidRDefault="001D7357" w:rsidP="00496406"/>
    <w:p w14:paraId="2FE055AD" w14:textId="4FEE8FA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63" w:name="_Toc8205278"/>
      <w:bookmarkStart w:id="164" w:name="_Toc8811749"/>
      <w:bookmarkStart w:id="165" w:name="_Toc15309182"/>
      <w:bookmarkStart w:id="166" w:name="_Toc24709060"/>
      <w:bookmarkStart w:id="167" w:name="_Toc77839096"/>
      <w:r w:rsidRPr="006147E0">
        <w:rPr>
          <w:color w:val="365F91" w:themeColor="accent1" w:themeShade="BF"/>
          <w:sz w:val="22"/>
          <w:szCs w:val="22"/>
        </w:rPr>
        <w:t>Architettura</w:t>
      </w:r>
      <w:bookmarkEnd w:id="163"/>
      <w:bookmarkEnd w:id="164"/>
      <w:bookmarkEnd w:id="165"/>
      <w:bookmarkEnd w:id="166"/>
      <w:bookmarkEnd w:id="167"/>
      <w:r w:rsidRPr="006147E0">
        <w:rPr>
          <w:color w:val="365F91" w:themeColor="accent1" w:themeShade="BF"/>
          <w:sz w:val="22"/>
          <w:szCs w:val="22"/>
        </w:rPr>
        <w:t xml:space="preserve"> </w:t>
      </w:r>
    </w:p>
    <w:p w14:paraId="0E0A5DC1" w14:textId="7507686C" w:rsidR="00496406" w:rsidRPr="001D7357" w:rsidRDefault="00496406" w:rsidP="00496406">
      <w:pPr>
        <w:rPr>
          <w:sz w:val="22"/>
          <w:szCs w:val="22"/>
        </w:rPr>
      </w:pPr>
      <w:r w:rsidRPr="001D7357">
        <w:rPr>
          <w:sz w:val="22"/>
          <w:szCs w:val="22"/>
        </w:rPr>
        <w:t>N.A.</w:t>
      </w:r>
    </w:p>
    <w:p w14:paraId="3EA1D65D" w14:textId="0C619CEA" w:rsidR="00A5796A"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68" w:name="_Toc8205279"/>
      <w:bookmarkStart w:id="169" w:name="_Toc8811750"/>
      <w:bookmarkStart w:id="170" w:name="_Toc15309183"/>
      <w:bookmarkStart w:id="171" w:name="_Toc24709061"/>
      <w:bookmarkStart w:id="172" w:name="_Toc77839097"/>
      <w:r w:rsidRPr="006147E0">
        <w:rPr>
          <w:color w:val="365F91" w:themeColor="accent1" w:themeShade="BF"/>
          <w:sz w:val="22"/>
          <w:szCs w:val="22"/>
        </w:rPr>
        <w:t>Interfacce utente</w:t>
      </w:r>
      <w:bookmarkEnd w:id="168"/>
      <w:bookmarkEnd w:id="169"/>
      <w:bookmarkEnd w:id="170"/>
      <w:bookmarkEnd w:id="171"/>
      <w:bookmarkEnd w:id="172"/>
    </w:p>
    <w:p w14:paraId="33D69488" w14:textId="2CF01367" w:rsidR="00D513D7" w:rsidRDefault="001A6522" w:rsidP="001A6522">
      <w:pPr>
        <w:spacing w:after="120"/>
        <w:rPr>
          <w:rFonts w:cstheme="minorHAnsi"/>
          <w:sz w:val="22"/>
          <w:szCs w:val="22"/>
        </w:rPr>
      </w:pPr>
      <w:r w:rsidRPr="001D7357">
        <w:rPr>
          <w:rFonts w:cstheme="minorHAnsi"/>
          <w:sz w:val="22"/>
          <w:szCs w:val="22"/>
        </w:rPr>
        <w:t>Poiché le form interessate alla modifica descritta al punto 6.1.1 sono numerose, di seguito si riporta come esempio una form per ciascun sotto</w:t>
      </w:r>
      <w:r w:rsidR="008C4740">
        <w:rPr>
          <w:rFonts w:cstheme="minorHAnsi"/>
          <w:sz w:val="22"/>
          <w:szCs w:val="22"/>
        </w:rPr>
        <w:t xml:space="preserve">sistema, il sistema a differenza di quanto avviene adesso, che valorizza il comune con il nome del foro, valorizzerà il comune in base al codice Istat presente nella colonna RV_ALT2_VALUE del record della tabella CG_REF_CODES con RV_DOMAIN = ‘FORO_AVVOCATI’. </w:t>
      </w:r>
    </w:p>
    <w:p w14:paraId="77AF8E08" w14:textId="77777777" w:rsidR="001450DD" w:rsidRPr="001D7357" w:rsidRDefault="001450DD" w:rsidP="001A6522">
      <w:pPr>
        <w:spacing w:after="120"/>
        <w:rPr>
          <w:rFonts w:cstheme="minorHAnsi"/>
          <w:sz w:val="22"/>
          <w:szCs w:val="22"/>
        </w:rPr>
      </w:pPr>
    </w:p>
    <w:p w14:paraId="469C67F4" w14:textId="2E24B21E" w:rsidR="001A6522" w:rsidRPr="001D7357" w:rsidRDefault="001A6522" w:rsidP="00B26E26">
      <w:pPr>
        <w:pStyle w:val="Paragrafoelenco"/>
      </w:pPr>
      <w:r w:rsidRPr="001D7357">
        <w:t>SIEP</w:t>
      </w:r>
    </w:p>
    <w:p w14:paraId="6C72C51D" w14:textId="77777777" w:rsidR="001450DD" w:rsidRDefault="008C4740" w:rsidP="001450DD">
      <w:pPr>
        <w:keepNext/>
      </w:pPr>
      <w:r>
        <w:rPr>
          <w:noProof/>
        </w:rPr>
        <w:lastRenderedPageBreak/>
        <w:drawing>
          <wp:inline distT="0" distB="0" distL="0" distR="0" wp14:anchorId="2BF7EEE6" wp14:editId="6FCBFED6">
            <wp:extent cx="6120130" cy="3356610"/>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356610"/>
                    </a:xfrm>
                    <a:prstGeom prst="rect">
                      <a:avLst/>
                    </a:prstGeom>
                  </pic:spPr>
                </pic:pic>
              </a:graphicData>
            </a:graphic>
          </wp:inline>
        </w:drawing>
      </w:r>
    </w:p>
    <w:p w14:paraId="1FB2EC6C" w14:textId="211B4650" w:rsidR="001A6522" w:rsidRPr="001450DD" w:rsidRDefault="001450DD" w:rsidP="001450DD">
      <w:pPr>
        <w:pStyle w:val="Didascalia"/>
        <w:jc w:val="center"/>
        <w:rPr>
          <w:rFonts w:asciiTheme="minorHAnsi" w:hAnsiTheme="minorHAnsi" w:cstheme="minorHAnsi"/>
          <w:sz w:val="18"/>
          <w:szCs w:val="18"/>
        </w:rPr>
      </w:pPr>
      <w:bookmarkStart w:id="173" w:name="_Toc77679015"/>
      <w:r w:rsidRPr="001450DD">
        <w:rPr>
          <w:rFonts w:asciiTheme="minorHAnsi" w:hAnsiTheme="minorHAnsi" w:cstheme="minorHAnsi"/>
          <w:sz w:val="18"/>
          <w:szCs w:val="18"/>
        </w:rPr>
        <w:t xml:space="preserve">Figura </w:t>
      </w:r>
      <w:r w:rsidRPr="001450DD">
        <w:rPr>
          <w:rFonts w:asciiTheme="minorHAnsi" w:hAnsiTheme="minorHAnsi" w:cstheme="minorHAnsi"/>
          <w:sz w:val="18"/>
          <w:szCs w:val="18"/>
        </w:rPr>
        <w:fldChar w:fldCharType="begin"/>
      </w:r>
      <w:r w:rsidRPr="001450DD">
        <w:rPr>
          <w:rFonts w:asciiTheme="minorHAnsi" w:hAnsiTheme="minorHAnsi" w:cstheme="minorHAnsi"/>
          <w:sz w:val="18"/>
          <w:szCs w:val="18"/>
        </w:rPr>
        <w:instrText xml:space="preserve"> SEQ Figura \* ARABIC </w:instrText>
      </w:r>
      <w:r w:rsidRPr="001450DD">
        <w:rPr>
          <w:rFonts w:asciiTheme="minorHAnsi" w:hAnsiTheme="minorHAnsi" w:cstheme="minorHAnsi"/>
          <w:sz w:val="18"/>
          <w:szCs w:val="18"/>
        </w:rPr>
        <w:fldChar w:fldCharType="separate"/>
      </w:r>
      <w:r w:rsidR="009D367D">
        <w:rPr>
          <w:rFonts w:asciiTheme="minorHAnsi" w:hAnsiTheme="minorHAnsi" w:cstheme="minorHAnsi"/>
          <w:noProof/>
          <w:sz w:val="18"/>
          <w:szCs w:val="18"/>
        </w:rPr>
        <w:t>11</w:t>
      </w:r>
      <w:r w:rsidRPr="001450DD">
        <w:rPr>
          <w:rFonts w:asciiTheme="minorHAnsi" w:hAnsiTheme="minorHAnsi" w:cstheme="minorHAnsi"/>
          <w:sz w:val="18"/>
          <w:szCs w:val="18"/>
        </w:rPr>
        <w:fldChar w:fldCharType="end"/>
      </w:r>
      <w:r w:rsidRPr="001450DD">
        <w:rPr>
          <w:rFonts w:asciiTheme="minorHAnsi" w:hAnsiTheme="minorHAnsi" w:cstheme="minorHAnsi"/>
          <w:sz w:val="18"/>
          <w:szCs w:val="18"/>
        </w:rPr>
        <w:t>: Sezione destinatario Notifica - SIEP</w:t>
      </w:r>
      <w:bookmarkEnd w:id="173"/>
    </w:p>
    <w:p w14:paraId="1125179C" w14:textId="77777777" w:rsidR="008C4740" w:rsidRDefault="008C4740" w:rsidP="001A6522">
      <w:pPr>
        <w:rPr>
          <w:rFonts w:cstheme="minorHAnsi"/>
          <w:sz w:val="22"/>
          <w:szCs w:val="22"/>
        </w:rPr>
      </w:pPr>
    </w:p>
    <w:p w14:paraId="57077032" w14:textId="77777777" w:rsidR="008C4740" w:rsidRDefault="008C4740" w:rsidP="001A6522">
      <w:pPr>
        <w:rPr>
          <w:rFonts w:cstheme="minorHAnsi"/>
          <w:sz w:val="22"/>
          <w:szCs w:val="22"/>
        </w:rPr>
      </w:pPr>
    </w:p>
    <w:p w14:paraId="536814AA" w14:textId="77777777" w:rsidR="008C4740" w:rsidRPr="001D7357" w:rsidRDefault="008C4740" w:rsidP="001A6522">
      <w:pPr>
        <w:rPr>
          <w:rFonts w:cstheme="minorHAnsi"/>
          <w:sz w:val="22"/>
          <w:szCs w:val="22"/>
        </w:rPr>
      </w:pPr>
    </w:p>
    <w:p w14:paraId="24850C6A" w14:textId="36C760E5" w:rsidR="001A6522" w:rsidRPr="001D7357" w:rsidRDefault="001A6522" w:rsidP="00B26E26">
      <w:pPr>
        <w:pStyle w:val="Paragrafoelenco"/>
      </w:pPr>
      <w:r w:rsidRPr="001D7357">
        <w:t>SIUS</w:t>
      </w:r>
    </w:p>
    <w:p w14:paraId="5C7805F1" w14:textId="77777777" w:rsidR="001450DD" w:rsidRDefault="001F226E" w:rsidP="001450DD">
      <w:pPr>
        <w:keepNext/>
      </w:pPr>
      <w:r>
        <w:rPr>
          <w:noProof/>
        </w:rPr>
        <w:lastRenderedPageBreak/>
        <w:drawing>
          <wp:inline distT="0" distB="0" distL="0" distR="0" wp14:anchorId="2C1363CC" wp14:editId="744205E9">
            <wp:extent cx="6120130" cy="5024492"/>
            <wp:effectExtent l="0" t="0" r="0" b="5080"/>
            <wp:docPr id="46" name="Immagine 46" descr="C:\Users\ummig\AppData\Local\Temp\SNAGHTML19981e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19981e1a.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5024492"/>
                    </a:xfrm>
                    <a:prstGeom prst="rect">
                      <a:avLst/>
                    </a:prstGeom>
                    <a:noFill/>
                    <a:ln>
                      <a:noFill/>
                    </a:ln>
                  </pic:spPr>
                </pic:pic>
              </a:graphicData>
            </a:graphic>
          </wp:inline>
        </w:drawing>
      </w:r>
    </w:p>
    <w:p w14:paraId="1325EE07" w14:textId="28B8A7B1" w:rsidR="001A6522" w:rsidRPr="001450DD" w:rsidRDefault="001450DD" w:rsidP="001450DD">
      <w:pPr>
        <w:pStyle w:val="Didascalia"/>
        <w:jc w:val="center"/>
        <w:rPr>
          <w:rFonts w:asciiTheme="minorHAnsi" w:hAnsiTheme="minorHAnsi" w:cstheme="minorHAnsi"/>
          <w:sz w:val="22"/>
          <w:szCs w:val="22"/>
        </w:rPr>
      </w:pPr>
      <w:bookmarkStart w:id="174" w:name="_Toc77679016"/>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9D367D">
        <w:rPr>
          <w:rFonts w:asciiTheme="minorHAnsi" w:hAnsiTheme="minorHAnsi" w:cstheme="minorHAnsi"/>
          <w:noProof/>
        </w:rPr>
        <w:t>12</w:t>
      </w:r>
      <w:r w:rsidRPr="001450DD">
        <w:rPr>
          <w:rFonts w:asciiTheme="minorHAnsi" w:hAnsiTheme="minorHAnsi" w:cstheme="minorHAnsi"/>
        </w:rPr>
        <w:fldChar w:fldCharType="end"/>
      </w:r>
      <w:r w:rsidRPr="001450DD">
        <w:rPr>
          <w:rFonts w:asciiTheme="minorHAnsi" w:hAnsiTheme="minorHAnsi" w:cstheme="minorHAnsi"/>
        </w:rPr>
        <w:t>: Sezione destinatario Notifica - SIUS</w:t>
      </w:r>
      <w:bookmarkEnd w:id="174"/>
    </w:p>
    <w:p w14:paraId="5A3513AD" w14:textId="77777777" w:rsidR="001F226E" w:rsidRDefault="001F226E" w:rsidP="001A6522">
      <w:pPr>
        <w:rPr>
          <w:rFonts w:cstheme="minorHAnsi"/>
          <w:sz w:val="22"/>
          <w:szCs w:val="22"/>
        </w:rPr>
      </w:pPr>
    </w:p>
    <w:p w14:paraId="4140BCF9" w14:textId="77777777" w:rsidR="001F226E" w:rsidRPr="001D7357" w:rsidRDefault="001F226E" w:rsidP="001A6522">
      <w:pPr>
        <w:rPr>
          <w:rFonts w:cstheme="minorHAnsi"/>
          <w:sz w:val="22"/>
          <w:szCs w:val="22"/>
        </w:rPr>
      </w:pPr>
    </w:p>
    <w:p w14:paraId="2CA6DDCC" w14:textId="2EFE2140" w:rsidR="001A6522" w:rsidRPr="00E616E4" w:rsidRDefault="001A6522" w:rsidP="00B26E26">
      <w:pPr>
        <w:pStyle w:val="Paragrafoelenco"/>
      </w:pPr>
      <w:r w:rsidRPr="00E616E4">
        <w:t>SIGE</w:t>
      </w:r>
    </w:p>
    <w:p w14:paraId="5A13B83A" w14:textId="77777777" w:rsidR="001450DD" w:rsidRDefault="00A71956" w:rsidP="001450DD">
      <w:pPr>
        <w:keepNext/>
      </w:pPr>
      <w:r>
        <w:rPr>
          <w:noProof/>
        </w:rPr>
        <w:lastRenderedPageBreak/>
        <w:drawing>
          <wp:inline distT="0" distB="0" distL="0" distR="0" wp14:anchorId="662F3DD1" wp14:editId="3A7BEA79">
            <wp:extent cx="6120130" cy="633349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6333490"/>
                    </a:xfrm>
                    <a:prstGeom prst="rect">
                      <a:avLst/>
                    </a:prstGeom>
                  </pic:spPr>
                </pic:pic>
              </a:graphicData>
            </a:graphic>
          </wp:inline>
        </w:drawing>
      </w:r>
    </w:p>
    <w:p w14:paraId="51D6C16D" w14:textId="1A9D5E91" w:rsidR="001A6522" w:rsidRPr="001450DD" w:rsidRDefault="001450DD" w:rsidP="001450DD">
      <w:pPr>
        <w:pStyle w:val="Didascalia"/>
        <w:jc w:val="center"/>
        <w:rPr>
          <w:rFonts w:asciiTheme="minorHAnsi" w:hAnsiTheme="minorHAnsi" w:cstheme="minorHAnsi"/>
          <w:szCs w:val="24"/>
        </w:rPr>
      </w:pPr>
      <w:bookmarkStart w:id="175" w:name="_Toc77679017"/>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9D367D">
        <w:rPr>
          <w:rFonts w:asciiTheme="minorHAnsi" w:hAnsiTheme="minorHAnsi" w:cstheme="minorHAnsi"/>
          <w:noProof/>
        </w:rPr>
        <w:t>13</w:t>
      </w:r>
      <w:r w:rsidRPr="001450DD">
        <w:rPr>
          <w:rFonts w:asciiTheme="minorHAnsi" w:hAnsiTheme="minorHAnsi" w:cstheme="minorHAnsi"/>
        </w:rPr>
        <w:fldChar w:fldCharType="end"/>
      </w:r>
      <w:r w:rsidRPr="001450DD">
        <w:rPr>
          <w:rFonts w:asciiTheme="minorHAnsi" w:hAnsiTheme="minorHAnsi" w:cstheme="minorHAnsi"/>
        </w:rPr>
        <w:t>: Sezione destinatario Notifica - SIGE</w:t>
      </w:r>
      <w:bookmarkEnd w:id="175"/>
    </w:p>
    <w:p w14:paraId="3FDC8B4C" w14:textId="77777777" w:rsidR="00032081" w:rsidRPr="001A6522" w:rsidRDefault="00032081" w:rsidP="001A6522">
      <w:pPr>
        <w:rPr>
          <w:rFonts w:cstheme="minorHAnsi"/>
          <w:szCs w:val="24"/>
        </w:rPr>
      </w:pPr>
    </w:p>
    <w:p w14:paraId="2144B1D6" w14:textId="3075AC2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76" w:name="_Toc8205280"/>
      <w:bookmarkStart w:id="177" w:name="_Toc8811751"/>
      <w:bookmarkStart w:id="178" w:name="_Toc15309184"/>
      <w:bookmarkStart w:id="179" w:name="_Toc24709062"/>
      <w:bookmarkStart w:id="180" w:name="_Toc77839098"/>
      <w:r w:rsidRPr="006147E0">
        <w:rPr>
          <w:color w:val="365F91" w:themeColor="accent1" w:themeShade="BF"/>
          <w:sz w:val="22"/>
          <w:szCs w:val="22"/>
        </w:rPr>
        <w:t>Basi dati</w:t>
      </w:r>
      <w:bookmarkEnd w:id="176"/>
      <w:bookmarkEnd w:id="177"/>
      <w:bookmarkEnd w:id="178"/>
      <w:bookmarkEnd w:id="179"/>
      <w:bookmarkEnd w:id="180"/>
    </w:p>
    <w:p w14:paraId="4B855658" w14:textId="77777777" w:rsidR="007C6ED6" w:rsidRDefault="007C6ED6" w:rsidP="000B5A44">
      <w:pPr>
        <w:pStyle w:val="Titolo3"/>
        <w:keepLines w:val="0"/>
        <w:numPr>
          <w:ilvl w:val="3"/>
          <w:numId w:val="15"/>
        </w:numPr>
        <w:tabs>
          <w:tab w:val="left" w:pos="567"/>
        </w:tabs>
        <w:spacing w:before="180" w:after="120"/>
        <w:rPr>
          <w:color w:val="365F91" w:themeColor="accent1" w:themeShade="BF"/>
          <w:sz w:val="22"/>
          <w:szCs w:val="22"/>
        </w:rPr>
      </w:pPr>
      <w:bookmarkStart w:id="181" w:name="_Toc43197904"/>
      <w:bookmarkStart w:id="182" w:name="_Toc77839099"/>
      <w:bookmarkStart w:id="183" w:name="_Toc8205281"/>
      <w:bookmarkStart w:id="184" w:name="_Toc8811752"/>
      <w:bookmarkStart w:id="185" w:name="_Toc15309185"/>
      <w:bookmarkStart w:id="186" w:name="_Toc24709063"/>
      <w:r>
        <w:rPr>
          <w:color w:val="365F91" w:themeColor="accent1" w:themeShade="BF"/>
          <w:sz w:val="22"/>
          <w:szCs w:val="22"/>
        </w:rPr>
        <w:t xml:space="preserve">Selezione </w:t>
      </w:r>
      <w:r w:rsidRPr="00E01094">
        <w:rPr>
          <w:color w:val="365F91" w:themeColor="accent1" w:themeShade="BF"/>
          <w:sz w:val="22"/>
          <w:szCs w:val="22"/>
        </w:rPr>
        <w:t>Lista Fori SIES</w:t>
      </w:r>
      <w:bookmarkEnd w:id="181"/>
      <w:bookmarkEnd w:id="182"/>
    </w:p>
    <w:p w14:paraId="554E3A78" w14:textId="7E982C92" w:rsidR="007C6ED6" w:rsidRPr="0003326D" w:rsidRDefault="007C6ED6" w:rsidP="00333888">
      <w:pPr>
        <w:rPr>
          <w:rFonts w:ascii="Calibri" w:hAnsi="Calibri" w:cs="Calibri"/>
          <w:sz w:val="22"/>
          <w:szCs w:val="22"/>
          <w:lang w:eastAsia="en-US"/>
        </w:rPr>
      </w:pPr>
      <w:r w:rsidRPr="0003326D">
        <w:rPr>
          <w:rFonts w:ascii="Calibri" w:hAnsi="Calibri" w:cs="Calibri"/>
          <w:sz w:val="22"/>
          <w:szCs w:val="22"/>
          <w:lang w:eastAsia="en-US"/>
        </w:rPr>
        <w:t>Per svincolare la descrizione del Foro di appartenenza di un avvocato (</w:t>
      </w:r>
      <w:r w:rsidR="00EB104C">
        <w:rPr>
          <w:rFonts w:ascii="Calibri" w:hAnsi="Calibri" w:cs="Calibri"/>
          <w:sz w:val="22"/>
          <w:szCs w:val="22"/>
          <w:lang w:eastAsia="en-US"/>
        </w:rPr>
        <w:t xml:space="preserve">es: </w:t>
      </w:r>
      <w:r w:rsidRPr="0003326D">
        <w:rPr>
          <w:rFonts w:ascii="Calibri" w:hAnsi="Calibri" w:cs="Calibri"/>
          <w:sz w:val="22"/>
          <w:szCs w:val="22"/>
          <w:lang w:eastAsia="en-US"/>
        </w:rPr>
        <w:t>NAPOLI NORD) dal comune sede del circondario competente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 xml:space="preserve">AVERSA), nella tabella CG_REF_CODES in corrispondenza del dominio ‘FORO_AVVOCATI' sarà prevista la valorizzazione della colonna ‘RV_ALT2_VALUE’ </w:t>
      </w:r>
      <w:r w:rsidR="00A71956" w:rsidRPr="0003326D">
        <w:rPr>
          <w:rFonts w:ascii="Calibri" w:hAnsi="Calibri" w:cs="Calibri"/>
          <w:sz w:val="22"/>
          <w:szCs w:val="22"/>
          <w:lang w:eastAsia="en-US"/>
        </w:rPr>
        <w:t xml:space="preserve">che </w:t>
      </w:r>
      <w:r w:rsidRPr="0003326D">
        <w:rPr>
          <w:rFonts w:ascii="Calibri" w:hAnsi="Calibri" w:cs="Calibri"/>
          <w:sz w:val="22"/>
          <w:szCs w:val="22"/>
          <w:lang w:eastAsia="en-US"/>
        </w:rPr>
        <w:t xml:space="preserve">conterrà il codice </w:t>
      </w:r>
      <w:r w:rsidRPr="0003326D">
        <w:rPr>
          <w:rFonts w:ascii="Calibri" w:hAnsi="Calibri" w:cs="Calibri"/>
          <w:sz w:val="22"/>
          <w:szCs w:val="22"/>
          <w:lang w:eastAsia="en-US"/>
        </w:rPr>
        <w:lastRenderedPageBreak/>
        <w:t>Istat della sede</w:t>
      </w:r>
      <w:r w:rsidR="00C2381E">
        <w:rPr>
          <w:rFonts w:ascii="Calibri" w:hAnsi="Calibri" w:cs="Calibri"/>
          <w:sz w:val="22"/>
          <w:szCs w:val="22"/>
          <w:lang w:eastAsia="en-US"/>
        </w:rPr>
        <w:t xml:space="preserve"> </w:t>
      </w:r>
      <w:r w:rsidR="00EB104C">
        <w:rPr>
          <w:rFonts w:ascii="Calibri" w:hAnsi="Calibri" w:cs="Calibri"/>
          <w:sz w:val="22"/>
          <w:szCs w:val="22"/>
          <w:lang w:eastAsia="en-US"/>
        </w:rPr>
        <w:t>(comune)</w:t>
      </w:r>
      <w:r w:rsidRPr="0003326D">
        <w:rPr>
          <w:rFonts w:ascii="Calibri" w:hAnsi="Calibri" w:cs="Calibri"/>
          <w:sz w:val="22"/>
          <w:szCs w:val="22"/>
          <w:lang w:eastAsia="en-US"/>
        </w:rPr>
        <w:t xml:space="preserve"> di riferimento del foro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061005).</w:t>
      </w:r>
      <w:r w:rsidR="00B71E35" w:rsidRPr="0003326D">
        <w:rPr>
          <w:rFonts w:ascii="Calibri" w:hAnsi="Calibri" w:cs="Calibri"/>
          <w:sz w:val="22"/>
          <w:szCs w:val="22"/>
          <w:lang w:eastAsia="en-US"/>
        </w:rPr>
        <w:t xml:space="preserve"> La valorizzazione sarà effettuate su tutti</w:t>
      </w:r>
      <w:r w:rsidR="002C65A6">
        <w:rPr>
          <w:rFonts w:ascii="Calibri" w:hAnsi="Calibri" w:cs="Calibri"/>
          <w:sz w:val="22"/>
          <w:szCs w:val="22"/>
          <w:lang w:eastAsia="en-US"/>
        </w:rPr>
        <w:t xml:space="preserve"> i records del suddetto dominio.</w:t>
      </w:r>
    </w:p>
    <w:p w14:paraId="3525F8E4" w14:textId="1EC8C068" w:rsidR="007C6ED6" w:rsidRPr="0003326D" w:rsidRDefault="00EB104C" w:rsidP="00333888">
      <w:pPr>
        <w:rPr>
          <w:rFonts w:cstheme="minorHAnsi"/>
          <w:color w:val="000000"/>
          <w:sz w:val="22"/>
          <w:szCs w:val="22"/>
        </w:rPr>
      </w:pPr>
      <w:r>
        <w:rPr>
          <w:rFonts w:cstheme="minorHAnsi"/>
          <w:color w:val="000000"/>
          <w:sz w:val="22"/>
          <w:szCs w:val="22"/>
        </w:rPr>
        <w:t>La lista dei fori</w:t>
      </w:r>
      <w:r w:rsidR="007C6ED6" w:rsidRPr="0003326D">
        <w:rPr>
          <w:rFonts w:cstheme="minorHAnsi"/>
          <w:color w:val="000000"/>
          <w:sz w:val="22"/>
          <w:szCs w:val="22"/>
        </w:rPr>
        <w:t xml:space="preserve"> sarà recuperata dalla tabella CG_REF_CODES in corrispondenza del dominio ‘</w:t>
      </w:r>
      <w:r w:rsidR="007C6ED6" w:rsidRPr="0003326D">
        <w:rPr>
          <w:rFonts w:cstheme="minorHAnsi"/>
          <w:sz w:val="22"/>
          <w:szCs w:val="22"/>
        </w:rPr>
        <w:t>FORO_AVVOCATI'</w:t>
      </w:r>
      <w:r w:rsidR="007C6ED6" w:rsidRPr="0003326D">
        <w:rPr>
          <w:rFonts w:cstheme="minorHAnsi"/>
          <w:color w:val="000000"/>
          <w:sz w:val="22"/>
          <w:szCs w:val="22"/>
        </w:rPr>
        <w:t>.</w:t>
      </w:r>
    </w:p>
    <w:p w14:paraId="3B4F9E7D" w14:textId="77777777" w:rsidR="0003326D" w:rsidRPr="0003326D" w:rsidRDefault="0003326D" w:rsidP="00333888">
      <w:pPr>
        <w:rPr>
          <w:rFonts w:cstheme="minorHAnsi"/>
          <w:color w:val="000000"/>
          <w:sz w:val="22"/>
          <w:szCs w:val="22"/>
        </w:rPr>
      </w:pPr>
    </w:p>
    <w:p w14:paraId="787FFF5E" w14:textId="5B778D50" w:rsidR="0003326D" w:rsidRPr="00BA5115" w:rsidRDefault="0003326D" w:rsidP="00333888">
      <w:pPr>
        <w:rPr>
          <w:rFonts w:cstheme="minorHAnsi"/>
          <w:color w:val="000000"/>
          <w:sz w:val="22"/>
          <w:szCs w:val="22"/>
        </w:rPr>
      </w:pPr>
      <w:r w:rsidRPr="00BA5115">
        <w:rPr>
          <w:rFonts w:cstheme="minorHAnsi"/>
          <w:color w:val="000000"/>
          <w:sz w:val="22"/>
          <w:szCs w:val="22"/>
        </w:rPr>
        <w:t xml:space="preserve">Per la valorizzazione della colonna RV_ALT2_VALUE per </w:t>
      </w:r>
      <w:r w:rsidR="002C65A6" w:rsidRPr="00BA5115">
        <w:rPr>
          <w:rFonts w:cstheme="minorHAnsi"/>
          <w:color w:val="000000"/>
          <w:sz w:val="22"/>
          <w:szCs w:val="22"/>
        </w:rPr>
        <w:t xml:space="preserve">tutti </w:t>
      </w:r>
      <w:r w:rsidRPr="00BA5115">
        <w:rPr>
          <w:rFonts w:cstheme="minorHAnsi"/>
          <w:color w:val="000000"/>
          <w:sz w:val="22"/>
          <w:szCs w:val="22"/>
        </w:rPr>
        <w:t xml:space="preserve">i records della CG_REF_CODES con RV_DOMAIN = ‘FORO_AVVOCATI’ e riferiti a sedi </w:t>
      </w:r>
      <w:r w:rsidR="001450DD" w:rsidRPr="00BA5115">
        <w:rPr>
          <w:rFonts w:cstheme="minorHAnsi"/>
          <w:color w:val="000000"/>
          <w:sz w:val="22"/>
          <w:szCs w:val="22"/>
        </w:rPr>
        <w:t>giudiziarie</w:t>
      </w:r>
      <w:r w:rsidRPr="00BA5115">
        <w:rPr>
          <w:rFonts w:cstheme="minorHAnsi"/>
          <w:color w:val="000000"/>
          <w:sz w:val="22"/>
          <w:szCs w:val="22"/>
        </w:rPr>
        <w:t xml:space="preserve"> non soppresse sarà </w:t>
      </w:r>
      <w:r w:rsidR="002C65A6" w:rsidRPr="00BA5115">
        <w:rPr>
          <w:rFonts w:cstheme="minorHAnsi"/>
          <w:color w:val="000000"/>
          <w:sz w:val="22"/>
          <w:szCs w:val="22"/>
        </w:rPr>
        <w:t xml:space="preserve">realizzato ed </w:t>
      </w:r>
      <w:r w:rsidRPr="00BA5115">
        <w:rPr>
          <w:rFonts w:cstheme="minorHAnsi"/>
          <w:color w:val="000000"/>
          <w:sz w:val="22"/>
          <w:szCs w:val="22"/>
        </w:rPr>
        <w:t xml:space="preserve">eseguito </w:t>
      </w:r>
      <w:r w:rsidR="002C65A6" w:rsidRPr="00BA5115">
        <w:rPr>
          <w:rFonts w:cstheme="minorHAnsi"/>
          <w:color w:val="000000"/>
          <w:sz w:val="22"/>
          <w:szCs w:val="22"/>
        </w:rPr>
        <w:t>uno specifico</w:t>
      </w:r>
      <w:r w:rsidRPr="00BA5115">
        <w:rPr>
          <w:rFonts w:cstheme="minorHAnsi"/>
          <w:color w:val="000000"/>
          <w:sz w:val="22"/>
          <w:szCs w:val="22"/>
        </w:rPr>
        <w:t xml:space="preserve"> </w:t>
      </w:r>
      <w:r w:rsidR="002C65A6" w:rsidRPr="00BA5115">
        <w:rPr>
          <w:rFonts w:cstheme="minorHAnsi"/>
          <w:color w:val="000000"/>
          <w:sz w:val="22"/>
          <w:szCs w:val="22"/>
        </w:rPr>
        <w:t>script (</w:t>
      </w:r>
      <w:proofErr w:type="spellStart"/>
      <w:r w:rsidR="002C65A6" w:rsidRPr="00BA5115">
        <w:rPr>
          <w:rFonts w:cstheme="minorHAnsi"/>
          <w:b/>
          <w:color w:val="000000"/>
          <w:sz w:val="22"/>
          <w:szCs w:val="22"/>
        </w:rPr>
        <w:t>valorizza_codcomune_</w:t>
      </w:r>
      <w:r w:rsidR="00884DA7" w:rsidRPr="00BA5115">
        <w:rPr>
          <w:rFonts w:cstheme="minorHAnsi"/>
          <w:b/>
          <w:color w:val="000000"/>
          <w:sz w:val="22"/>
          <w:szCs w:val="22"/>
        </w:rPr>
        <w:t>FORO_AVVOCATI.sql</w:t>
      </w:r>
      <w:proofErr w:type="spellEnd"/>
      <w:r w:rsidR="00884DA7" w:rsidRPr="00BA5115">
        <w:rPr>
          <w:rFonts w:cstheme="minorHAnsi"/>
          <w:color w:val="000000"/>
          <w:sz w:val="22"/>
          <w:szCs w:val="22"/>
        </w:rPr>
        <w:t>), che per ciascun record della tabella CG_REF_CODES avente RV_DOMAIN = ‘FORO_AVVOCATI’, recupererà nella tabella COMUNE il COD_COMUNE per il record avente DESCRIZIONE = RV_LOW_VALUE del record corrente della CG_REF_CODES e per lo stesso valorizzerà la colonna RV_ALT2_VALUE = COD_COMUNE.</w:t>
      </w:r>
    </w:p>
    <w:p w14:paraId="72035D5F" w14:textId="77777777" w:rsidR="0003326D" w:rsidRDefault="0003326D" w:rsidP="00333888">
      <w:pPr>
        <w:rPr>
          <w:rFonts w:cstheme="minorHAnsi"/>
          <w:color w:val="000000"/>
          <w:szCs w:val="22"/>
        </w:rPr>
      </w:pPr>
    </w:p>
    <w:p w14:paraId="6FD84338" w14:textId="33937ABC" w:rsidR="00CF55DB" w:rsidRPr="00333888" w:rsidRDefault="00CF55DB" w:rsidP="00333888">
      <w:pPr>
        <w:rPr>
          <w:sz w:val="22"/>
          <w:szCs w:val="22"/>
        </w:rPr>
      </w:pPr>
      <w:r w:rsidRPr="00333888">
        <w:rPr>
          <w:rFonts w:ascii="Calibri" w:hAnsi="Calibri" w:cs="Calibri"/>
          <w:sz w:val="22"/>
          <w:szCs w:val="22"/>
          <w:lang w:eastAsia="en-US"/>
        </w:rPr>
        <w:t>Si fa presente che, a seguito dell’analisi dei dati dell’ultima tabella Avvocati estratta da ReGIndE (</w:t>
      </w:r>
      <w:r w:rsidR="0080674A" w:rsidRPr="0080674A">
        <w:rPr>
          <w:rFonts w:ascii="Calibri" w:hAnsi="Calibri" w:cs="Calibri"/>
          <w:sz w:val="22"/>
          <w:szCs w:val="22"/>
          <w:lang w:eastAsia="en-US"/>
        </w:rPr>
        <w:t>tabellefisse18novembre2020</w:t>
      </w:r>
      <w:r w:rsidRPr="00333888">
        <w:rPr>
          <w:rFonts w:ascii="Calibri" w:hAnsi="Calibri" w:cs="Calibri"/>
          <w:sz w:val="22"/>
          <w:szCs w:val="22"/>
          <w:lang w:eastAsia="en-US"/>
        </w:rPr>
        <w:t xml:space="preserve">.xlsx), inviata dall’Amministrazione – Area Civile, </w:t>
      </w:r>
      <w:r w:rsidRPr="00333888">
        <w:rPr>
          <w:sz w:val="22"/>
          <w:szCs w:val="22"/>
        </w:rPr>
        <w:t>i codici comune (codice Istat), utilizzati in ReGIndE per la costruzione del COA, sono tutti presenti e corrispondenti a quelli della tabella COMUNE di SIES.</w:t>
      </w:r>
    </w:p>
    <w:p w14:paraId="39450510" w14:textId="3815CEE8" w:rsidR="00CF55DB" w:rsidRPr="00333888" w:rsidRDefault="00CF55DB" w:rsidP="00333888">
      <w:pPr>
        <w:rPr>
          <w:sz w:val="22"/>
          <w:szCs w:val="22"/>
        </w:rPr>
      </w:pPr>
      <w:r w:rsidRPr="00333888">
        <w:rPr>
          <w:sz w:val="22"/>
          <w:szCs w:val="22"/>
        </w:rPr>
        <w:t>Tali valori, pertanto, saranno utilizzati per valorizzare il Codice Istat del Comune sede del Foro (RV_ALT2_VALUE) nel Dominio FORO_AVVOCATI della CG_REF_CODES di SIES.</w:t>
      </w:r>
    </w:p>
    <w:p w14:paraId="560C8487" w14:textId="77777777" w:rsidR="00CF55DB" w:rsidRDefault="00CF55DB" w:rsidP="00333888">
      <w:pPr>
        <w:rPr>
          <w:rFonts w:cstheme="minorHAnsi"/>
          <w:color w:val="000000"/>
          <w:szCs w:val="22"/>
        </w:rPr>
      </w:pPr>
    </w:p>
    <w:p w14:paraId="3FA7C120" w14:textId="06DD3303" w:rsidR="0003326D" w:rsidRDefault="0003326D" w:rsidP="00333888">
      <w:pPr>
        <w:rPr>
          <w:rFonts w:ascii="Calibri" w:hAnsi="Calibri" w:cs="Calibri"/>
          <w:sz w:val="22"/>
          <w:szCs w:val="22"/>
          <w:lang w:eastAsia="en-US"/>
        </w:rPr>
      </w:pPr>
      <w:r w:rsidRPr="00BC2670">
        <w:rPr>
          <w:rFonts w:ascii="Calibri" w:hAnsi="Calibri" w:cs="Calibri"/>
          <w:sz w:val="22"/>
          <w:szCs w:val="22"/>
          <w:lang w:eastAsia="en-US"/>
        </w:rPr>
        <w:t xml:space="preserve">Per l’inserimento del nuovo foro di Napoli Nord sarà eseguito </w:t>
      </w:r>
      <w:r w:rsidR="00F04562">
        <w:rPr>
          <w:rFonts w:ascii="Calibri" w:hAnsi="Calibri" w:cs="Calibri"/>
          <w:sz w:val="22"/>
          <w:szCs w:val="22"/>
          <w:lang w:eastAsia="en-US"/>
        </w:rPr>
        <w:t xml:space="preserve">uno </w:t>
      </w:r>
      <w:r w:rsidR="00884DA7" w:rsidRPr="00F04562">
        <w:rPr>
          <w:rFonts w:ascii="Calibri" w:hAnsi="Calibri" w:cs="Calibri"/>
          <w:sz w:val="22"/>
          <w:szCs w:val="22"/>
          <w:lang w:eastAsia="en-US"/>
        </w:rPr>
        <w:t xml:space="preserve">script </w:t>
      </w:r>
      <w:r w:rsidR="00F04562">
        <w:rPr>
          <w:rFonts w:ascii="Calibri" w:hAnsi="Calibri" w:cs="Calibri"/>
          <w:sz w:val="22"/>
          <w:szCs w:val="22"/>
          <w:lang w:eastAsia="en-US"/>
        </w:rPr>
        <w:t xml:space="preserve">del tipo </w:t>
      </w:r>
      <w:proofErr w:type="spellStart"/>
      <w:r w:rsidR="00884DA7" w:rsidRPr="00F04562">
        <w:rPr>
          <w:rFonts w:ascii="Calibri" w:hAnsi="Calibri" w:cs="Calibri"/>
          <w:sz w:val="22"/>
          <w:szCs w:val="22"/>
          <w:lang w:eastAsia="en-US"/>
        </w:rPr>
        <w:t>inserisci</w:t>
      </w:r>
      <w:r w:rsidR="00884DA7" w:rsidRPr="00BC2670">
        <w:rPr>
          <w:rFonts w:ascii="Calibri" w:hAnsi="Calibri" w:cs="Calibri"/>
          <w:sz w:val="22"/>
          <w:szCs w:val="22"/>
          <w:lang w:eastAsia="en-US"/>
        </w:rPr>
        <w:t>_FORO_NAPOLI_NORD.sql</w:t>
      </w:r>
      <w:proofErr w:type="spellEnd"/>
      <w:r w:rsidR="00884DA7" w:rsidRPr="00BC2670">
        <w:rPr>
          <w:rFonts w:ascii="Calibri" w:hAnsi="Calibri" w:cs="Calibri"/>
          <w:sz w:val="22"/>
          <w:szCs w:val="22"/>
          <w:lang w:eastAsia="en-US"/>
        </w:rPr>
        <w:t>, che inserirà un nuovo record nella tabella CG_REF_CODES per il dominio FORO_AVVOCATI, valorizzando tutte le colonne del record con i valori necessari.</w:t>
      </w:r>
    </w:p>
    <w:p w14:paraId="2A356BD3" w14:textId="77777777" w:rsidR="0062238E" w:rsidRDefault="0062238E" w:rsidP="00333888">
      <w:pPr>
        <w:rPr>
          <w:rFonts w:ascii="Calibri" w:hAnsi="Calibri" w:cs="Calibri"/>
          <w:sz w:val="22"/>
          <w:szCs w:val="22"/>
          <w:lang w:eastAsia="en-US"/>
        </w:rPr>
      </w:pPr>
    </w:p>
    <w:p w14:paraId="77B3B4A0" w14:textId="37AF6463" w:rsidR="00803B66" w:rsidRDefault="0062238E" w:rsidP="00333888">
      <w:pPr>
        <w:rPr>
          <w:rFonts w:ascii="Calibri" w:hAnsi="Calibri" w:cs="Calibri"/>
          <w:sz w:val="22"/>
          <w:szCs w:val="22"/>
          <w:lang w:eastAsia="en-US"/>
        </w:rPr>
      </w:pPr>
      <w:r w:rsidRPr="002A2FED">
        <w:rPr>
          <w:rFonts w:ascii="Calibri" w:hAnsi="Calibri" w:cs="Calibri"/>
          <w:sz w:val="22"/>
          <w:szCs w:val="22"/>
          <w:lang w:eastAsia="en-US"/>
        </w:rPr>
        <w:t xml:space="preserve">Per </w:t>
      </w:r>
      <w:r w:rsidR="00500EC5" w:rsidRPr="002A2FED">
        <w:rPr>
          <w:rFonts w:ascii="Calibri" w:hAnsi="Calibri" w:cs="Calibri"/>
          <w:sz w:val="22"/>
          <w:szCs w:val="22"/>
          <w:lang w:eastAsia="en-US"/>
        </w:rPr>
        <w:t>la rettifica del nome d</w:t>
      </w:r>
      <w:r w:rsidR="00285328" w:rsidRPr="002A2FED">
        <w:rPr>
          <w:rFonts w:ascii="Calibri" w:hAnsi="Calibri" w:cs="Calibri"/>
          <w:sz w:val="22"/>
          <w:szCs w:val="22"/>
          <w:lang w:eastAsia="en-US"/>
        </w:rPr>
        <w:t>egli attuali</w:t>
      </w:r>
      <w:r w:rsidR="00500EC5" w:rsidRPr="002A2FED">
        <w:rPr>
          <w:rFonts w:ascii="Calibri" w:hAnsi="Calibri" w:cs="Calibri"/>
          <w:sz w:val="22"/>
          <w:szCs w:val="22"/>
          <w:lang w:eastAsia="en-US"/>
        </w:rPr>
        <w:t xml:space="preserve"> fori di </w:t>
      </w:r>
      <w:r w:rsidR="00285328" w:rsidRPr="002A2FED">
        <w:rPr>
          <w:rFonts w:ascii="Calibri" w:hAnsi="Calibri" w:cs="Calibri"/>
          <w:sz w:val="22"/>
          <w:szCs w:val="22"/>
          <w:lang w:eastAsia="en-US"/>
        </w:rPr>
        <w:t xml:space="preserve">FORLI’, MASSA, REGGIO DI CALABRIA e REGGIO NELL’EMILIA   </w:t>
      </w:r>
      <w:r w:rsidR="002A2FED" w:rsidRPr="002A2FED">
        <w:rPr>
          <w:rFonts w:ascii="Calibri" w:hAnsi="Calibri" w:cs="Calibri"/>
          <w:sz w:val="22"/>
          <w:szCs w:val="22"/>
          <w:lang w:eastAsia="en-US"/>
        </w:rPr>
        <w:t>rispettivamente in</w:t>
      </w:r>
      <w:r w:rsidR="00285328" w:rsidRPr="002A2FED">
        <w:rPr>
          <w:rFonts w:ascii="Calibri" w:hAnsi="Calibri" w:cs="Calibri"/>
          <w:sz w:val="22"/>
          <w:szCs w:val="22"/>
          <w:lang w:eastAsia="en-US"/>
        </w:rPr>
        <w:t xml:space="preserve"> </w:t>
      </w:r>
      <w:r w:rsidR="00500EC5" w:rsidRPr="002A2FED">
        <w:rPr>
          <w:rFonts w:ascii="Calibri" w:hAnsi="Calibri" w:cs="Calibri"/>
          <w:sz w:val="22"/>
          <w:szCs w:val="22"/>
          <w:lang w:eastAsia="en-US"/>
        </w:rPr>
        <w:t xml:space="preserve">FORLI’ – CESENA, MASSA – CARRARA, REGGIO CALABRIA e REGGIO EMILIA </w:t>
      </w:r>
      <w:r w:rsidRPr="002A2FED">
        <w:rPr>
          <w:rFonts w:ascii="Calibri" w:hAnsi="Calibri" w:cs="Calibri"/>
          <w:sz w:val="22"/>
          <w:szCs w:val="22"/>
          <w:lang w:eastAsia="en-US"/>
        </w:rPr>
        <w:t xml:space="preserve">  sarà eseguito uno script </w:t>
      </w:r>
      <w:r w:rsidR="00500EC5" w:rsidRPr="002A2FED">
        <w:rPr>
          <w:rFonts w:ascii="Calibri" w:hAnsi="Calibri" w:cs="Calibri"/>
          <w:sz w:val="22"/>
          <w:szCs w:val="22"/>
          <w:lang w:eastAsia="en-US"/>
        </w:rPr>
        <w:t xml:space="preserve">di aggiornamento della colonna RV_MEANING </w:t>
      </w:r>
      <w:r w:rsidRPr="002A2FED">
        <w:rPr>
          <w:rFonts w:ascii="Calibri" w:hAnsi="Calibri" w:cs="Calibri"/>
          <w:sz w:val="22"/>
          <w:szCs w:val="22"/>
          <w:lang w:eastAsia="en-US"/>
        </w:rPr>
        <w:t xml:space="preserve">nella tabella CG_REF_CODES per il dominio FORO_AVVOCATI, </w:t>
      </w:r>
      <w:r w:rsidR="00285328" w:rsidRPr="002A2FED">
        <w:rPr>
          <w:rFonts w:ascii="Calibri" w:hAnsi="Calibri" w:cs="Calibri"/>
          <w:sz w:val="22"/>
          <w:szCs w:val="22"/>
          <w:lang w:eastAsia="en-US"/>
        </w:rPr>
        <w:t>per ciascuno dei suddetti records.</w:t>
      </w:r>
    </w:p>
    <w:p w14:paraId="15458812" w14:textId="77777777" w:rsidR="0051266C" w:rsidRPr="002A2FED" w:rsidRDefault="0051266C" w:rsidP="008C4085">
      <w:pPr>
        <w:rPr>
          <w:highlight w:val="yellow"/>
        </w:rPr>
      </w:pPr>
    </w:p>
    <w:p w14:paraId="0CCA20DE" w14:textId="77777777" w:rsidR="007C6ED6" w:rsidRPr="00416D6A" w:rsidRDefault="007C6ED6" w:rsidP="000B5A44">
      <w:pPr>
        <w:pStyle w:val="Titolo3"/>
        <w:keepLines w:val="0"/>
        <w:numPr>
          <w:ilvl w:val="3"/>
          <w:numId w:val="15"/>
        </w:numPr>
        <w:tabs>
          <w:tab w:val="left" w:pos="567"/>
        </w:tabs>
        <w:spacing w:before="180" w:after="120"/>
        <w:rPr>
          <w:color w:val="365F91" w:themeColor="accent1" w:themeShade="BF"/>
          <w:sz w:val="22"/>
          <w:szCs w:val="22"/>
        </w:rPr>
      </w:pPr>
      <w:bookmarkStart w:id="187" w:name="_Toc43197905"/>
      <w:bookmarkStart w:id="188" w:name="_Toc77839100"/>
      <w:r>
        <w:rPr>
          <w:color w:val="365F91" w:themeColor="accent1" w:themeShade="BF"/>
          <w:sz w:val="22"/>
          <w:szCs w:val="22"/>
        </w:rPr>
        <w:t>Tabella Avvocati SIES</w:t>
      </w:r>
      <w:bookmarkEnd w:id="187"/>
      <w:bookmarkEnd w:id="188"/>
    </w:p>
    <w:p w14:paraId="71AB7803" w14:textId="5FAFBF2C" w:rsidR="007C6ED6" w:rsidRPr="00806B94" w:rsidRDefault="00BC2670" w:rsidP="007C6ED6">
      <w:pPr>
        <w:rPr>
          <w:rFonts w:cstheme="minorHAnsi"/>
          <w:color w:val="000000"/>
          <w:sz w:val="22"/>
          <w:szCs w:val="22"/>
        </w:rPr>
      </w:pPr>
      <w:r w:rsidRPr="00CF55DB">
        <w:rPr>
          <w:rFonts w:cstheme="minorHAnsi"/>
          <w:color w:val="000000"/>
          <w:sz w:val="22"/>
          <w:szCs w:val="22"/>
        </w:rPr>
        <w:t>Per il requisito in oggetto l</w:t>
      </w:r>
      <w:r w:rsidR="007C6ED6" w:rsidRPr="00CF55DB">
        <w:rPr>
          <w:rFonts w:cstheme="minorHAnsi"/>
          <w:color w:val="000000"/>
          <w:sz w:val="22"/>
          <w:szCs w:val="22"/>
        </w:rPr>
        <w:t xml:space="preserve">a tabella ‘AVVOCATO’ del SIES avrà </w:t>
      </w:r>
      <w:r w:rsidR="00DA3315" w:rsidRPr="00CF55DB">
        <w:rPr>
          <w:rFonts w:cstheme="minorHAnsi"/>
          <w:color w:val="000000"/>
          <w:sz w:val="22"/>
          <w:szCs w:val="22"/>
        </w:rPr>
        <w:t>un</w:t>
      </w:r>
      <w:r w:rsidR="007C6ED6" w:rsidRPr="00CF55DB">
        <w:rPr>
          <w:rFonts w:cstheme="minorHAnsi"/>
          <w:color w:val="000000"/>
          <w:sz w:val="22"/>
          <w:szCs w:val="22"/>
        </w:rPr>
        <w:t xml:space="preserve"> ulteri</w:t>
      </w:r>
      <w:r w:rsidR="00DA3315" w:rsidRPr="00CF55DB">
        <w:rPr>
          <w:rFonts w:cstheme="minorHAnsi"/>
          <w:color w:val="000000"/>
          <w:sz w:val="22"/>
          <w:szCs w:val="22"/>
        </w:rPr>
        <w:t xml:space="preserve">ore attributo: </w:t>
      </w:r>
      <w:r w:rsidR="00402360" w:rsidRPr="00CF55DB">
        <w:rPr>
          <w:rFonts w:cstheme="minorHAnsi"/>
          <w:color w:val="000000"/>
          <w:sz w:val="22"/>
          <w:szCs w:val="22"/>
        </w:rPr>
        <w:t>FLAG_REGINDE, che</w:t>
      </w:r>
      <w:r w:rsidR="00CF55DB">
        <w:rPr>
          <w:rFonts w:cstheme="minorHAnsi"/>
          <w:color w:val="000000"/>
          <w:sz w:val="22"/>
          <w:szCs w:val="22"/>
        </w:rPr>
        <w:t xml:space="preserve"> </w:t>
      </w:r>
      <w:r w:rsidR="007C6ED6" w:rsidRPr="00CF55DB">
        <w:rPr>
          <w:rFonts w:cstheme="minorHAnsi"/>
          <w:color w:val="000000"/>
          <w:sz w:val="22"/>
          <w:szCs w:val="22"/>
        </w:rPr>
        <w:t xml:space="preserve">consentirà di distinguere i dati delle anagrafiche degli avvocati importati da </w:t>
      </w:r>
      <w:r w:rsidR="00F710D0" w:rsidRPr="00CF55DB">
        <w:rPr>
          <w:rFonts w:cstheme="minorHAnsi"/>
          <w:color w:val="000000"/>
          <w:sz w:val="22"/>
          <w:szCs w:val="22"/>
        </w:rPr>
        <w:t>ReGIndE</w:t>
      </w:r>
      <w:r w:rsidR="007C6ED6" w:rsidRPr="00CF55DB">
        <w:rPr>
          <w:rFonts w:cstheme="minorHAnsi"/>
          <w:color w:val="000000"/>
          <w:sz w:val="22"/>
          <w:szCs w:val="22"/>
        </w:rPr>
        <w:t xml:space="preserve"> da quelli inseriti manualmente su SIES.</w:t>
      </w:r>
    </w:p>
    <w:p w14:paraId="5A27EE4B" w14:textId="77777777" w:rsidR="007C6ED6" w:rsidRDefault="007C6ED6" w:rsidP="007C6ED6">
      <w:pPr>
        <w:rPr>
          <w:rFonts w:cstheme="minorHAnsi"/>
          <w:color w:val="000000"/>
          <w:szCs w:val="22"/>
        </w:rPr>
      </w:pPr>
    </w:p>
    <w:p w14:paraId="48ED9FF8" w14:textId="77777777" w:rsidR="007C6ED6" w:rsidRDefault="007C6ED6" w:rsidP="007C6ED6">
      <w:pPr>
        <w:rPr>
          <w:rFonts w:cstheme="minorHAnsi"/>
          <w:color w:val="000000"/>
          <w:szCs w:val="22"/>
        </w:rPr>
      </w:pPr>
      <w:r>
        <w:rPr>
          <w:rFonts w:cstheme="minorHAnsi"/>
          <w:color w:val="000000"/>
          <w:szCs w:val="22"/>
        </w:rPr>
        <w:t>I possibili valori saranno:</w:t>
      </w:r>
    </w:p>
    <w:p w14:paraId="5F1EB613" w14:textId="35A5AAB4" w:rsidR="007C6ED6" w:rsidRDefault="00C2381E" w:rsidP="00B26E26">
      <w:pPr>
        <w:pStyle w:val="Paragrafoelenco"/>
        <w:numPr>
          <w:ilvl w:val="0"/>
          <w:numId w:val="16"/>
        </w:numPr>
      </w:pPr>
      <w:r>
        <w:t>“SI</w:t>
      </w:r>
      <w:r w:rsidR="007C6ED6" w:rsidRPr="00D266F8">
        <w:t>”</w:t>
      </w:r>
      <w:r w:rsidR="007C6ED6">
        <w:t xml:space="preserve"> </w:t>
      </w:r>
      <w:r w:rsidR="007C6ED6" w:rsidRPr="00D266F8">
        <w:sym w:font="Wingdings" w:char="F0E0"/>
      </w:r>
      <w:r w:rsidR="007C6ED6">
        <w:t xml:space="preserve"> Inserito da </w:t>
      </w:r>
      <w:r w:rsidR="00F710D0">
        <w:t>ReGIndE</w:t>
      </w:r>
      <w:r w:rsidR="007C6ED6">
        <w:t>;</w:t>
      </w:r>
    </w:p>
    <w:p w14:paraId="383BCD98" w14:textId="239F3F30" w:rsidR="007C6ED6" w:rsidRDefault="00C2381E" w:rsidP="00B26E26">
      <w:pPr>
        <w:pStyle w:val="Paragrafoelenco"/>
        <w:numPr>
          <w:ilvl w:val="0"/>
          <w:numId w:val="16"/>
        </w:numPr>
      </w:pPr>
      <w:r>
        <w:t>“NO</w:t>
      </w:r>
      <w:r w:rsidR="007C6ED6">
        <w:t xml:space="preserve">” </w:t>
      </w:r>
      <w:r w:rsidR="007C6ED6" w:rsidRPr="00D266F8">
        <w:sym w:font="Wingdings" w:char="F0E0"/>
      </w:r>
      <w:r w:rsidR="007C6ED6">
        <w:t xml:space="preserve"> Inserito su SIES.</w:t>
      </w:r>
    </w:p>
    <w:p w14:paraId="0440C2F5" w14:textId="77777777" w:rsidR="00886AA2" w:rsidRDefault="00886AA2" w:rsidP="00C24422">
      <w:pPr>
        <w:rPr>
          <w:rFonts w:cstheme="minorHAnsi"/>
          <w:color w:val="000000"/>
          <w:sz w:val="22"/>
          <w:szCs w:val="22"/>
        </w:rPr>
      </w:pPr>
    </w:p>
    <w:p w14:paraId="085D300A" w14:textId="45107E8F"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89" w:name="_Toc77839101"/>
      <w:r w:rsidRPr="006147E0">
        <w:rPr>
          <w:color w:val="365F91" w:themeColor="accent1" w:themeShade="BF"/>
          <w:sz w:val="22"/>
          <w:szCs w:val="22"/>
        </w:rPr>
        <w:t>WEB services</w:t>
      </w:r>
      <w:bookmarkEnd w:id="183"/>
      <w:bookmarkEnd w:id="184"/>
      <w:bookmarkEnd w:id="185"/>
      <w:bookmarkEnd w:id="186"/>
      <w:bookmarkEnd w:id="189"/>
    </w:p>
    <w:p w14:paraId="24D3FC7B" w14:textId="7389CDED" w:rsidR="00496406" w:rsidRPr="00496406" w:rsidRDefault="00496406" w:rsidP="00496406">
      <w:r w:rsidRPr="00496406">
        <w:t>N.A.</w:t>
      </w:r>
    </w:p>
    <w:p w14:paraId="392C91EC" w14:textId="08ADF5BC"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0" w:name="_Toc8205282"/>
      <w:bookmarkStart w:id="191" w:name="_Toc8811753"/>
      <w:bookmarkStart w:id="192" w:name="_Toc15309186"/>
      <w:bookmarkStart w:id="193" w:name="_Toc24709064"/>
      <w:bookmarkStart w:id="194" w:name="_Toc77839102"/>
      <w:r w:rsidRPr="006147E0">
        <w:rPr>
          <w:color w:val="365F91" w:themeColor="accent1" w:themeShade="BF"/>
          <w:sz w:val="22"/>
          <w:szCs w:val="22"/>
        </w:rPr>
        <w:t>XSD</w:t>
      </w:r>
      <w:bookmarkEnd w:id="190"/>
      <w:bookmarkEnd w:id="191"/>
      <w:bookmarkEnd w:id="192"/>
      <w:bookmarkEnd w:id="193"/>
      <w:bookmarkEnd w:id="194"/>
    </w:p>
    <w:p w14:paraId="14B8F1DC" w14:textId="1623401E" w:rsidR="00496406" w:rsidRPr="00496406" w:rsidRDefault="00496406" w:rsidP="00496406">
      <w:r w:rsidRPr="00496406">
        <w:t>N.A.</w:t>
      </w:r>
    </w:p>
    <w:p w14:paraId="04223310" w14:textId="615F8567"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5" w:name="_Toc8205283"/>
      <w:bookmarkStart w:id="196" w:name="_Toc8811754"/>
      <w:bookmarkStart w:id="197" w:name="_Toc15309187"/>
      <w:bookmarkStart w:id="198" w:name="_Toc24709065"/>
      <w:bookmarkStart w:id="199" w:name="_Toc77839103"/>
      <w:r w:rsidRPr="006147E0">
        <w:rPr>
          <w:color w:val="365F91" w:themeColor="accent1" w:themeShade="BF"/>
          <w:sz w:val="22"/>
          <w:szCs w:val="22"/>
        </w:rPr>
        <w:lastRenderedPageBreak/>
        <w:t>Configurazione</w:t>
      </w:r>
      <w:bookmarkEnd w:id="195"/>
      <w:bookmarkEnd w:id="196"/>
      <w:bookmarkEnd w:id="197"/>
      <w:bookmarkEnd w:id="198"/>
      <w:bookmarkEnd w:id="199"/>
    </w:p>
    <w:p w14:paraId="288DBDB3" w14:textId="60B34A7A" w:rsidR="00496406" w:rsidRPr="00496406" w:rsidRDefault="00496406" w:rsidP="00496406">
      <w:r w:rsidRPr="00496406">
        <w:t>N.A.</w:t>
      </w:r>
    </w:p>
    <w:p w14:paraId="38832BCA" w14:textId="593D0AF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0" w:name="_Toc8205284"/>
      <w:bookmarkStart w:id="201" w:name="_Toc8811755"/>
      <w:bookmarkStart w:id="202" w:name="_Toc15309188"/>
      <w:bookmarkStart w:id="203" w:name="_Toc24709066"/>
      <w:bookmarkStart w:id="204" w:name="_Toc77839104"/>
      <w:r w:rsidRPr="006147E0">
        <w:rPr>
          <w:color w:val="365F91" w:themeColor="accent1" w:themeShade="BF"/>
          <w:sz w:val="22"/>
          <w:szCs w:val="22"/>
        </w:rPr>
        <w:t>Tutorial</w:t>
      </w:r>
      <w:bookmarkEnd w:id="200"/>
      <w:bookmarkEnd w:id="201"/>
      <w:bookmarkEnd w:id="202"/>
      <w:bookmarkEnd w:id="203"/>
      <w:bookmarkEnd w:id="204"/>
    </w:p>
    <w:p w14:paraId="15DAFECD" w14:textId="0D6DBA1E" w:rsidR="00496406" w:rsidRDefault="00496406" w:rsidP="00496406">
      <w:r w:rsidRPr="00496406">
        <w:t>N.A.</w:t>
      </w:r>
    </w:p>
    <w:p w14:paraId="70B7EE03" w14:textId="77777777" w:rsidR="00AB1028" w:rsidRPr="00496406" w:rsidRDefault="00AB1028" w:rsidP="00496406"/>
    <w:p w14:paraId="206AFAD7" w14:textId="7C66EAE7" w:rsidR="002D39B9" w:rsidRPr="00792E24" w:rsidRDefault="005D1DCB" w:rsidP="00207E1F">
      <w:pPr>
        <w:pStyle w:val="Titolo2"/>
        <w:keepLines w:val="0"/>
        <w:numPr>
          <w:ilvl w:val="1"/>
          <w:numId w:val="9"/>
        </w:numPr>
        <w:tabs>
          <w:tab w:val="clear" w:pos="851"/>
          <w:tab w:val="left" w:pos="567"/>
        </w:tabs>
        <w:spacing w:before="180" w:after="120"/>
        <w:ind w:left="709" w:hanging="567"/>
        <w:rPr>
          <w:color w:val="365F91" w:themeColor="accent1" w:themeShade="BF"/>
          <w:sz w:val="22"/>
          <w:szCs w:val="22"/>
          <w:highlight w:val="green"/>
          <w:rPrChange w:id="205" w:author="Simone Gioggi" w:date="2021-03-25T10:46:00Z">
            <w:rPr>
              <w:color w:val="365F91" w:themeColor="accent1" w:themeShade="BF"/>
              <w:sz w:val="22"/>
              <w:szCs w:val="22"/>
            </w:rPr>
          </w:rPrChange>
        </w:rPr>
      </w:pPr>
      <w:bookmarkStart w:id="206" w:name="_Toc24709067"/>
      <w:bookmarkStart w:id="207" w:name="_Ref27493043"/>
      <w:bookmarkStart w:id="208" w:name="_Ref47042284"/>
      <w:bookmarkStart w:id="209" w:name="_Toc77839105"/>
      <w:r w:rsidRPr="00792E24">
        <w:rPr>
          <w:rFonts w:cstheme="minorHAnsi"/>
          <w:color w:val="365F91" w:themeColor="accent1" w:themeShade="BF"/>
          <w:sz w:val="22"/>
          <w:szCs w:val="22"/>
          <w:highlight w:val="green"/>
          <w:rPrChange w:id="210" w:author="Simone Gioggi" w:date="2021-03-25T10:46:00Z">
            <w:rPr>
              <w:rFonts w:cstheme="minorHAnsi"/>
              <w:color w:val="365F91" w:themeColor="accent1" w:themeShade="BF"/>
              <w:sz w:val="22"/>
              <w:szCs w:val="22"/>
            </w:rPr>
          </w:rPrChange>
        </w:rPr>
        <w:t>REQ-</w:t>
      </w:r>
      <w:bookmarkEnd w:id="206"/>
      <w:bookmarkEnd w:id="207"/>
      <w:r w:rsidR="00032081" w:rsidRPr="00792E24">
        <w:rPr>
          <w:color w:val="365F91" w:themeColor="accent1" w:themeShade="BF"/>
          <w:sz w:val="22"/>
          <w:szCs w:val="22"/>
          <w:highlight w:val="green"/>
          <w:rPrChange w:id="211" w:author="Simone Gioggi" w:date="2021-03-25T10:46:00Z">
            <w:rPr>
              <w:color w:val="365F91" w:themeColor="accent1" w:themeShade="BF"/>
              <w:sz w:val="22"/>
              <w:szCs w:val="22"/>
            </w:rPr>
          </w:rPrChange>
        </w:rPr>
        <w:t xml:space="preserve"> SIE-021-02_FN.01 -  Ricerca su </w:t>
      </w:r>
      <w:r w:rsidR="00F710D0" w:rsidRPr="00792E24">
        <w:rPr>
          <w:color w:val="365F91" w:themeColor="accent1" w:themeShade="BF"/>
          <w:sz w:val="22"/>
          <w:szCs w:val="22"/>
          <w:highlight w:val="green"/>
          <w:rPrChange w:id="212" w:author="Simone Gioggi" w:date="2021-03-25T10:46:00Z">
            <w:rPr>
              <w:color w:val="365F91" w:themeColor="accent1" w:themeShade="BF"/>
              <w:sz w:val="22"/>
              <w:szCs w:val="22"/>
            </w:rPr>
          </w:rPrChange>
        </w:rPr>
        <w:t>ReGIndE</w:t>
      </w:r>
      <w:bookmarkEnd w:id="208"/>
      <w:bookmarkEnd w:id="209"/>
    </w:p>
    <w:p w14:paraId="5D8454BC" w14:textId="77777777" w:rsidR="009C37E0" w:rsidRPr="00792E24" w:rsidRDefault="009C37E0" w:rsidP="00093850">
      <w:pPr>
        <w:pStyle w:val="Corpotesto"/>
        <w:rPr>
          <w:sz w:val="22"/>
          <w:szCs w:val="22"/>
          <w:highlight w:val="green"/>
          <w:rPrChange w:id="213" w:author="Simone Gioggi" w:date="2021-03-25T10:46:00Z">
            <w:rPr>
              <w:sz w:val="22"/>
              <w:szCs w:val="22"/>
            </w:rPr>
          </w:rPrChange>
        </w:rPr>
      </w:pPr>
    </w:p>
    <w:p w14:paraId="22D70E93" w14:textId="441921C9" w:rsidR="00093850" w:rsidRPr="00792E24" w:rsidRDefault="00093850" w:rsidP="00093850">
      <w:pPr>
        <w:pStyle w:val="Corpotesto"/>
        <w:rPr>
          <w:sz w:val="22"/>
          <w:szCs w:val="22"/>
          <w:highlight w:val="green"/>
          <w:rPrChange w:id="214" w:author="Simone Gioggi" w:date="2021-03-25T10:46:00Z">
            <w:rPr>
              <w:sz w:val="22"/>
              <w:szCs w:val="22"/>
            </w:rPr>
          </w:rPrChange>
        </w:rPr>
      </w:pPr>
      <w:r w:rsidRPr="00792E24">
        <w:rPr>
          <w:sz w:val="22"/>
          <w:szCs w:val="22"/>
          <w:highlight w:val="green"/>
          <w:rPrChange w:id="215" w:author="Simone Gioggi" w:date="2021-03-25T10:46:00Z">
            <w:rPr>
              <w:sz w:val="22"/>
              <w:szCs w:val="22"/>
            </w:rPr>
          </w:rPrChange>
        </w:rPr>
        <w:t>Il requisito prevede l’implementazione della nuova funzione “</w:t>
      </w:r>
      <w:r w:rsidRPr="00792E24">
        <w:rPr>
          <w:i/>
          <w:iCs/>
          <w:sz w:val="22"/>
          <w:szCs w:val="22"/>
          <w:highlight w:val="green"/>
          <w:rPrChange w:id="216" w:author="Simone Gioggi" w:date="2021-03-25T10:46:00Z">
            <w:rPr>
              <w:i/>
              <w:iCs/>
              <w:sz w:val="22"/>
              <w:szCs w:val="22"/>
            </w:rPr>
          </w:rPrChange>
        </w:rPr>
        <w:t xml:space="preserve">Seleziona da </w:t>
      </w:r>
      <w:r w:rsidR="00F710D0" w:rsidRPr="00792E24">
        <w:rPr>
          <w:i/>
          <w:iCs/>
          <w:sz w:val="22"/>
          <w:szCs w:val="22"/>
          <w:highlight w:val="green"/>
          <w:rPrChange w:id="217" w:author="Simone Gioggi" w:date="2021-03-25T10:46:00Z">
            <w:rPr>
              <w:i/>
              <w:iCs/>
              <w:sz w:val="22"/>
              <w:szCs w:val="22"/>
            </w:rPr>
          </w:rPrChange>
        </w:rPr>
        <w:t>ReGIndE</w:t>
      </w:r>
      <w:r w:rsidRPr="00792E24">
        <w:rPr>
          <w:sz w:val="22"/>
          <w:szCs w:val="22"/>
          <w:highlight w:val="green"/>
          <w:rPrChange w:id="218" w:author="Simone Gioggi" w:date="2021-03-25T10:46:00Z">
            <w:rPr>
              <w:sz w:val="22"/>
              <w:szCs w:val="22"/>
            </w:rPr>
          </w:rPrChange>
        </w:rPr>
        <w:t xml:space="preserve">”, </w:t>
      </w:r>
      <w:r w:rsidR="00360A01" w:rsidRPr="00792E24">
        <w:rPr>
          <w:sz w:val="22"/>
          <w:szCs w:val="22"/>
          <w:highlight w:val="green"/>
          <w:rPrChange w:id="219" w:author="Simone Gioggi" w:date="2021-03-25T10:46:00Z">
            <w:rPr>
              <w:sz w:val="22"/>
              <w:szCs w:val="22"/>
            </w:rPr>
          </w:rPrChange>
        </w:rPr>
        <w:t xml:space="preserve">che consenta in fase di inserimento/assegnazione dell’avvocato, di ricercarlo sulla Base Dati di </w:t>
      </w:r>
      <w:r w:rsidR="00F710D0" w:rsidRPr="00792E24">
        <w:rPr>
          <w:sz w:val="22"/>
          <w:szCs w:val="22"/>
          <w:highlight w:val="green"/>
          <w:rPrChange w:id="220" w:author="Simone Gioggi" w:date="2021-03-25T10:46:00Z">
            <w:rPr>
              <w:sz w:val="22"/>
              <w:szCs w:val="22"/>
            </w:rPr>
          </w:rPrChange>
        </w:rPr>
        <w:t>ReGIndE</w:t>
      </w:r>
      <w:r w:rsidR="00360A01" w:rsidRPr="00792E24">
        <w:rPr>
          <w:sz w:val="22"/>
          <w:szCs w:val="22"/>
          <w:highlight w:val="green"/>
          <w:rPrChange w:id="221" w:author="Simone Gioggi" w:date="2021-03-25T10:46:00Z">
            <w:rPr>
              <w:sz w:val="22"/>
              <w:szCs w:val="22"/>
            </w:rPr>
          </w:rPrChange>
        </w:rPr>
        <w:t>.</w:t>
      </w:r>
    </w:p>
    <w:p w14:paraId="2F56F00D" w14:textId="0F30DB7C" w:rsidR="00093850" w:rsidRPr="00792E24" w:rsidRDefault="00093850" w:rsidP="00093850">
      <w:pPr>
        <w:pStyle w:val="Corpotesto"/>
        <w:rPr>
          <w:sz w:val="22"/>
          <w:szCs w:val="22"/>
          <w:highlight w:val="green"/>
          <w:rPrChange w:id="222" w:author="Simone Gioggi" w:date="2021-03-25T10:46:00Z">
            <w:rPr>
              <w:sz w:val="22"/>
              <w:szCs w:val="22"/>
            </w:rPr>
          </w:rPrChange>
        </w:rPr>
      </w:pPr>
      <w:r w:rsidRPr="00792E24">
        <w:rPr>
          <w:sz w:val="22"/>
          <w:szCs w:val="22"/>
          <w:highlight w:val="green"/>
          <w:rPrChange w:id="223" w:author="Simone Gioggi" w:date="2021-03-25T10:46:00Z">
            <w:rPr>
              <w:sz w:val="22"/>
              <w:szCs w:val="22"/>
            </w:rPr>
          </w:rPrChange>
        </w:rPr>
        <w:t xml:space="preserve">La funzione in oggetto sarà attivata sui tre sottosistemi del SIES, in tutte </w:t>
      </w:r>
      <w:r w:rsidR="00360A01" w:rsidRPr="00792E24">
        <w:rPr>
          <w:sz w:val="22"/>
          <w:szCs w:val="22"/>
          <w:highlight w:val="green"/>
          <w:rPrChange w:id="224" w:author="Simone Gioggi" w:date="2021-03-25T10:46:00Z">
            <w:rPr>
              <w:sz w:val="22"/>
              <w:szCs w:val="22"/>
            </w:rPr>
          </w:rPrChange>
        </w:rPr>
        <w:t>le form</w:t>
      </w:r>
      <w:r w:rsidRPr="00792E24">
        <w:rPr>
          <w:sz w:val="22"/>
          <w:szCs w:val="22"/>
          <w:highlight w:val="green"/>
          <w:rPrChange w:id="225" w:author="Simone Gioggi" w:date="2021-03-25T10:46:00Z">
            <w:rPr>
              <w:sz w:val="22"/>
              <w:szCs w:val="22"/>
            </w:rPr>
          </w:rPrChange>
        </w:rPr>
        <w:t xml:space="preserve"> che consentono la ricerca dell’avvocato e la sua associazione ad un procedimento.</w:t>
      </w:r>
    </w:p>
    <w:p w14:paraId="3543E39D" w14:textId="77777777" w:rsidR="00093850" w:rsidRPr="00792E24" w:rsidRDefault="00093850" w:rsidP="00093850">
      <w:pPr>
        <w:pStyle w:val="Corpotesto"/>
        <w:rPr>
          <w:sz w:val="22"/>
          <w:szCs w:val="22"/>
          <w:highlight w:val="green"/>
          <w:rPrChange w:id="226" w:author="Simone Gioggi" w:date="2021-03-25T10:46:00Z">
            <w:rPr>
              <w:sz w:val="22"/>
              <w:szCs w:val="22"/>
            </w:rPr>
          </w:rPrChange>
        </w:rPr>
      </w:pPr>
    </w:p>
    <w:p w14:paraId="087FBD0E" w14:textId="769EC234" w:rsidR="00093850" w:rsidRPr="00792E24" w:rsidRDefault="00093850" w:rsidP="00093850">
      <w:pPr>
        <w:pStyle w:val="Corpotesto"/>
        <w:rPr>
          <w:sz w:val="22"/>
          <w:szCs w:val="22"/>
          <w:highlight w:val="green"/>
          <w:rPrChange w:id="227" w:author="Simone Gioggi" w:date="2021-03-25T10:46:00Z">
            <w:rPr>
              <w:sz w:val="22"/>
              <w:szCs w:val="22"/>
            </w:rPr>
          </w:rPrChange>
        </w:rPr>
      </w:pPr>
      <w:r w:rsidRPr="00792E24">
        <w:rPr>
          <w:sz w:val="22"/>
          <w:szCs w:val="22"/>
          <w:highlight w:val="green"/>
          <w:rPrChange w:id="228" w:author="Simone Gioggi" w:date="2021-03-25T10:46:00Z">
            <w:rPr>
              <w:sz w:val="22"/>
              <w:szCs w:val="22"/>
            </w:rPr>
          </w:rPrChange>
        </w:rPr>
        <w:t xml:space="preserve">Tale funzione, secondo </w:t>
      </w:r>
      <w:r w:rsidR="00360A01" w:rsidRPr="00792E24">
        <w:rPr>
          <w:sz w:val="22"/>
          <w:szCs w:val="22"/>
          <w:highlight w:val="green"/>
          <w:rPrChange w:id="229" w:author="Simone Gioggi" w:date="2021-03-25T10:46:00Z">
            <w:rPr>
              <w:sz w:val="22"/>
              <w:szCs w:val="22"/>
            </w:rPr>
          </w:rPrChange>
        </w:rPr>
        <w:t>specifica richiesta dell’Amministrazione</w:t>
      </w:r>
      <w:r w:rsidRPr="00792E24">
        <w:rPr>
          <w:sz w:val="22"/>
          <w:szCs w:val="22"/>
          <w:highlight w:val="green"/>
          <w:rPrChange w:id="230" w:author="Simone Gioggi" w:date="2021-03-25T10:46:00Z">
            <w:rPr>
              <w:sz w:val="22"/>
              <w:szCs w:val="22"/>
            </w:rPr>
          </w:rPrChange>
        </w:rPr>
        <w:t>, sarà la prima opzione di ricerca disponibile per l’utente che debba procedere all’eventuale inserimento di un nuovo avvocato e/o all’associazione di un avvocato ad un procedimento.</w:t>
      </w:r>
    </w:p>
    <w:p w14:paraId="27846C59" w14:textId="63529383" w:rsidR="00093850" w:rsidRPr="002E19D1" w:rsidRDefault="00093850" w:rsidP="00093850">
      <w:pPr>
        <w:pStyle w:val="Corpotesto"/>
        <w:rPr>
          <w:i/>
          <w:iCs/>
          <w:sz w:val="22"/>
          <w:szCs w:val="22"/>
          <w:highlight w:val="green"/>
          <w:u w:val="single"/>
          <w:rPrChange w:id="231" w:author="Simone Gioggi" w:date="2021-03-25T10:45:00Z">
            <w:rPr>
              <w:i/>
              <w:iCs/>
              <w:sz w:val="22"/>
              <w:szCs w:val="22"/>
              <w:u w:val="single"/>
            </w:rPr>
          </w:rPrChange>
        </w:rPr>
      </w:pPr>
      <w:r w:rsidRPr="00792E24">
        <w:rPr>
          <w:sz w:val="22"/>
          <w:szCs w:val="22"/>
          <w:highlight w:val="green"/>
          <w:rPrChange w:id="232" w:author="Simone Gioggi" w:date="2021-03-25T10:46:00Z">
            <w:rPr>
              <w:sz w:val="22"/>
              <w:szCs w:val="22"/>
            </w:rPr>
          </w:rPrChange>
        </w:rPr>
        <w:t xml:space="preserve">Pertanto, la funzione di ricerca attualmente presente sul SIES, che va a consultare la tabella proprietaria degli avvocati, sarà attivata in alternativa alla ricerca di nuova realizzazione, </w:t>
      </w:r>
      <w:r w:rsidRPr="00792E24">
        <w:rPr>
          <w:i/>
          <w:iCs/>
          <w:sz w:val="22"/>
          <w:szCs w:val="22"/>
          <w:highlight w:val="green"/>
          <w:u w:val="single"/>
          <w:rPrChange w:id="233" w:author="Simone Gioggi" w:date="2021-03-25T10:46:00Z">
            <w:rPr>
              <w:i/>
              <w:iCs/>
              <w:sz w:val="22"/>
              <w:szCs w:val="22"/>
              <w:u w:val="single"/>
            </w:rPr>
          </w:rPrChange>
        </w:rPr>
        <w:t xml:space="preserve">solo e soltanto nel caso di indisponibilità del sistema </w:t>
      </w:r>
      <w:r w:rsidR="00F710D0" w:rsidRPr="00792E24">
        <w:rPr>
          <w:i/>
          <w:iCs/>
          <w:sz w:val="22"/>
          <w:szCs w:val="22"/>
          <w:highlight w:val="green"/>
          <w:u w:val="single"/>
          <w:rPrChange w:id="234" w:author="Simone Gioggi" w:date="2021-03-25T10:46:00Z">
            <w:rPr>
              <w:i/>
              <w:iCs/>
              <w:sz w:val="22"/>
              <w:szCs w:val="22"/>
              <w:u w:val="single"/>
            </w:rPr>
          </w:rPrChange>
        </w:rPr>
        <w:t>ReGIndE</w:t>
      </w:r>
      <w:r w:rsidRPr="00792E24">
        <w:rPr>
          <w:i/>
          <w:iCs/>
          <w:sz w:val="22"/>
          <w:szCs w:val="22"/>
          <w:highlight w:val="green"/>
          <w:u w:val="single"/>
          <w:rPrChange w:id="235" w:author="Simone Gioggi" w:date="2021-03-25T10:46:00Z">
            <w:rPr>
              <w:i/>
              <w:iCs/>
              <w:sz w:val="22"/>
              <w:szCs w:val="22"/>
              <w:u w:val="single"/>
            </w:rPr>
          </w:rPrChange>
        </w:rPr>
        <w:t xml:space="preserve"> o nel caso di avvocato non trovato su </w:t>
      </w:r>
      <w:r w:rsidR="00F710D0" w:rsidRPr="00792E24">
        <w:rPr>
          <w:i/>
          <w:iCs/>
          <w:sz w:val="22"/>
          <w:szCs w:val="22"/>
          <w:highlight w:val="green"/>
          <w:u w:val="single"/>
          <w:rPrChange w:id="236" w:author="Simone Gioggi" w:date="2021-03-25T10:46:00Z">
            <w:rPr>
              <w:i/>
              <w:iCs/>
              <w:sz w:val="22"/>
              <w:szCs w:val="22"/>
              <w:u w:val="single"/>
            </w:rPr>
          </w:rPrChange>
        </w:rPr>
        <w:t>ReGIndE</w:t>
      </w:r>
      <w:r w:rsidRPr="00792E24">
        <w:rPr>
          <w:sz w:val="22"/>
          <w:szCs w:val="22"/>
          <w:highlight w:val="green"/>
          <w:rPrChange w:id="237" w:author="Simone Gioggi" w:date="2021-03-25T10:46:00Z">
            <w:rPr>
              <w:sz w:val="22"/>
              <w:szCs w:val="22"/>
            </w:rPr>
          </w:rPrChange>
        </w:rPr>
        <w:t xml:space="preserve"> [Rif. § “</w:t>
      </w:r>
      <w:r w:rsidR="0074765E" w:rsidRPr="00792E24">
        <w:rPr>
          <w:sz w:val="22"/>
          <w:szCs w:val="22"/>
          <w:highlight w:val="green"/>
          <w:rPrChange w:id="238" w:author="Simone Gioggi" w:date="2021-03-25T10:46:00Z">
            <w:rPr>
              <w:sz w:val="22"/>
              <w:szCs w:val="22"/>
            </w:rPr>
          </w:rPrChange>
        </w:rPr>
        <w:t>6</w:t>
      </w:r>
      <w:r w:rsidRPr="00792E24">
        <w:rPr>
          <w:i/>
          <w:iCs/>
          <w:sz w:val="22"/>
          <w:szCs w:val="22"/>
          <w:highlight w:val="green"/>
          <w:rPrChange w:id="239" w:author="Simone Gioggi" w:date="2021-03-25T10:46:00Z">
            <w:rPr>
              <w:i/>
              <w:iCs/>
              <w:sz w:val="22"/>
              <w:szCs w:val="22"/>
            </w:rPr>
          </w:rPrChange>
        </w:rPr>
        <w:t>.3 REQ-SIE-021-03</w:t>
      </w:r>
      <w:r w:rsidR="0074765E" w:rsidRPr="00792E24">
        <w:rPr>
          <w:i/>
          <w:iCs/>
          <w:sz w:val="22"/>
          <w:szCs w:val="22"/>
          <w:highlight w:val="green"/>
          <w:rPrChange w:id="240" w:author="Simone Gioggi" w:date="2021-03-25T10:46:00Z">
            <w:rPr>
              <w:i/>
              <w:iCs/>
              <w:sz w:val="22"/>
              <w:szCs w:val="22"/>
            </w:rPr>
          </w:rPrChange>
        </w:rPr>
        <w:t>_FN.01</w:t>
      </w:r>
      <w:r w:rsidRPr="00792E24">
        <w:rPr>
          <w:i/>
          <w:iCs/>
          <w:sz w:val="22"/>
          <w:szCs w:val="22"/>
          <w:highlight w:val="green"/>
          <w:rPrChange w:id="241" w:author="Simone Gioggi" w:date="2021-03-25T10:46:00Z">
            <w:rPr>
              <w:i/>
              <w:iCs/>
              <w:sz w:val="22"/>
              <w:szCs w:val="22"/>
            </w:rPr>
          </w:rPrChange>
        </w:rPr>
        <w:t xml:space="preserve"> - Inserimento Manuale: Indisponibilità </w:t>
      </w:r>
      <w:r w:rsidR="00F710D0" w:rsidRPr="00792E24">
        <w:rPr>
          <w:i/>
          <w:iCs/>
          <w:sz w:val="22"/>
          <w:szCs w:val="22"/>
          <w:highlight w:val="green"/>
          <w:rPrChange w:id="242" w:author="Simone Gioggi" w:date="2021-03-25T10:46:00Z">
            <w:rPr>
              <w:i/>
              <w:iCs/>
              <w:sz w:val="22"/>
              <w:szCs w:val="22"/>
            </w:rPr>
          </w:rPrChange>
        </w:rPr>
        <w:t>ReGIndE</w:t>
      </w:r>
      <w:r w:rsidRPr="00792E24">
        <w:rPr>
          <w:i/>
          <w:iCs/>
          <w:sz w:val="22"/>
          <w:szCs w:val="22"/>
          <w:highlight w:val="green"/>
          <w:rPrChange w:id="243" w:author="Simone Gioggi" w:date="2021-03-25T10:46:00Z">
            <w:rPr>
              <w:i/>
              <w:iCs/>
              <w:sz w:val="22"/>
              <w:szCs w:val="22"/>
            </w:rPr>
          </w:rPrChange>
        </w:rPr>
        <w:t xml:space="preserve"> o Avvocato Non Presente”</w:t>
      </w:r>
      <w:r w:rsidRPr="00792E24">
        <w:rPr>
          <w:sz w:val="22"/>
          <w:szCs w:val="22"/>
          <w:highlight w:val="green"/>
          <w:rPrChange w:id="244" w:author="Simone Gioggi" w:date="2021-03-25T10:46:00Z">
            <w:rPr>
              <w:sz w:val="22"/>
              <w:szCs w:val="22"/>
            </w:rPr>
          </w:rPrChange>
        </w:rPr>
        <w:t>).</w:t>
      </w:r>
    </w:p>
    <w:p w14:paraId="1E3D56E5" w14:textId="77777777" w:rsidR="00093850" w:rsidRPr="002E19D1" w:rsidRDefault="00093850" w:rsidP="00093850">
      <w:pPr>
        <w:pStyle w:val="Corpotesto"/>
        <w:rPr>
          <w:sz w:val="22"/>
          <w:szCs w:val="22"/>
          <w:highlight w:val="green"/>
          <w:rPrChange w:id="245" w:author="Simone Gioggi" w:date="2021-03-25T10:45:00Z">
            <w:rPr>
              <w:sz w:val="22"/>
              <w:szCs w:val="22"/>
            </w:rPr>
          </w:rPrChange>
        </w:rPr>
      </w:pPr>
    </w:p>
    <w:p w14:paraId="126CAD87" w14:textId="367E19F8" w:rsidR="00D039D2" w:rsidRPr="004F78D4" w:rsidRDefault="00360A01" w:rsidP="00D039D2">
      <w:pPr>
        <w:pStyle w:val="Corpotesto"/>
        <w:rPr>
          <w:sz w:val="22"/>
          <w:szCs w:val="22"/>
        </w:rPr>
      </w:pPr>
      <w:r w:rsidRPr="002E19D1">
        <w:rPr>
          <w:sz w:val="22"/>
          <w:szCs w:val="22"/>
          <w:highlight w:val="green"/>
          <w:rPrChange w:id="246" w:author="Simone Gioggi" w:date="2021-03-25T10:45:00Z">
            <w:rPr>
              <w:sz w:val="22"/>
              <w:szCs w:val="22"/>
            </w:rPr>
          </w:rPrChange>
        </w:rPr>
        <w:t>Di seguito sono riportate, per ciascun sottosistema di SIES, le funzionalità</w:t>
      </w:r>
      <w:r w:rsidR="00D039D2" w:rsidRPr="002E19D1">
        <w:rPr>
          <w:sz w:val="22"/>
          <w:szCs w:val="22"/>
          <w:highlight w:val="green"/>
          <w:rPrChange w:id="247" w:author="Simone Gioggi" w:date="2021-03-25T10:45:00Z">
            <w:rPr>
              <w:sz w:val="22"/>
              <w:szCs w:val="22"/>
            </w:rPr>
          </w:rPrChange>
        </w:rPr>
        <w:t xml:space="preserve"> che saranno oggetto di modifica per l’inserimento </w:t>
      </w:r>
      <w:r w:rsidRPr="002E19D1">
        <w:rPr>
          <w:sz w:val="22"/>
          <w:szCs w:val="22"/>
          <w:highlight w:val="green"/>
          <w:rPrChange w:id="248" w:author="Simone Gioggi" w:date="2021-03-25T10:45:00Z">
            <w:rPr>
              <w:sz w:val="22"/>
              <w:szCs w:val="22"/>
            </w:rPr>
          </w:rPrChange>
        </w:rPr>
        <w:t xml:space="preserve">della </w:t>
      </w:r>
      <w:r w:rsidR="00560D57" w:rsidRPr="002E19D1">
        <w:rPr>
          <w:sz w:val="22"/>
          <w:szCs w:val="22"/>
          <w:highlight w:val="green"/>
          <w:rPrChange w:id="249" w:author="Simone Gioggi" w:date="2021-03-25T10:45:00Z">
            <w:rPr>
              <w:sz w:val="22"/>
              <w:szCs w:val="22"/>
            </w:rPr>
          </w:rPrChange>
        </w:rPr>
        <w:t xml:space="preserve">Ricerca dell’Avvocato su </w:t>
      </w:r>
      <w:r w:rsidR="00F710D0" w:rsidRPr="002E19D1">
        <w:rPr>
          <w:sz w:val="22"/>
          <w:szCs w:val="22"/>
          <w:highlight w:val="green"/>
          <w:rPrChange w:id="250" w:author="Simone Gioggi" w:date="2021-03-25T10:45:00Z">
            <w:rPr>
              <w:sz w:val="22"/>
              <w:szCs w:val="22"/>
            </w:rPr>
          </w:rPrChange>
        </w:rPr>
        <w:t>ReGIndE</w:t>
      </w:r>
      <w:r w:rsidR="00560D57" w:rsidRPr="002E19D1">
        <w:rPr>
          <w:sz w:val="22"/>
          <w:szCs w:val="22"/>
          <w:highlight w:val="green"/>
          <w:rPrChange w:id="251" w:author="Simone Gioggi" w:date="2021-03-25T10:45:00Z">
            <w:rPr>
              <w:sz w:val="22"/>
              <w:szCs w:val="22"/>
            </w:rPr>
          </w:rPrChange>
        </w:rPr>
        <w:t>:</w:t>
      </w:r>
    </w:p>
    <w:p w14:paraId="5964B542" w14:textId="77777777" w:rsidR="00560D57" w:rsidRDefault="00560D57" w:rsidP="00D039D2">
      <w:pPr>
        <w:pStyle w:val="Corpotesto"/>
      </w:pPr>
    </w:p>
    <w:p w14:paraId="6E49D2FB" w14:textId="77777777" w:rsidR="00D039D2" w:rsidRPr="0083180D" w:rsidRDefault="00D039D2" w:rsidP="000B5A44">
      <w:pPr>
        <w:pStyle w:val="Corpotesto"/>
        <w:numPr>
          <w:ilvl w:val="0"/>
          <w:numId w:val="20"/>
        </w:numPr>
        <w:rPr>
          <w:sz w:val="22"/>
          <w:szCs w:val="22"/>
        </w:rPr>
      </w:pPr>
      <w:r w:rsidRPr="0083180D">
        <w:rPr>
          <w:sz w:val="22"/>
          <w:szCs w:val="22"/>
        </w:rPr>
        <w:t>SIEP</w:t>
      </w:r>
    </w:p>
    <w:p w14:paraId="212FD734" w14:textId="77777777" w:rsidR="00D039D2" w:rsidRPr="001D5C5C" w:rsidRDefault="00D039D2" w:rsidP="000B5A44">
      <w:pPr>
        <w:pStyle w:val="Corpotesto"/>
        <w:numPr>
          <w:ilvl w:val="0"/>
          <w:numId w:val="21"/>
        </w:numPr>
        <w:rPr>
          <w:rFonts w:cstheme="minorHAnsi"/>
          <w:sz w:val="22"/>
          <w:szCs w:val="22"/>
          <w:highlight w:val="green"/>
        </w:rPr>
      </w:pPr>
      <w:r w:rsidRPr="001D5C5C">
        <w:rPr>
          <w:rFonts w:cstheme="minorHAnsi"/>
          <w:i/>
          <w:iCs/>
          <w:sz w:val="22"/>
          <w:szCs w:val="22"/>
          <w:highlight w:val="green"/>
        </w:rPr>
        <w:t xml:space="preserve">Assegnazioni </w:t>
      </w:r>
      <w:r w:rsidRPr="001D5C5C">
        <w:rPr>
          <w:rFonts w:cstheme="minorHAnsi"/>
          <w:i/>
          <w:iCs/>
          <w:sz w:val="22"/>
          <w:szCs w:val="22"/>
          <w:highlight w:val="green"/>
        </w:rPr>
        <w:sym w:font="Wingdings" w:char="F0E0"/>
      </w:r>
      <w:r w:rsidRPr="001D5C5C">
        <w:rPr>
          <w:rFonts w:cstheme="minorHAnsi"/>
          <w:i/>
          <w:iCs/>
          <w:sz w:val="22"/>
          <w:szCs w:val="22"/>
          <w:highlight w:val="green"/>
        </w:rPr>
        <w:t xml:space="preserve"> Difensore</w:t>
      </w:r>
      <w:r w:rsidRPr="001D5C5C">
        <w:rPr>
          <w:rFonts w:cstheme="minorHAnsi"/>
          <w:sz w:val="22"/>
          <w:szCs w:val="22"/>
          <w:highlight w:val="green"/>
        </w:rPr>
        <w:t>;</w:t>
      </w:r>
    </w:p>
    <w:p w14:paraId="435FAEA5" w14:textId="279E7D1F" w:rsidR="00D039D2" w:rsidRPr="001D5C5C" w:rsidRDefault="00D039D2" w:rsidP="000B5A44">
      <w:pPr>
        <w:pStyle w:val="Corpotesto"/>
        <w:numPr>
          <w:ilvl w:val="0"/>
          <w:numId w:val="21"/>
        </w:numPr>
        <w:rPr>
          <w:rFonts w:cstheme="minorHAnsi"/>
          <w:sz w:val="22"/>
          <w:szCs w:val="22"/>
          <w:highlight w:val="green"/>
        </w:rPr>
      </w:pPr>
      <w:r w:rsidRPr="001D5C5C">
        <w:rPr>
          <w:rFonts w:cstheme="minorHAnsi"/>
          <w:i/>
          <w:iCs/>
          <w:sz w:val="22"/>
          <w:szCs w:val="22"/>
          <w:highlight w:val="green"/>
        </w:rPr>
        <w:t>Assegnazione Difensore</w:t>
      </w:r>
      <w:r w:rsidRPr="001D5C5C">
        <w:rPr>
          <w:rFonts w:cstheme="minorHAnsi"/>
          <w:sz w:val="22"/>
          <w:szCs w:val="22"/>
          <w:highlight w:val="green"/>
        </w:rPr>
        <w:t xml:space="preserve"> (funzione presente nella </w:t>
      </w:r>
      <w:r w:rsidR="00AB302C" w:rsidRPr="001D5C5C">
        <w:rPr>
          <w:rFonts w:cstheme="minorHAnsi"/>
          <w:sz w:val="22"/>
          <w:szCs w:val="22"/>
          <w:highlight w:val="green"/>
        </w:rPr>
        <w:t>Form</w:t>
      </w:r>
      <w:r w:rsidRPr="001D5C5C">
        <w:rPr>
          <w:rFonts w:cstheme="minorHAnsi"/>
          <w:sz w:val="22"/>
          <w:szCs w:val="22"/>
          <w:highlight w:val="green"/>
        </w:rPr>
        <w:t xml:space="preserve"> Dettaglio Procedimento SIEP);</w:t>
      </w:r>
    </w:p>
    <w:p w14:paraId="48BBD817" w14:textId="67641D1E" w:rsidR="00D039D2" w:rsidRPr="00592F60" w:rsidRDefault="00D039D2" w:rsidP="000B5A44">
      <w:pPr>
        <w:pStyle w:val="Corpotesto"/>
        <w:numPr>
          <w:ilvl w:val="0"/>
          <w:numId w:val="21"/>
        </w:numPr>
        <w:rPr>
          <w:rFonts w:cstheme="minorHAnsi"/>
          <w:sz w:val="22"/>
          <w:szCs w:val="22"/>
          <w:highlight w:val="green"/>
        </w:rPr>
      </w:pPr>
      <w:r w:rsidRPr="00592F60">
        <w:rPr>
          <w:rFonts w:cstheme="minorHAnsi"/>
          <w:i/>
          <w:iCs/>
          <w:sz w:val="22"/>
          <w:szCs w:val="22"/>
          <w:highlight w:val="green"/>
        </w:rPr>
        <w:t xml:space="preserve">Elenco Difensori </w:t>
      </w:r>
      <w:r w:rsidRPr="00592F60">
        <w:rPr>
          <w:rFonts w:cstheme="minorHAnsi"/>
          <w:i/>
          <w:iCs/>
          <w:sz w:val="22"/>
          <w:szCs w:val="22"/>
          <w:highlight w:val="green"/>
        </w:rPr>
        <w:sym w:font="Wingdings" w:char="F0E0"/>
      </w:r>
      <w:r w:rsidRPr="00592F60">
        <w:rPr>
          <w:rFonts w:cstheme="minorHAnsi"/>
          <w:i/>
          <w:iCs/>
          <w:sz w:val="22"/>
          <w:szCs w:val="22"/>
          <w:highlight w:val="green"/>
        </w:rPr>
        <w:t xml:space="preserve"> Sostituzione</w:t>
      </w:r>
      <w:r w:rsidRPr="00592F60">
        <w:rPr>
          <w:rFonts w:cstheme="minorHAnsi"/>
          <w:sz w:val="22"/>
          <w:szCs w:val="22"/>
          <w:highlight w:val="green"/>
        </w:rPr>
        <w:t xml:space="preserve"> (funzione presente nella </w:t>
      </w:r>
      <w:r w:rsidR="00AB302C" w:rsidRPr="00592F60">
        <w:rPr>
          <w:rFonts w:cstheme="minorHAnsi"/>
          <w:sz w:val="22"/>
          <w:szCs w:val="22"/>
          <w:highlight w:val="green"/>
        </w:rPr>
        <w:t>Form</w:t>
      </w:r>
      <w:r w:rsidRPr="00592F60">
        <w:rPr>
          <w:rFonts w:cstheme="minorHAnsi"/>
          <w:sz w:val="22"/>
          <w:szCs w:val="22"/>
          <w:highlight w:val="green"/>
        </w:rPr>
        <w:t xml:space="preserve"> Dettaglio Procedimento SIEP);</w:t>
      </w:r>
    </w:p>
    <w:p w14:paraId="039AC475" w14:textId="77777777" w:rsidR="00022CFC" w:rsidRPr="00022CFC" w:rsidRDefault="001272E6" w:rsidP="00022CFC">
      <w:pPr>
        <w:pStyle w:val="Corpotesto"/>
        <w:numPr>
          <w:ilvl w:val="0"/>
          <w:numId w:val="21"/>
        </w:numPr>
        <w:rPr>
          <w:rFonts w:cstheme="minorHAnsi"/>
          <w:sz w:val="22"/>
          <w:szCs w:val="22"/>
        </w:rPr>
      </w:pPr>
      <w:r>
        <w:rPr>
          <w:rFonts w:cstheme="minorHAnsi"/>
          <w:i/>
          <w:iCs/>
          <w:sz w:val="22"/>
          <w:szCs w:val="22"/>
        </w:rPr>
        <w:t xml:space="preserve">Nuova Istanza </w:t>
      </w:r>
      <w:r w:rsidRPr="001272E6">
        <w:rPr>
          <w:rFonts w:cstheme="minorHAnsi"/>
          <w:i/>
          <w:iCs/>
          <w:sz w:val="22"/>
          <w:szCs w:val="22"/>
        </w:rPr>
        <w:sym w:font="Wingdings" w:char="F0E0"/>
      </w:r>
      <w:r>
        <w:rPr>
          <w:rFonts w:cstheme="minorHAnsi"/>
          <w:i/>
          <w:iCs/>
          <w:sz w:val="22"/>
          <w:szCs w:val="22"/>
        </w:rPr>
        <w:t xml:space="preserve"> Iscrizione da Soggetto, Iscrizione da Titolo Esecutivo, Iscrizione da Procedimento </w:t>
      </w:r>
    </w:p>
    <w:p w14:paraId="3F21A37B" w14:textId="52FC1887" w:rsidR="001272E6" w:rsidRPr="0083180D" w:rsidRDefault="001272E6" w:rsidP="00022CFC">
      <w:pPr>
        <w:pStyle w:val="Corpotesto"/>
        <w:ind w:left="2138"/>
        <w:rPr>
          <w:rFonts w:cstheme="minorHAnsi"/>
          <w:sz w:val="22"/>
          <w:szCs w:val="22"/>
        </w:rPr>
      </w:pPr>
      <w:r>
        <w:rPr>
          <w:rFonts w:cstheme="minorHAnsi"/>
          <w:i/>
          <w:iCs/>
          <w:sz w:val="22"/>
          <w:szCs w:val="22"/>
        </w:rPr>
        <w:t>SIEP</w:t>
      </w:r>
      <w:r w:rsidR="0038394F">
        <w:rPr>
          <w:rFonts w:cstheme="minorHAnsi"/>
          <w:i/>
          <w:iCs/>
          <w:sz w:val="22"/>
          <w:szCs w:val="22"/>
        </w:rPr>
        <w:t>;</w:t>
      </w:r>
    </w:p>
    <w:p w14:paraId="695DD6A0" w14:textId="77777777" w:rsidR="00D039D2" w:rsidRPr="0083180D" w:rsidRDefault="00D039D2" w:rsidP="000B5A44">
      <w:pPr>
        <w:pStyle w:val="Corpotesto"/>
        <w:numPr>
          <w:ilvl w:val="0"/>
          <w:numId w:val="20"/>
        </w:numPr>
        <w:rPr>
          <w:sz w:val="22"/>
          <w:szCs w:val="22"/>
        </w:rPr>
      </w:pPr>
      <w:r w:rsidRPr="0083180D">
        <w:rPr>
          <w:sz w:val="22"/>
          <w:szCs w:val="22"/>
        </w:rPr>
        <w:t>SIUS</w:t>
      </w:r>
    </w:p>
    <w:p w14:paraId="4FFFA405" w14:textId="42C56511" w:rsidR="00D039D2" w:rsidRPr="0083180D" w:rsidRDefault="00D039D2" w:rsidP="000B5A44">
      <w:pPr>
        <w:pStyle w:val="Corpotesto"/>
        <w:numPr>
          <w:ilvl w:val="0"/>
          <w:numId w:val="21"/>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1D44433D" w14:textId="3BEF4AC8" w:rsidR="00D039D2" w:rsidRPr="0083180D" w:rsidRDefault="00D039D2" w:rsidP="000B5A44">
      <w:pPr>
        <w:pStyle w:val="Corpotesto"/>
        <w:numPr>
          <w:ilvl w:val="0"/>
          <w:numId w:val="21"/>
        </w:numPr>
        <w:rPr>
          <w:rFonts w:cstheme="minorHAnsi"/>
          <w:i/>
          <w:iCs/>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5ED43275" w14:textId="42888761" w:rsidR="00D039D2" w:rsidRPr="0083180D" w:rsidRDefault="00D039D2" w:rsidP="000B5A44">
      <w:pPr>
        <w:pStyle w:val="Corpotesto"/>
        <w:numPr>
          <w:ilvl w:val="0"/>
          <w:numId w:val="21"/>
        </w:numPr>
        <w:rPr>
          <w:rFonts w:cstheme="minorHAnsi"/>
          <w:i/>
          <w:iCs/>
          <w:sz w:val="22"/>
          <w:szCs w:val="22"/>
        </w:rPr>
      </w:pPr>
      <w:r w:rsidRPr="0083180D">
        <w:rPr>
          <w:rFonts w:cstheme="minorHAnsi"/>
          <w:i/>
          <w:iCs/>
          <w:sz w:val="22"/>
          <w:szCs w:val="22"/>
        </w:rPr>
        <w:t xml:space="preserve">Udienza </w:t>
      </w:r>
      <w:r w:rsidRPr="0083180D">
        <w:rPr>
          <w:rFonts w:cstheme="minorHAnsi"/>
          <w:i/>
          <w:iCs/>
          <w:sz w:val="22"/>
          <w:szCs w:val="22"/>
        </w:rPr>
        <w:sym w:font="Wingdings" w:char="F0E0"/>
      </w:r>
      <w:r w:rsidRPr="0083180D">
        <w:rPr>
          <w:rFonts w:cstheme="minorHAnsi"/>
          <w:i/>
          <w:iCs/>
          <w:sz w:val="22"/>
          <w:szCs w:val="22"/>
        </w:rPr>
        <w:t xml:space="preserve"> Fissazione Udienza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0DA08E4B" w14:textId="4635CB13" w:rsidR="00D039D2" w:rsidRPr="0083180D" w:rsidRDefault="00D039D2" w:rsidP="000B5A44">
      <w:pPr>
        <w:pStyle w:val="Corpotesto"/>
        <w:numPr>
          <w:ilvl w:val="0"/>
          <w:numId w:val="21"/>
        </w:numPr>
        <w:rPr>
          <w:rFonts w:cstheme="minorHAnsi"/>
          <w:i/>
          <w:iCs/>
          <w:sz w:val="22"/>
          <w:szCs w:val="22"/>
        </w:rPr>
      </w:pPr>
      <w:r w:rsidRPr="0083180D">
        <w:rPr>
          <w:rFonts w:cstheme="minorHAnsi"/>
          <w:i/>
          <w:iCs/>
          <w:sz w:val="22"/>
          <w:szCs w:val="22"/>
        </w:rPr>
        <w:t xml:space="preserve">Ordinanze </w:t>
      </w:r>
      <w:r w:rsidRPr="0083180D">
        <w:rPr>
          <w:rFonts w:cstheme="minorHAnsi"/>
          <w:i/>
          <w:iCs/>
          <w:sz w:val="22"/>
          <w:szCs w:val="22"/>
        </w:rPr>
        <w:sym w:font="Wingdings" w:char="F0E0"/>
      </w:r>
      <w:r w:rsidRPr="0083180D">
        <w:rPr>
          <w:rFonts w:cstheme="minorHAnsi"/>
          <w:i/>
          <w:iCs/>
          <w:sz w:val="22"/>
          <w:szCs w:val="22"/>
        </w:rPr>
        <w:t xml:space="preserve"> Emissione Ordinanza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637F9A47" w14:textId="12D6FB81" w:rsidR="00D039D2" w:rsidRPr="0083180D" w:rsidRDefault="00D039D2" w:rsidP="000B5A44">
      <w:pPr>
        <w:pStyle w:val="Corpotesto"/>
        <w:numPr>
          <w:ilvl w:val="0"/>
          <w:numId w:val="21"/>
        </w:numPr>
        <w:rPr>
          <w:rFonts w:cstheme="minorHAnsi"/>
          <w:i/>
          <w:iCs/>
          <w:sz w:val="22"/>
          <w:szCs w:val="22"/>
        </w:rPr>
      </w:pPr>
      <w:r w:rsidRPr="0083180D">
        <w:rPr>
          <w:rFonts w:cstheme="minorHAnsi"/>
          <w:i/>
          <w:iCs/>
          <w:sz w:val="22"/>
          <w:szCs w:val="22"/>
        </w:rPr>
        <w:t xml:space="preserve">Decreti </w:t>
      </w:r>
      <w:r w:rsidRPr="0083180D">
        <w:rPr>
          <w:rFonts w:cstheme="minorHAnsi"/>
          <w:i/>
          <w:iCs/>
          <w:sz w:val="22"/>
          <w:szCs w:val="22"/>
        </w:rPr>
        <w:sym w:font="Wingdings" w:char="F0E0"/>
      </w:r>
      <w:r w:rsidRPr="0083180D">
        <w:rPr>
          <w:rFonts w:cstheme="minorHAnsi"/>
          <w:i/>
          <w:iCs/>
          <w:sz w:val="22"/>
          <w:szCs w:val="22"/>
        </w:rPr>
        <w:t xml:space="preserve"> Emissione Decreti</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r w:rsidRPr="0083180D">
        <w:rPr>
          <w:rFonts w:cstheme="minorHAnsi"/>
          <w:i/>
          <w:iCs/>
          <w:sz w:val="22"/>
          <w:szCs w:val="22"/>
        </w:rPr>
        <w:t>;</w:t>
      </w:r>
    </w:p>
    <w:p w14:paraId="314E7720" w14:textId="77777777" w:rsidR="00D039D2" w:rsidRPr="0083180D" w:rsidRDefault="00D039D2" w:rsidP="000B5A44">
      <w:pPr>
        <w:pStyle w:val="Corpotesto"/>
        <w:numPr>
          <w:ilvl w:val="0"/>
          <w:numId w:val="20"/>
        </w:numPr>
        <w:rPr>
          <w:sz w:val="22"/>
          <w:szCs w:val="22"/>
        </w:rPr>
      </w:pPr>
      <w:r w:rsidRPr="0083180D">
        <w:rPr>
          <w:sz w:val="22"/>
          <w:szCs w:val="22"/>
        </w:rPr>
        <w:t>SIGE</w:t>
      </w:r>
    </w:p>
    <w:p w14:paraId="2A3CDE98" w14:textId="014E3085" w:rsidR="00D039D2" w:rsidRPr="0083180D" w:rsidRDefault="00D039D2" w:rsidP="000B5A44">
      <w:pPr>
        <w:pStyle w:val="Corpotesto"/>
        <w:numPr>
          <w:ilvl w:val="0"/>
          <w:numId w:val="21"/>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SIGE);</w:t>
      </w:r>
    </w:p>
    <w:p w14:paraId="7C342A22" w14:textId="77777777" w:rsidR="00D039D2" w:rsidRPr="0083180D" w:rsidRDefault="008B5F47" w:rsidP="000B5A44">
      <w:pPr>
        <w:pStyle w:val="Corpotesto"/>
        <w:numPr>
          <w:ilvl w:val="0"/>
          <w:numId w:val="21"/>
        </w:numPr>
        <w:rPr>
          <w:rFonts w:cstheme="minorHAnsi"/>
          <w:i/>
          <w:iCs/>
          <w:sz w:val="22"/>
          <w:szCs w:val="22"/>
        </w:rPr>
      </w:pPr>
      <w:hyperlink r:id="rId24" w:history="1">
        <w:r w:rsidR="00D039D2" w:rsidRPr="0083180D">
          <w:rPr>
            <w:rFonts w:cstheme="minorHAnsi"/>
            <w:i/>
            <w:iCs/>
            <w:sz w:val="22"/>
            <w:szCs w:val="22"/>
          </w:rPr>
          <w:t>Ordinanze/Deposito/Notifiche</w:t>
        </w:r>
      </w:hyperlink>
      <w:r w:rsidR="00D039D2" w:rsidRPr="0083180D">
        <w:rPr>
          <w:rFonts w:cstheme="minorHAnsi"/>
          <w:sz w:val="22"/>
          <w:szCs w:val="22"/>
        </w:rPr>
        <w:t xml:space="preserve"> (per tutte le voci dei sottomenu);</w:t>
      </w:r>
    </w:p>
    <w:p w14:paraId="78414E0A" w14:textId="77777777" w:rsidR="00D039D2" w:rsidRPr="0083180D" w:rsidRDefault="008B5F47" w:rsidP="000B5A44">
      <w:pPr>
        <w:pStyle w:val="Corpotesto"/>
        <w:numPr>
          <w:ilvl w:val="0"/>
          <w:numId w:val="21"/>
        </w:numPr>
        <w:rPr>
          <w:rFonts w:cstheme="minorHAnsi"/>
          <w:i/>
          <w:iCs/>
          <w:sz w:val="22"/>
          <w:szCs w:val="22"/>
        </w:rPr>
      </w:pPr>
      <w:hyperlink r:id="rId25" w:history="1">
        <w:r w:rsidR="00D039D2" w:rsidRPr="0083180D">
          <w:rPr>
            <w:rFonts w:cstheme="minorHAnsi"/>
            <w:i/>
            <w:iCs/>
            <w:sz w:val="22"/>
            <w:szCs w:val="22"/>
          </w:rPr>
          <w:t>Nomina Periti/Citazioni Testi</w:t>
        </w:r>
      </w:hyperlink>
      <w:r w:rsidR="00D039D2" w:rsidRPr="0083180D">
        <w:rPr>
          <w:rFonts w:cstheme="minorHAnsi"/>
          <w:sz w:val="22"/>
          <w:szCs w:val="22"/>
        </w:rPr>
        <w:t xml:space="preserve"> (per tutte le voci dei sottomenu);</w:t>
      </w:r>
    </w:p>
    <w:p w14:paraId="7C5BC0DA" w14:textId="77777777" w:rsidR="00D039D2" w:rsidRPr="0083180D" w:rsidRDefault="008B5F47" w:rsidP="000B5A44">
      <w:pPr>
        <w:pStyle w:val="Corpotesto"/>
        <w:numPr>
          <w:ilvl w:val="0"/>
          <w:numId w:val="21"/>
        </w:numPr>
        <w:rPr>
          <w:rFonts w:cstheme="minorHAnsi"/>
          <w:i/>
          <w:iCs/>
          <w:sz w:val="22"/>
          <w:szCs w:val="22"/>
        </w:rPr>
      </w:pPr>
      <w:hyperlink r:id="rId26" w:history="1">
        <w:r w:rsidR="00D039D2" w:rsidRPr="0083180D">
          <w:rPr>
            <w:rFonts w:cstheme="minorHAnsi"/>
            <w:i/>
            <w:iCs/>
            <w:sz w:val="22"/>
            <w:szCs w:val="22"/>
          </w:rPr>
          <w:t>Udienze/Fissazione/Rinvio/Ruolo</w:t>
        </w:r>
      </w:hyperlink>
      <w:r w:rsidR="00D039D2" w:rsidRPr="0083180D">
        <w:rPr>
          <w:rFonts w:cstheme="minorHAnsi"/>
          <w:sz w:val="22"/>
          <w:szCs w:val="22"/>
        </w:rPr>
        <w:t xml:space="preserve"> (per tutte le voci dei sottomenu);</w:t>
      </w:r>
    </w:p>
    <w:p w14:paraId="670268B3" w14:textId="77777777" w:rsidR="00D039D2" w:rsidRPr="0083180D" w:rsidRDefault="008B5F47" w:rsidP="000B5A44">
      <w:pPr>
        <w:pStyle w:val="Corpotesto"/>
        <w:numPr>
          <w:ilvl w:val="0"/>
          <w:numId w:val="21"/>
        </w:numPr>
        <w:rPr>
          <w:rFonts w:cstheme="minorHAnsi"/>
          <w:sz w:val="22"/>
          <w:szCs w:val="22"/>
        </w:rPr>
      </w:pPr>
      <w:hyperlink r:id="rId27" w:history="1">
        <w:r w:rsidR="00D039D2" w:rsidRPr="0083180D">
          <w:rPr>
            <w:rFonts w:cstheme="minorHAnsi"/>
            <w:i/>
            <w:iCs/>
            <w:sz w:val="22"/>
            <w:szCs w:val="22"/>
          </w:rPr>
          <w:t>Decreti/Deposito/Notifiche</w:t>
        </w:r>
      </w:hyperlink>
      <w:r w:rsidR="00D039D2" w:rsidRPr="0083180D">
        <w:rPr>
          <w:rFonts w:cstheme="minorHAnsi"/>
          <w:sz w:val="22"/>
          <w:szCs w:val="22"/>
        </w:rPr>
        <w:t xml:space="preserve"> (per tutte le voci dei sottomenu).</w:t>
      </w:r>
    </w:p>
    <w:p w14:paraId="62777E75" w14:textId="77777777" w:rsidR="00D039D2" w:rsidRPr="0083180D" w:rsidRDefault="00D039D2" w:rsidP="00D039D2">
      <w:pPr>
        <w:pStyle w:val="Corpotesto"/>
        <w:rPr>
          <w:sz w:val="22"/>
          <w:szCs w:val="22"/>
        </w:rPr>
      </w:pPr>
    </w:p>
    <w:p w14:paraId="3BBFE450" w14:textId="77777777" w:rsidR="00711BDE"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2" w:name="_Toc77839106"/>
      <w:r w:rsidRPr="0083180D">
        <w:rPr>
          <w:color w:val="365F91" w:themeColor="accent1" w:themeShade="BF"/>
          <w:sz w:val="22"/>
          <w:szCs w:val="22"/>
        </w:rPr>
        <w:lastRenderedPageBreak/>
        <w:t>Moduli sw</w:t>
      </w:r>
      <w:bookmarkEnd w:id="252"/>
      <w:r w:rsidRPr="0083180D">
        <w:rPr>
          <w:color w:val="365F91" w:themeColor="accent1" w:themeShade="BF"/>
          <w:sz w:val="22"/>
          <w:szCs w:val="22"/>
        </w:rPr>
        <w:t xml:space="preserve"> </w:t>
      </w:r>
    </w:p>
    <w:p w14:paraId="2074375E" w14:textId="4CB9CD8A" w:rsidR="003D3D3F" w:rsidRDefault="000657D4" w:rsidP="003D3D3F">
      <w:pPr>
        <w:rPr>
          <w:sz w:val="22"/>
          <w:szCs w:val="22"/>
        </w:rPr>
      </w:pPr>
      <w:r w:rsidRPr="00BF61A3">
        <w:rPr>
          <w:sz w:val="22"/>
          <w:szCs w:val="22"/>
        </w:rPr>
        <w:t xml:space="preserve">Di seguito l’elenco delle jsp da </w:t>
      </w:r>
      <w:r w:rsidR="00BF61A3" w:rsidRPr="00BF61A3">
        <w:rPr>
          <w:sz w:val="22"/>
          <w:szCs w:val="22"/>
        </w:rPr>
        <w:t>modificare</w:t>
      </w:r>
      <w:r w:rsidR="00BF61A3">
        <w:rPr>
          <w:sz w:val="22"/>
          <w:szCs w:val="22"/>
        </w:rPr>
        <w:t>, suddivise per sottosistema</w:t>
      </w:r>
      <w:r w:rsidR="00BF61A3" w:rsidRPr="00BF61A3">
        <w:rPr>
          <w:sz w:val="22"/>
          <w:szCs w:val="22"/>
        </w:rPr>
        <w:t>:</w:t>
      </w:r>
      <w:r w:rsidRPr="00BF61A3">
        <w:rPr>
          <w:sz w:val="22"/>
          <w:szCs w:val="22"/>
        </w:rPr>
        <w:t xml:space="preserve"> </w:t>
      </w:r>
    </w:p>
    <w:p w14:paraId="3CD6AF0D" w14:textId="77777777" w:rsidR="00BF61A3" w:rsidRPr="00BF61A3" w:rsidRDefault="00BF61A3" w:rsidP="003D3D3F">
      <w:pPr>
        <w:rPr>
          <w:sz w:val="22"/>
          <w:szCs w:val="22"/>
        </w:rPr>
      </w:pPr>
    </w:p>
    <w:p w14:paraId="3E7620F6" w14:textId="77777777" w:rsidR="003D3D3F" w:rsidRPr="001D7357" w:rsidRDefault="003D3D3F" w:rsidP="003D3D3F">
      <w:pPr>
        <w:ind w:left="1410" w:hanging="705"/>
        <w:rPr>
          <w:rFonts w:cstheme="minorHAnsi"/>
          <w:b/>
          <w:sz w:val="20"/>
        </w:rPr>
      </w:pPr>
      <w:r w:rsidRPr="001D7357">
        <w:rPr>
          <w:rFonts w:cstheme="minorHAnsi"/>
          <w:b/>
          <w:sz w:val="20"/>
        </w:rPr>
        <w:t>siep</w:t>
      </w:r>
    </w:p>
    <w:p w14:paraId="54DB557B" w14:textId="2A283F18" w:rsidR="003D3D3F" w:rsidRPr="001D7357" w:rsidRDefault="003D3D3F" w:rsidP="003D3D3F">
      <w:pPr>
        <w:ind w:left="1410" w:hanging="705"/>
        <w:rPr>
          <w:rFonts w:cstheme="minorHAnsi"/>
          <w:sz w:val="20"/>
        </w:rPr>
      </w:pPr>
      <w:r w:rsidRPr="001D7357">
        <w:rPr>
          <w:rFonts w:cstheme="minorHAnsi"/>
          <w:sz w:val="20"/>
        </w:rPr>
        <w:tab/>
      </w:r>
      <w:r>
        <w:rPr>
          <w:rFonts w:cstheme="minorHAnsi"/>
          <w:sz w:val="20"/>
        </w:rPr>
        <w:t>avvocato</w:t>
      </w:r>
    </w:p>
    <w:p w14:paraId="2BCB88FB"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6A59AC">
        <w:rPr>
          <w:rFonts w:cstheme="minorHAnsi"/>
          <w:sz w:val="20"/>
          <w:highlight w:val="green"/>
        </w:rPr>
        <w:t>DettaglioAvvocato.jsp</w:t>
      </w:r>
      <w:proofErr w:type="spellEnd"/>
    </w:p>
    <w:p w14:paraId="019EB2AE" w14:textId="77777777" w:rsidR="003D3D3F" w:rsidRDefault="003D3D3F" w:rsidP="003D3D3F">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proofErr w:type="spellStart"/>
      <w:r w:rsidRPr="002B3C95">
        <w:rPr>
          <w:rFonts w:cstheme="minorHAnsi"/>
          <w:sz w:val="20"/>
          <w:highlight w:val="green"/>
        </w:rPr>
        <w:t>DettaglioAvvocatoAvvocatoFascicoloSiep.jsp</w:t>
      </w:r>
      <w:proofErr w:type="spellEnd"/>
    </w:p>
    <w:p w14:paraId="44A6CF40" w14:textId="26F6BB32" w:rsidR="00EA6721" w:rsidRDefault="00EA6721" w:rsidP="00EA6721">
      <w:pPr>
        <w:ind w:left="1410" w:hanging="705"/>
        <w:rPr>
          <w:rFonts w:cstheme="minorHAnsi"/>
          <w:sz w:val="20"/>
        </w:rPr>
      </w:pPr>
      <w:r>
        <w:rPr>
          <w:rFonts w:cstheme="minorHAnsi"/>
          <w:sz w:val="20"/>
        </w:rPr>
        <w:tab/>
      </w:r>
      <w:r w:rsidR="00111C85">
        <w:rPr>
          <w:rFonts w:cstheme="minorHAnsi"/>
          <w:sz w:val="20"/>
        </w:rPr>
        <w:tab/>
      </w:r>
      <w:r w:rsidR="00111C85">
        <w:rPr>
          <w:rFonts w:cstheme="minorHAnsi"/>
          <w:sz w:val="20"/>
        </w:rPr>
        <w:tab/>
      </w:r>
      <w:proofErr w:type="spellStart"/>
      <w:r w:rsidR="00111C85" w:rsidRPr="002B3C95">
        <w:rPr>
          <w:rFonts w:cstheme="minorHAnsi"/>
          <w:sz w:val="20"/>
          <w:highlight w:val="green"/>
        </w:rPr>
        <w:t>DettaglioAvvocatoSentenza.jsp</w:t>
      </w:r>
      <w:proofErr w:type="spellEnd"/>
    </w:p>
    <w:p w14:paraId="6B6B231F" w14:textId="3C542DD8" w:rsidR="003D3D3F" w:rsidRPr="001D7357" w:rsidRDefault="003D3D3F" w:rsidP="003D3D3F">
      <w:pPr>
        <w:ind w:left="1410" w:hanging="705"/>
        <w:rPr>
          <w:rFonts w:cstheme="minorHAnsi"/>
          <w:sz w:val="20"/>
        </w:rPr>
      </w:pPr>
      <w:r>
        <w:rPr>
          <w:rFonts w:cstheme="minorHAnsi"/>
          <w:sz w:val="20"/>
        </w:rPr>
        <w:tab/>
      </w:r>
      <w:r>
        <w:rPr>
          <w:rFonts w:cstheme="minorHAnsi"/>
          <w:sz w:val="20"/>
        </w:rPr>
        <w:tab/>
      </w:r>
      <w:r>
        <w:rPr>
          <w:rFonts w:cstheme="minorHAnsi"/>
          <w:sz w:val="20"/>
        </w:rPr>
        <w:tab/>
      </w:r>
      <w:proofErr w:type="spellStart"/>
      <w:r w:rsidRPr="00592F60">
        <w:rPr>
          <w:rFonts w:cstheme="minorHAnsi"/>
          <w:sz w:val="20"/>
          <w:highlight w:val="green"/>
        </w:rPr>
        <w:t>InserimentoAssegnazioneDifensore.jsp</w:t>
      </w:r>
      <w:proofErr w:type="spellEnd"/>
    </w:p>
    <w:p w14:paraId="082F3A3A" w14:textId="174282D9"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48618C">
        <w:rPr>
          <w:rFonts w:cstheme="minorHAnsi"/>
          <w:sz w:val="20"/>
          <w:highlight w:val="green"/>
        </w:rPr>
        <w:t>LoadInserisciAvvocato.jsp</w:t>
      </w:r>
      <w:proofErr w:type="spellEnd"/>
    </w:p>
    <w:p w14:paraId="16D96E28" w14:textId="5FC3522A"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592F60">
        <w:rPr>
          <w:rFonts w:cstheme="minorHAnsi"/>
          <w:sz w:val="20"/>
          <w:highlight w:val="green"/>
        </w:rPr>
        <w:t>SostituzioneDifensore.jsp</w:t>
      </w:r>
      <w:proofErr w:type="spellEnd"/>
      <w:r>
        <w:rPr>
          <w:rFonts w:cstheme="minorHAnsi"/>
          <w:sz w:val="20"/>
        </w:rPr>
        <w:tab/>
      </w:r>
    </w:p>
    <w:p w14:paraId="079CFD17"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3D3D3F">
        <w:rPr>
          <w:rFonts w:cstheme="minorHAnsi"/>
          <w:sz w:val="20"/>
        </w:rPr>
        <w:t>FiltraListaAvvocatiPopup.jsp</w:t>
      </w:r>
      <w:proofErr w:type="spellEnd"/>
    </w:p>
    <w:p w14:paraId="257CC3F4" w14:textId="6CDBD950"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3D3D3F">
        <w:rPr>
          <w:rFonts w:cstheme="minorHAnsi"/>
          <w:sz w:val="20"/>
        </w:rPr>
        <w:t>ListaAvvocatoPopup.jsp</w:t>
      </w:r>
      <w:proofErr w:type="spellEnd"/>
    </w:p>
    <w:p w14:paraId="1096BCFB" w14:textId="77777777" w:rsidR="00D16A05" w:rsidRDefault="00D16A05" w:rsidP="003D3D3F">
      <w:pPr>
        <w:ind w:left="1410" w:hanging="705"/>
        <w:rPr>
          <w:rFonts w:cstheme="minorHAnsi"/>
          <w:sz w:val="20"/>
        </w:rPr>
      </w:pPr>
    </w:p>
    <w:p w14:paraId="01DCA92D" w14:textId="6BF3BBC1" w:rsidR="00D16A05" w:rsidRDefault="00D16A05" w:rsidP="003D3D3F">
      <w:pPr>
        <w:ind w:left="1410" w:hanging="705"/>
        <w:rPr>
          <w:rFonts w:cstheme="minorHAnsi"/>
          <w:sz w:val="20"/>
        </w:rPr>
      </w:pPr>
      <w:r>
        <w:rPr>
          <w:rFonts w:cstheme="minorHAnsi"/>
          <w:sz w:val="20"/>
        </w:rPr>
        <w:tab/>
        <w:t>fascicolo</w:t>
      </w:r>
    </w:p>
    <w:p w14:paraId="4ABA664F" w14:textId="1C700A84" w:rsidR="00D16A05" w:rsidRDefault="00D16A05" w:rsidP="003D3D3F">
      <w:pPr>
        <w:ind w:left="1410" w:hanging="705"/>
        <w:rPr>
          <w:rFonts w:cstheme="minorHAnsi"/>
          <w:sz w:val="20"/>
        </w:rPr>
      </w:pPr>
      <w:r>
        <w:rPr>
          <w:rFonts w:cstheme="minorHAnsi"/>
          <w:sz w:val="20"/>
        </w:rPr>
        <w:tab/>
      </w:r>
      <w:r>
        <w:rPr>
          <w:rFonts w:cstheme="minorHAnsi"/>
          <w:sz w:val="20"/>
        </w:rPr>
        <w:tab/>
      </w:r>
      <w:r>
        <w:rPr>
          <w:rFonts w:cstheme="minorHAnsi"/>
          <w:sz w:val="20"/>
        </w:rPr>
        <w:tab/>
      </w:r>
      <w:proofErr w:type="spellStart"/>
      <w:r w:rsidRPr="00D16A05">
        <w:rPr>
          <w:rFonts w:cstheme="minorHAnsi"/>
          <w:sz w:val="20"/>
        </w:rPr>
        <w:t>DettaglioFascicoloSiep.jsp</w:t>
      </w:r>
      <w:proofErr w:type="spellEnd"/>
    </w:p>
    <w:p w14:paraId="4D4AA155" w14:textId="77777777" w:rsidR="00D16A05" w:rsidRDefault="00D16A05" w:rsidP="003D3D3F">
      <w:pPr>
        <w:ind w:left="1410" w:hanging="705"/>
        <w:rPr>
          <w:rFonts w:cstheme="minorHAnsi"/>
          <w:sz w:val="20"/>
        </w:rPr>
      </w:pPr>
    </w:p>
    <w:p w14:paraId="272522A5" w14:textId="40218429" w:rsidR="00D16A05" w:rsidRPr="001D7357" w:rsidRDefault="00D16A05" w:rsidP="00D16A05">
      <w:pPr>
        <w:ind w:left="1410" w:hanging="705"/>
        <w:rPr>
          <w:rFonts w:cstheme="minorHAnsi"/>
          <w:b/>
          <w:sz w:val="20"/>
        </w:rPr>
      </w:pPr>
      <w:r w:rsidRPr="001D7357">
        <w:rPr>
          <w:rFonts w:cstheme="minorHAnsi"/>
          <w:b/>
          <w:sz w:val="20"/>
        </w:rPr>
        <w:t>si</w:t>
      </w:r>
      <w:r>
        <w:rPr>
          <w:rFonts w:cstheme="minorHAnsi"/>
          <w:b/>
          <w:sz w:val="20"/>
        </w:rPr>
        <w:t>ge</w:t>
      </w:r>
    </w:p>
    <w:p w14:paraId="56AEE3E4" w14:textId="77777777" w:rsidR="00D16A05" w:rsidRPr="001D7357" w:rsidRDefault="00D16A05" w:rsidP="00D16A05">
      <w:pPr>
        <w:ind w:left="1410" w:hanging="705"/>
        <w:rPr>
          <w:rFonts w:cstheme="minorHAnsi"/>
          <w:sz w:val="20"/>
        </w:rPr>
      </w:pPr>
      <w:r w:rsidRPr="001D7357">
        <w:rPr>
          <w:rFonts w:cstheme="minorHAnsi"/>
          <w:sz w:val="20"/>
        </w:rPr>
        <w:tab/>
      </w:r>
      <w:r>
        <w:rPr>
          <w:rFonts w:cstheme="minorHAnsi"/>
          <w:sz w:val="20"/>
        </w:rPr>
        <w:t>avvocato</w:t>
      </w:r>
    </w:p>
    <w:p w14:paraId="0E697467" w14:textId="5CFC14BE" w:rsidR="00D16A05"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D16A05">
        <w:rPr>
          <w:rFonts w:cstheme="minorHAnsi"/>
          <w:sz w:val="20"/>
        </w:rPr>
        <w:t>DettaglioAvvocatoFascicoloSige.jsp</w:t>
      </w:r>
      <w:proofErr w:type="spellEnd"/>
      <w:r>
        <w:rPr>
          <w:rFonts w:cstheme="minorHAnsi"/>
          <w:sz w:val="20"/>
        </w:rPr>
        <w:tab/>
      </w:r>
    </w:p>
    <w:p w14:paraId="7EA34D56" w14:textId="7029880C" w:rsidR="00D16A05" w:rsidRDefault="00D16A05" w:rsidP="00D16A05">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proofErr w:type="spellStart"/>
      <w:r w:rsidRPr="00D16A05">
        <w:rPr>
          <w:rFonts w:cstheme="minorHAnsi"/>
          <w:sz w:val="20"/>
        </w:rPr>
        <w:t>DettaglioAvvocatoSentenza.jsp</w:t>
      </w:r>
      <w:proofErr w:type="spellEnd"/>
    </w:p>
    <w:p w14:paraId="59DAC5BD" w14:textId="77777777" w:rsidR="00D16A05" w:rsidRPr="001D7357" w:rsidRDefault="00D16A05" w:rsidP="00D16A05">
      <w:pPr>
        <w:ind w:left="1410" w:hanging="705"/>
        <w:rPr>
          <w:rFonts w:cstheme="minorHAnsi"/>
          <w:sz w:val="20"/>
        </w:rPr>
      </w:pPr>
      <w:r>
        <w:rPr>
          <w:rFonts w:cstheme="minorHAnsi"/>
          <w:sz w:val="20"/>
        </w:rPr>
        <w:tab/>
      </w:r>
      <w:r>
        <w:rPr>
          <w:rFonts w:cstheme="minorHAnsi"/>
          <w:sz w:val="20"/>
        </w:rPr>
        <w:tab/>
      </w:r>
      <w:r>
        <w:rPr>
          <w:rFonts w:cstheme="minorHAnsi"/>
          <w:sz w:val="20"/>
        </w:rPr>
        <w:tab/>
      </w:r>
      <w:proofErr w:type="spellStart"/>
      <w:r w:rsidRPr="003D3D3F">
        <w:rPr>
          <w:rFonts w:cstheme="minorHAnsi"/>
          <w:sz w:val="20"/>
        </w:rPr>
        <w:t>InserimentoAssegnazioneDifensore.jsp</w:t>
      </w:r>
      <w:proofErr w:type="spellEnd"/>
    </w:p>
    <w:p w14:paraId="38E0DA46" w14:textId="6C064A8F"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D16A05">
        <w:rPr>
          <w:rFonts w:cstheme="minorHAnsi"/>
          <w:sz w:val="20"/>
        </w:rPr>
        <w:t>LoadInserisciAvvocato.jsp</w:t>
      </w:r>
      <w:proofErr w:type="spellEnd"/>
    </w:p>
    <w:p w14:paraId="25227783" w14:textId="77777777"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3D3D3F">
        <w:rPr>
          <w:rFonts w:cstheme="minorHAnsi"/>
          <w:sz w:val="20"/>
        </w:rPr>
        <w:t>SostituzioneDifensore.jsp</w:t>
      </w:r>
      <w:proofErr w:type="spellEnd"/>
      <w:r>
        <w:rPr>
          <w:rFonts w:cstheme="minorHAnsi"/>
          <w:sz w:val="20"/>
        </w:rPr>
        <w:tab/>
      </w:r>
    </w:p>
    <w:p w14:paraId="5D5091E4" w14:textId="77777777" w:rsidR="00D16A05" w:rsidRDefault="00D16A05" w:rsidP="00D16A05">
      <w:pPr>
        <w:ind w:left="1410" w:hanging="705"/>
        <w:rPr>
          <w:rFonts w:cstheme="minorHAnsi"/>
          <w:sz w:val="20"/>
        </w:rPr>
      </w:pPr>
    </w:p>
    <w:p w14:paraId="7114A565" w14:textId="62DDFAA8" w:rsidR="00EA6721" w:rsidRPr="001D7357" w:rsidRDefault="00EA6721" w:rsidP="00EA6721">
      <w:pPr>
        <w:ind w:left="1410" w:hanging="705"/>
        <w:rPr>
          <w:rFonts w:cstheme="minorHAnsi"/>
          <w:b/>
          <w:sz w:val="20"/>
        </w:rPr>
      </w:pPr>
      <w:r w:rsidRPr="001D7357">
        <w:rPr>
          <w:rFonts w:cstheme="minorHAnsi"/>
          <w:b/>
          <w:sz w:val="20"/>
        </w:rPr>
        <w:t>si</w:t>
      </w:r>
      <w:r>
        <w:rPr>
          <w:rFonts w:cstheme="minorHAnsi"/>
          <w:b/>
          <w:sz w:val="20"/>
        </w:rPr>
        <w:t>us</w:t>
      </w:r>
    </w:p>
    <w:p w14:paraId="4019F972" w14:textId="77777777" w:rsidR="00EA6721" w:rsidRPr="001D7357" w:rsidRDefault="00EA6721" w:rsidP="00EA6721">
      <w:pPr>
        <w:ind w:left="1410" w:hanging="705"/>
        <w:rPr>
          <w:rFonts w:cstheme="minorHAnsi"/>
          <w:sz w:val="20"/>
        </w:rPr>
      </w:pPr>
      <w:r w:rsidRPr="001D7357">
        <w:rPr>
          <w:rFonts w:cstheme="minorHAnsi"/>
          <w:sz w:val="20"/>
        </w:rPr>
        <w:tab/>
      </w:r>
      <w:r>
        <w:rPr>
          <w:rFonts w:cstheme="minorHAnsi"/>
          <w:sz w:val="20"/>
        </w:rPr>
        <w:t>avvocato</w:t>
      </w:r>
    </w:p>
    <w:p w14:paraId="3F8357AA" w14:textId="6596B39D"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EA6721">
        <w:rPr>
          <w:rFonts w:cstheme="minorHAnsi"/>
          <w:sz w:val="20"/>
        </w:rPr>
        <w:t>DettaglioAvvocatoAvvocatoFascicoloSius.jsp</w:t>
      </w:r>
      <w:proofErr w:type="spellEnd"/>
      <w:r>
        <w:rPr>
          <w:rFonts w:cstheme="minorHAnsi"/>
          <w:sz w:val="20"/>
        </w:rPr>
        <w:tab/>
      </w:r>
    </w:p>
    <w:p w14:paraId="2CC6F903" w14:textId="77777777" w:rsidR="00EA6721" w:rsidRDefault="00EA6721" w:rsidP="00EA6721">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proofErr w:type="spellStart"/>
      <w:r w:rsidRPr="00D16A05">
        <w:rPr>
          <w:rFonts w:cstheme="minorHAnsi"/>
          <w:sz w:val="20"/>
        </w:rPr>
        <w:t>DettaglioAvvocatoSentenza.jsp</w:t>
      </w:r>
      <w:proofErr w:type="spellEnd"/>
    </w:p>
    <w:p w14:paraId="4BF9EC0D" w14:textId="77777777"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proofErr w:type="spellStart"/>
      <w:r w:rsidRPr="00EA6721">
        <w:rPr>
          <w:rFonts w:cstheme="minorHAnsi"/>
          <w:sz w:val="20"/>
        </w:rPr>
        <w:t>LoadRicercaAvvocatoSiep.jsp</w:t>
      </w:r>
      <w:proofErr w:type="spellEnd"/>
    </w:p>
    <w:p w14:paraId="3D8F56CE" w14:textId="4DE18A82" w:rsidR="00EA6721" w:rsidRPr="001D7357"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D16A05">
        <w:rPr>
          <w:rFonts w:cstheme="minorHAnsi"/>
          <w:sz w:val="20"/>
        </w:rPr>
        <w:t>LoadInserisciAvvocato.jsp</w:t>
      </w:r>
      <w:proofErr w:type="spellEnd"/>
    </w:p>
    <w:p w14:paraId="3F01F8C6" w14:textId="77777777"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proofErr w:type="spellStart"/>
      <w:r w:rsidRPr="003D3D3F">
        <w:rPr>
          <w:rFonts w:cstheme="minorHAnsi"/>
          <w:sz w:val="20"/>
        </w:rPr>
        <w:t>SostituzioneDifensore.jsp</w:t>
      </w:r>
      <w:proofErr w:type="spellEnd"/>
      <w:r>
        <w:rPr>
          <w:rFonts w:cstheme="minorHAnsi"/>
          <w:sz w:val="20"/>
        </w:rPr>
        <w:tab/>
      </w:r>
    </w:p>
    <w:p w14:paraId="608B8A9F" w14:textId="79BC9BDA" w:rsidR="00EA6721" w:rsidRPr="001D7357"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p>
    <w:p w14:paraId="5A0A925A" w14:textId="5818DEF4" w:rsidR="00BF61A3" w:rsidRDefault="00BF61A3" w:rsidP="00D95E76">
      <w:pPr>
        <w:ind w:left="705" w:hanging="705"/>
        <w:rPr>
          <w:rFonts w:cstheme="minorHAnsi"/>
          <w:sz w:val="20"/>
        </w:rPr>
      </w:pPr>
      <w:r w:rsidRPr="00BF61A3">
        <w:rPr>
          <w:sz w:val="22"/>
          <w:szCs w:val="22"/>
        </w:rPr>
        <w:t xml:space="preserve">Di seguito l’elenco delle </w:t>
      </w:r>
      <w:r>
        <w:rPr>
          <w:sz w:val="22"/>
          <w:szCs w:val="22"/>
        </w:rPr>
        <w:t>action.java</w:t>
      </w:r>
      <w:r w:rsidRPr="00BF61A3">
        <w:rPr>
          <w:sz w:val="22"/>
          <w:szCs w:val="22"/>
        </w:rPr>
        <w:t xml:space="preserve"> da modificare</w:t>
      </w:r>
      <w:r>
        <w:rPr>
          <w:sz w:val="22"/>
          <w:szCs w:val="22"/>
        </w:rPr>
        <w:t>, suddivise per sottosistema</w:t>
      </w:r>
      <w:r w:rsidRPr="00BF61A3">
        <w:rPr>
          <w:sz w:val="22"/>
          <w:szCs w:val="22"/>
        </w:rPr>
        <w:t>:</w:t>
      </w:r>
    </w:p>
    <w:p w14:paraId="629D6CD2" w14:textId="77777777" w:rsidR="00BF61A3" w:rsidRDefault="00BF61A3" w:rsidP="00D95E76">
      <w:pPr>
        <w:ind w:left="705" w:hanging="705"/>
        <w:rPr>
          <w:rFonts w:cstheme="minorHAnsi"/>
          <w:sz w:val="20"/>
        </w:rPr>
      </w:pPr>
    </w:p>
    <w:p w14:paraId="2E7ED18F" w14:textId="77777777" w:rsidR="00D95E76" w:rsidRPr="00815019" w:rsidRDefault="00D95E76" w:rsidP="00D95E76">
      <w:pPr>
        <w:ind w:left="705" w:hanging="705"/>
        <w:rPr>
          <w:rFonts w:cstheme="minorHAnsi"/>
          <w:b/>
          <w:sz w:val="20"/>
        </w:rPr>
      </w:pPr>
      <w:r w:rsidRPr="00CC15CD">
        <w:rPr>
          <w:rFonts w:cstheme="minorHAnsi"/>
          <w:sz w:val="20"/>
        </w:rPr>
        <w:tab/>
      </w:r>
      <w:r w:rsidRPr="00815019">
        <w:rPr>
          <w:rFonts w:cstheme="minorHAnsi"/>
          <w:b/>
          <w:sz w:val="20"/>
        </w:rPr>
        <w:t>siep</w:t>
      </w:r>
    </w:p>
    <w:p w14:paraId="523A1B29" w14:textId="2EB1CA16" w:rsidR="00D95E76" w:rsidRPr="00CC15CD" w:rsidRDefault="00D95E76" w:rsidP="00D95E76">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089BB8E3" w14:textId="77777777" w:rsidR="00D95E76" w:rsidRDefault="00D95E76" w:rsidP="00D95E76">
      <w:pPr>
        <w:ind w:left="1416"/>
        <w:rPr>
          <w:rFonts w:cstheme="minorHAnsi"/>
          <w:sz w:val="20"/>
        </w:rPr>
      </w:pPr>
      <w:r w:rsidRPr="00D95E76">
        <w:rPr>
          <w:rFonts w:cstheme="minorHAnsi"/>
          <w:sz w:val="20"/>
        </w:rPr>
        <w:t>ActDettaglioAvvocato.java</w:t>
      </w:r>
    </w:p>
    <w:p w14:paraId="5CDCE707" w14:textId="57C92948" w:rsidR="00C41504" w:rsidRDefault="00D95E76" w:rsidP="00D95E76">
      <w:pPr>
        <w:ind w:left="707" w:firstLine="709"/>
        <w:rPr>
          <w:rFonts w:cstheme="minorHAnsi"/>
          <w:sz w:val="20"/>
        </w:rPr>
      </w:pPr>
      <w:r w:rsidRPr="00D95E76">
        <w:rPr>
          <w:rFonts w:cstheme="minorHAnsi"/>
          <w:sz w:val="20"/>
        </w:rPr>
        <w:t>ActInserisciAvvocato.java</w:t>
      </w:r>
    </w:p>
    <w:p w14:paraId="5B41852C" w14:textId="041D3410" w:rsidR="00D95E76" w:rsidRPr="000657D4" w:rsidRDefault="00815019" w:rsidP="00D95E76">
      <w:pPr>
        <w:ind w:left="707" w:firstLine="709"/>
        <w:rPr>
          <w:sz w:val="20"/>
        </w:rPr>
      </w:pPr>
      <w:r w:rsidRPr="000657D4">
        <w:rPr>
          <w:sz w:val="20"/>
        </w:rPr>
        <w:t>ActLoadDettaglioAvvocato.java</w:t>
      </w:r>
    </w:p>
    <w:p w14:paraId="3A9126E3" w14:textId="1FCD928F" w:rsidR="00815019" w:rsidRPr="000657D4" w:rsidRDefault="00815019" w:rsidP="00D95E76">
      <w:pPr>
        <w:ind w:left="707" w:firstLine="709"/>
        <w:rPr>
          <w:sz w:val="20"/>
        </w:rPr>
      </w:pPr>
      <w:r w:rsidRPr="000657D4">
        <w:rPr>
          <w:sz w:val="20"/>
        </w:rPr>
        <w:t>ActLoadDettaglioAvvocatoFascicolo.java</w:t>
      </w:r>
    </w:p>
    <w:p w14:paraId="2C7C3611" w14:textId="71B2B985" w:rsidR="00815019" w:rsidRPr="000657D4" w:rsidRDefault="00815019" w:rsidP="00D95E76">
      <w:pPr>
        <w:ind w:left="707" w:firstLine="709"/>
        <w:rPr>
          <w:sz w:val="20"/>
        </w:rPr>
      </w:pPr>
      <w:r w:rsidRPr="000657D4">
        <w:rPr>
          <w:sz w:val="20"/>
        </w:rPr>
        <w:t>ActLoadInserisciAssegnaAvvocato.java</w:t>
      </w:r>
    </w:p>
    <w:p w14:paraId="70841415" w14:textId="0E019531" w:rsidR="00815019" w:rsidRPr="000657D4" w:rsidRDefault="00815019" w:rsidP="00D95E76">
      <w:pPr>
        <w:ind w:left="707" w:firstLine="709"/>
        <w:rPr>
          <w:sz w:val="20"/>
        </w:rPr>
      </w:pPr>
      <w:r w:rsidRPr="000657D4">
        <w:rPr>
          <w:sz w:val="20"/>
        </w:rPr>
        <w:t>ActLoadInserisciAvvocato.java</w:t>
      </w:r>
    </w:p>
    <w:p w14:paraId="2B4AA994" w14:textId="21094083" w:rsidR="00815019" w:rsidRPr="000657D4" w:rsidRDefault="00815019" w:rsidP="00D95E76">
      <w:pPr>
        <w:ind w:left="707" w:firstLine="709"/>
        <w:rPr>
          <w:sz w:val="20"/>
        </w:rPr>
      </w:pPr>
      <w:r w:rsidRPr="000657D4">
        <w:rPr>
          <w:sz w:val="20"/>
        </w:rPr>
        <w:t>ActLoadSostituzioneDifensore.java</w:t>
      </w:r>
    </w:p>
    <w:p w14:paraId="6DC53D5C" w14:textId="4820BEF5" w:rsidR="00815019" w:rsidRDefault="00815019" w:rsidP="00D95E76">
      <w:pPr>
        <w:ind w:left="707" w:firstLine="709"/>
        <w:rPr>
          <w:sz w:val="20"/>
        </w:rPr>
      </w:pPr>
      <w:r w:rsidRPr="000657D4">
        <w:rPr>
          <w:sz w:val="20"/>
        </w:rPr>
        <w:t>ActSostituzioneDifensore.java</w:t>
      </w:r>
    </w:p>
    <w:p w14:paraId="0B8BB273" w14:textId="1DE02CA2" w:rsidR="0097482E" w:rsidRPr="00CC15CD" w:rsidRDefault="0097482E" w:rsidP="0097482E">
      <w:pPr>
        <w:ind w:left="705" w:hanging="705"/>
        <w:rPr>
          <w:rFonts w:cstheme="minorHAnsi"/>
          <w:sz w:val="20"/>
        </w:rPr>
      </w:pPr>
      <w:r>
        <w:rPr>
          <w:sz w:val="20"/>
        </w:rPr>
        <w:tab/>
      </w:r>
      <w:r w:rsidRPr="00CC15CD">
        <w:rPr>
          <w:rFonts w:cstheme="minorHAnsi"/>
          <w:sz w:val="20"/>
        </w:rPr>
        <w:tab/>
      </w:r>
      <w:proofErr w:type="spellStart"/>
      <w:r>
        <w:rPr>
          <w:rFonts w:cstheme="minorHAnsi"/>
          <w:sz w:val="20"/>
        </w:rPr>
        <w:t>nuovaistanza</w:t>
      </w:r>
      <w:proofErr w:type="spellEnd"/>
      <w:r w:rsidRPr="00CC15CD">
        <w:rPr>
          <w:rFonts w:cstheme="minorHAnsi"/>
          <w:sz w:val="20"/>
        </w:rPr>
        <w:t xml:space="preserve"> &gt; action</w:t>
      </w:r>
    </w:p>
    <w:p w14:paraId="417D7E4A" w14:textId="77777777" w:rsidR="003015E9" w:rsidRDefault="003015E9" w:rsidP="0097482E">
      <w:pPr>
        <w:ind w:left="707" w:firstLine="709"/>
        <w:rPr>
          <w:rFonts w:cstheme="minorHAnsi"/>
          <w:sz w:val="20"/>
        </w:rPr>
      </w:pPr>
      <w:r w:rsidRPr="003015E9">
        <w:rPr>
          <w:rFonts w:cstheme="minorHAnsi"/>
          <w:sz w:val="20"/>
        </w:rPr>
        <w:t>ActLoadInserisciIstanzaPerProcedimentoSiep.java</w:t>
      </w:r>
    </w:p>
    <w:p w14:paraId="6666D158" w14:textId="13DFDEC5" w:rsidR="0097482E" w:rsidRDefault="003015E9" w:rsidP="0097482E">
      <w:pPr>
        <w:ind w:left="707" w:firstLine="709"/>
        <w:rPr>
          <w:rFonts w:cstheme="minorHAnsi"/>
          <w:sz w:val="20"/>
        </w:rPr>
      </w:pPr>
      <w:r w:rsidRPr="003015E9">
        <w:rPr>
          <w:rFonts w:cstheme="minorHAnsi"/>
          <w:sz w:val="20"/>
        </w:rPr>
        <w:t>ActLoadInserisciIstanzaPerSoggetto</w:t>
      </w:r>
      <w:r w:rsidR="0097482E" w:rsidRPr="00D95E76">
        <w:rPr>
          <w:rFonts w:cstheme="minorHAnsi"/>
          <w:sz w:val="20"/>
        </w:rPr>
        <w:t>.java</w:t>
      </w:r>
    </w:p>
    <w:p w14:paraId="117A16F5" w14:textId="164BF140" w:rsidR="0097482E" w:rsidRPr="000657D4" w:rsidRDefault="003015E9" w:rsidP="0097482E">
      <w:pPr>
        <w:ind w:left="707" w:firstLine="709"/>
        <w:rPr>
          <w:sz w:val="20"/>
        </w:rPr>
      </w:pPr>
      <w:r w:rsidRPr="003015E9">
        <w:rPr>
          <w:sz w:val="20"/>
        </w:rPr>
        <w:t>ActLoadInserisciIstanzaPerTitoloEsecutivo</w:t>
      </w:r>
      <w:r w:rsidR="0097482E" w:rsidRPr="000657D4">
        <w:rPr>
          <w:sz w:val="20"/>
        </w:rPr>
        <w:t>.java</w:t>
      </w:r>
    </w:p>
    <w:p w14:paraId="52CA0BC8" w14:textId="77777777" w:rsidR="00815019" w:rsidRDefault="00815019" w:rsidP="00815019">
      <w:pPr>
        <w:rPr>
          <w:sz w:val="22"/>
          <w:szCs w:val="22"/>
        </w:rPr>
      </w:pPr>
    </w:p>
    <w:p w14:paraId="504E12CE" w14:textId="47E49936" w:rsidR="00815019" w:rsidRPr="00815019" w:rsidRDefault="00815019" w:rsidP="00815019">
      <w:pPr>
        <w:ind w:left="705" w:hanging="705"/>
        <w:rPr>
          <w:rFonts w:cstheme="minorHAnsi"/>
          <w:b/>
          <w:sz w:val="20"/>
        </w:rPr>
      </w:pPr>
      <w:r>
        <w:rPr>
          <w:sz w:val="22"/>
          <w:szCs w:val="22"/>
        </w:rPr>
        <w:tab/>
      </w:r>
      <w:r w:rsidRPr="00CC15CD">
        <w:rPr>
          <w:rFonts w:cstheme="minorHAnsi"/>
          <w:sz w:val="20"/>
        </w:rPr>
        <w:tab/>
      </w:r>
      <w:r w:rsidRPr="00815019">
        <w:rPr>
          <w:rFonts w:cstheme="minorHAnsi"/>
          <w:b/>
          <w:sz w:val="20"/>
        </w:rPr>
        <w:t>si</w:t>
      </w:r>
      <w:r>
        <w:rPr>
          <w:rFonts w:cstheme="minorHAnsi"/>
          <w:b/>
          <w:sz w:val="20"/>
        </w:rPr>
        <w:t>ge</w:t>
      </w:r>
    </w:p>
    <w:p w14:paraId="5E344359" w14:textId="77777777" w:rsidR="00815019" w:rsidRPr="00CC15CD" w:rsidRDefault="00815019" w:rsidP="00815019">
      <w:pPr>
        <w:ind w:left="705" w:hanging="705"/>
        <w:rPr>
          <w:rFonts w:cstheme="minorHAnsi"/>
          <w:sz w:val="20"/>
        </w:rPr>
      </w:pPr>
      <w:r w:rsidRPr="00CC15CD">
        <w:rPr>
          <w:rFonts w:cstheme="minorHAnsi"/>
          <w:sz w:val="20"/>
        </w:rPr>
        <w:lastRenderedPageBreak/>
        <w:tab/>
      </w:r>
      <w:r w:rsidRPr="00CC15CD">
        <w:rPr>
          <w:rFonts w:cstheme="minorHAnsi"/>
          <w:sz w:val="20"/>
        </w:rPr>
        <w:tab/>
      </w:r>
      <w:r>
        <w:rPr>
          <w:rFonts w:cstheme="minorHAnsi"/>
          <w:sz w:val="20"/>
        </w:rPr>
        <w:t>avvocato</w:t>
      </w:r>
      <w:r w:rsidRPr="00CC15CD">
        <w:rPr>
          <w:rFonts w:cstheme="minorHAnsi"/>
          <w:sz w:val="20"/>
        </w:rPr>
        <w:t xml:space="preserve"> &gt; action</w:t>
      </w:r>
    </w:p>
    <w:p w14:paraId="61FD6199" w14:textId="63C6B1C8" w:rsidR="000657D4" w:rsidRDefault="000657D4" w:rsidP="00815019">
      <w:pPr>
        <w:ind w:left="707" w:firstLine="709"/>
        <w:rPr>
          <w:rFonts w:cstheme="minorHAnsi"/>
          <w:sz w:val="20"/>
        </w:rPr>
      </w:pPr>
      <w:r w:rsidRPr="000657D4">
        <w:rPr>
          <w:rFonts w:cstheme="minorHAnsi"/>
          <w:sz w:val="20"/>
        </w:rPr>
        <w:t>ActLoadDettaglioAvvocatoFascicolo</w:t>
      </w:r>
      <w:r>
        <w:rPr>
          <w:rFonts w:cstheme="minorHAnsi"/>
          <w:sz w:val="20"/>
        </w:rPr>
        <w:t>Sige</w:t>
      </w:r>
      <w:r w:rsidRPr="000657D4">
        <w:rPr>
          <w:rFonts w:cstheme="minorHAnsi"/>
          <w:sz w:val="20"/>
        </w:rPr>
        <w:t>.java</w:t>
      </w:r>
    </w:p>
    <w:p w14:paraId="59396D88" w14:textId="7D5D3D81" w:rsidR="000657D4" w:rsidRDefault="000657D4" w:rsidP="00815019">
      <w:pPr>
        <w:ind w:left="707" w:firstLine="709"/>
        <w:rPr>
          <w:rFonts w:cstheme="minorHAnsi"/>
          <w:sz w:val="20"/>
        </w:rPr>
      </w:pPr>
      <w:r w:rsidRPr="000657D4">
        <w:rPr>
          <w:rFonts w:cstheme="minorHAnsi"/>
          <w:sz w:val="20"/>
        </w:rPr>
        <w:t>ActInserisciAvvocato.java</w:t>
      </w:r>
    </w:p>
    <w:p w14:paraId="6AF5520A" w14:textId="7D0D75F8" w:rsidR="000657D4" w:rsidRDefault="000657D4" w:rsidP="00815019">
      <w:pPr>
        <w:ind w:left="707" w:firstLine="709"/>
        <w:rPr>
          <w:rFonts w:cstheme="minorHAnsi"/>
          <w:sz w:val="20"/>
        </w:rPr>
      </w:pPr>
      <w:r w:rsidRPr="000657D4">
        <w:rPr>
          <w:rFonts w:cstheme="minorHAnsi"/>
          <w:sz w:val="20"/>
        </w:rPr>
        <w:t>ActLoadInserisciAvvocato.java</w:t>
      </w:r>
    </w:p>
    <w:p w14:paraId="2E68EFD2" w14:textId="77777777" w:rsidR="000657D4" w:rsidRPr="000657D4" w:rsidRDefault="000657D4" w:rsidP="00815019">
      <w:pPr>
        <w:ind w:left="707" w:firstLine="709"/>
        <w:rPr>
          <w:sz w:val="20"/>
        </w:rPr>
      </w:pPr>
      <w:r w:rsidRPr="000657D4">
        <w:rPr>
          <w:sz w:val="20"/>
        </w:rPr>
        <w:t>ActLoadSostituzioneDifensore.java</w:t>
      </w:r>
    </w:p>
    <w:p w14:paraId="4193BF68" w14:textId="43BC4A5A" w:rsidR="00815019" w:rsidRDefault="000657D4" w:rsidP="000657D4">
      <w:pPr>
        <w:ind w:left="707" w:firstLine="709"/>
        <w:rPr>
          <w:sz w:val="20"/>
        </w:rPr>
      </w:pPr>
      <w:r w:rsidRPr="000657D4">
        <w:rPr>
          <w:sz w:val="20"/>
        </w:rPr>
        <w:t>ActSostituzioneDifensore.java</w:t>
      </w:r>
    </w:p>
    <w:p w14:paraId="7893EBB2" w14:textId="2663C3D1" w:rsidR="003015E9" w:rsidRPr="00CC15CD" w:rsidRDefault="003015E9" w:rsidP="003015E9">
      <w:pPr>
        <w:ind w:left="705"/>
        <w:rPr>
          <w:rFonts w:cstheme="minorHAnsi"/>
          <w:sz w:val="20"/>
        </w:rPr>
      </w:pPr>
      <w:r>
        <w:rPr>
          <w:rFonts w:cstheme="minorHAnsi"/>
          <w:sz w:val="20"/>
        </w:rPr>
        <w:t>udienza</w:t>
      </w:r>
      <w:r w:rsidRPr="00CC15CD">
        <w:rPr>
          <w:rFonts w:cstheme="minorHAnsi"/>
          <w:sz w:val="20"/>
        </w:rPr>
        <w:t xml:space="preserve"> &gt; action</w:t>
      </w:r>
    </w:p>
    <w:p w14:paraId="5DC5FB3B" w14:textId="5C8C318A" w:rsidR="003015E9" w:rsidRDefault="003015E9" w:rsidP="003015E9">
      <w:pPr>
        <w:ind w:left="707" w:firstLine="709"/>
        <w:rPr>
          <w:rFonts w:cstheme="minorHAnsi"/>
          <w:sz w:val="20"/>
        </w:rPr>
      </w:pPr>
      <w:r w:rsidRPr="003015E9">
        <w:rPr>
          <w:rFonts w:cstheme="minorHAnsi"/>
          <w:sz w:val="20"/>
        </w:rPr>
        <w:t>ActLoadInserisciFissazioneUdienza</w:t>
      </w:r>
      <w:r w:rsidRPr="000657D4">
        <w:rPr>
          <w:rFonts w:cstheme="minorHAnsi"/>
          <w:sz w:val="20"/>
        </w:rPr>
        <w:t>.java</w:t>
      </w:r>
    </w:p>
    <w:p w14:paraId="2A9428FB" w14:textId="39C6BE7F" w:rsidR="003015E9" w:rsidRPr="00CC15CD" w:rsidRDefault="003015E9" w:rsidP="003015E9">
      <w:pPr>
        <w:ind w:left="705"/>
        <w:rPr>
          <w:rFonts w:cstheme="minorHAnsi"/>
          <w:sz w:val="20"/>
        </w:rPr>
      </w:pPr>
      <w:r>
        <w:rPr>
          <w:rFonts w:cstheme="minorHAnsi"/>
          <w:sz w:val="20"/>
        </w:rPr>
        <w:tab/>
      </w:r>
      <w:proofErr w:type="spellStart"/>
      <w:r>
        <w:rPr>
          <w:rFonts w:cstheme="minorHAnsi"/>
          <w:sz w:val="20"/>
        </w:rPr>
        <w:t>udienzaprocedimento</w:t>
      </w:r>
      <w:proofErr w:type="spellEnd"/>
      <w:r w:rsidRPr="00CC15CD">
        <w:rPr>
          <w:rFonts w:cstheme="minorHAnsi"/>
          <w:sz w:val="20"/>
        </w:rPr>
        <w:t xml:space="preserve"> &gt; action</w:t>
      </w:r>
    </w:p>
    <w:p w14:paraId="33468001" w14:textId="23C52BC8" w:rsidR="003015E9" w:rsidRDefault="003015E9" w:rsidP="003015E9">
      <w:pPr>
        <w:ind w:left="709" w:firstLine="709"/>
        <w:rPr>
          <w:rFonts w:cstheme="minorHAnsi"/>
          <w:sz w:val="20"/>
        </w:rPr>
      </w:pPr>
      <w:r w:rsidRPr="003015E9">
        <w:rPr>
          <w:rFonts w:cstheme="minorHAnsi"/>
          <w:sz w:val="20"/>
        </w:rPr>
        <w:t>ActLoadInserisciOrdinanzaRinvioUdienza</w:t>
      </w:r>
      <w:r w:rsidRPr="000657D4">
        <w:rPr>
          <w:rFonts w:cstheme="minorHAnsi"/>
          <w:sz w:val="20"/>
        </w:rPr>
        <w:t>.java</w:t>
      </w:r>
    </w:p>
    <w:p w14:paraId="5E2D4FC7" w14:textId="7CBD7C54" w:rsidR="003015E9" w:rsidRDefault="003015E9" w:rsidP="003015E9">
      <w:pPr>
        <w:ind w:left="709" w:firstLine="709"/>
        <w:rPr>
          <w:rFonts w:cstheme="minorHAnsi"/>
          <w:sz w:val="20"/>
        </w:rPr>
      </w:pPr>
      <w:r w:rsidRPr="003015E9">
        <w:rPr>
          <w:rFonts w:cstheme="minorHAnsi"/>
          <w:sz w:val="20"/>
        </w:rPr>
        <w:t>ActLoadInserisciVerbaleRinvioUdienza</w:t>
      </w:r>
      <w:r>
        <w:rPr>
          <w:rFonts w:cstheme="minorHAnsi"/>
          <w:sz w:val="20"/>
        </w:rPr>
        <w:t>.java</w:t>
      </w:r>
    </w:p>
    <w:p w14:paraId="552C3700" w14:textId="35070E02" w:rsidR="00C17686" w:rsidRPr="00CC15CD" w:rsidRDefault="00C17686" w:rsidP="00C17686">
      <w:pPr>
        <w:ind w:left="705"/>
        <w:rPr>
          <w:rFonts w:cstheme="minorHAnsi"/>
          <w:sz w:val="20"/>
        </w:rPr>
      </w:pPr>
      <w:r>
        <w:rPr>
          <w:rFonts w:cstheme="minorHAnsi"/>
          <w:sz w:val="20"/>
        </w:rPr>
        <w:tab/>
      </w:r>
      <w:proofErr w:type="spellStart"/>
      <w:r>
        <w:rPr>
          <w:rFonts w:cstheme="minorHAnsi"/>
          <w:sz w:val="20"/>
        </w:rPr>
        <w:t>udienzaparti</w:t>
      </w:r>
      <w:proofErr w:type="spellEnd"/>
      <w:r w:rsidRPr="00CC15CD">
        <w:rPr>
          <w:rFonts w:cstheme="minorHAnsi"/>
          <w:sz w:val="20"/>
        </w:rPr>
        <w:t xml:space="preserve"> &gt; action</w:t>
      </w:r>
    </w:p>
    <w:p w14:paraId="1C46E2C7" w14:textId="71EA4025" w:rsidR="00C17686" w:rsidRDefault="00C17686" w:rsidP="00C17686">
      <w:pPr>
        <w:ind w:left="709" w:firstLine="709"/>
        <w:rPr>
          <w:rFonts w:cstheme="minorHAnsi"/>
          <w:sz w:val="20"/>
        </w:rPr>
      </w:pPr>
      <w:r w:rsidRPr="003015E9">
        <w:rPr>
          <w:rFonts w:cstheme="minorHAnsi"/>
          <w:sz w:val="20"/>
        </w:rPr>
        <w:t>ActLoadInserisci</w:t>
      </w:r>
      <w:r>
        <w:rPr>
          <w:rFonts w:cstheme="minorHAnsi"/>
          <w:sz w:val="20"/>
        </w:rPr>
        <w:t>Avvocato</w:t>
      </w:r>
      <w:r w:rsidRPr="000657D4">
        <w:rPr>
          <w:rFonts w:cstheme="minorHAnsi"/>
          <w:sz w:val="20"/>
        </w:rPr>
        <w:t>.java</w:t>
      </w:r>
    </w:p>
    <w:p w14:paraId="6676B5B8" w14:textId="33DBB758" w:rsidR="00C17686" w:rsidRDefault="00C17686" w:rsidP="00C17686">
      <w:pPr>
        <w:ind w:left="709" w:firstLine="709"/>
        <w:rPr>
          <w:rFonts w:cstheme="minorHAnsi"/>
          <w:sz w:val="20"/>
        </w:rPr>
      </w:pPr>
      <w:r w:rsidRPr="003015E9">
        <w:rPr>
          <w:rFonts w:cstheme="minorHAnsi"/>
          <w:sz w:val="20"/>
        </w:rPr>
        <w:t>ActLoad</w:t>
      </w:r>
      <w:r>
        <w:rPr>
          <w:rFonts w:cstheme="minorHAnsi"/>
          <w:sz w:val="20"/>
        </w:rPr>
        <w:t>SostituzioneDifensore.java</w:t>
      </w:r>
    </w:p>
    <w:p w14:paraId="2520579F" w14:textId="64CE309F" w:rsidR="00C17686" w:rsidRDefault="00C17686" w:rsidP="00C17686">
      <w:pPr>
        <w:rPr>
          <w:rFonts w:cstheme="minorHAnsi"/>
          <w:sz w:val="20"/>
        </w:rPr>
      </w:pPr>
    </w:p>
    <w:p w14:paraId="34873B55" w14:textId="6E59BE9D" w:rsidR="000657D4" w:rsidRPr="00815019" w:rsidRDefault="000657D4" w:rsidP="000657D4">
      <w:pPr>
        <w:ind w:left="705" w:hanging="705"/>
        <w:rPr>
          <w:rFonts w:cstheme="minorHAnsi"/>
          <w:b/>
          <w:sz w:val="20"/>
        </w:rPr>
      </w:pPr>
      <w:r w:rsidRPr="00CC15CD">
        <w:rPr>
          <w:rFonts w:cstheme="minorHAnsi"/>
          <w:sz w:val="20"/>
        </w:rPr>
        <w:tab/>
      </w:r>
      <w:r w:rsidRPr="00815019">
        <w:rPr>
          <w:rFonts w:cstheme="minorHAnsi"/>
          <w:b/>
          <w:sz w:val="20"/>
        </w:rPr>
        <w:t>si</w:t>
      </w:r>
      <w:r>
        <w:rPr>
          <w:rFonts w:cstheme="minorHAnsi"/>
          <w:b/>
          <w:sz w:val="20"/>
        </w:rPr>
        <w:t>us</w:t>
      </w:r>
    </w:p>
    <w:p w14:paraId="42FBF16A" w14:textId="77777777" w:rsidR="000657D4" w:rsidRPr="00CC15CD" w:rsidRDefault="000657D4" w:rsidP="000657D4">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56693890" w14:textId="03F272CB" w:rsidR="000657D4" w:rsidRPr="00F979A9" w:rsidRDefault="000657D4" w:rsidP="000657D4">
      <w:pPr>
        <w:ind w:left="707" w:firstLine="709"/>
        <w:rPr>
          <w:rFonts w:cstheme="minorHAnsi"/>
          <w:sz w:val="20"/>
        </w:rPr>
      </w:pPr>
      <w:r w:rsidRPr="00F979A9">
        <w:rPr>
          <w:rFonts w:cstheme="minorHAnsi"/>
          <w:sz w:val="20"/>
        </w:rPr>
        <w:t>ActLoadDettaglioAvvocatoFascicolo.java</w:t>
      </w:r>
    </w:p>
    <w:p w14:paraId="1DABC9FA" w14:textId="77777777" w:rsidR="000657D4" w:rsidRPr="00F979A9" w:rsidRDefault="000657D4" w:rsidP="000657D4">
      <w:pPr>
        <w:ind w:left="707" w:firstLine="709"/>
        <w:rPr>
          <w:rFonts w:cstheme="minorHAnsi"/>
          <w:sz w:val="20"/>
        </w:rPr>
      </w:pPr>
      <w:r w:rsidRPr="00F979A9">
        <w:rPr>
          <w:rFonts w:cstheme="minorHAnsi"/>
          <w:sz w:val="20"/>
        </w:rPr>
        <w:t>ActInserisciAvvocato.java</w:t>
      </w:r>
    </w:p>
    <w:p w14:paraId="6270313E" w14:textId="77777777" w:rsidR="000657D4" w:rsidRPr="00F979A9" w:rsidRDefault="000657D4" w:rsidP="000657D4">
      <w:pPr>
        <w:ind w:left="707" w:firstLine="709"/>
        <w:rPr>
          <w:rFonts w:cstheme="minorHAnsi"/>
          <w:sz w:val="20"/>
        </w:rPr>
      </w:pPr>
      <w:r w:rsidRPr="00F979A9">
        <w:rPr>
          <w:rFonts w:cstheme="minorHAnsi"/>
          <w:sz w:val="20"/>
        </w:rPr>
        <w:t>ActLoadInserisciAvvocato.java</w:t>
      </w:r>
    </w:p>
    <w:p w14:paraId="051E04EC" w14:textId="77777777" w:rsidR="000657D4" w:rsidRPr="00F979A9" w:rsidRDefault="000657D4" w:rsidP="000657D4">
      <w:pPr>
        <w:ind w:left="707" w:firstLine="709"/>
        <w:rPr>
          <w:sz w:val="20"/>
        </w:rPr>
      </w:pPr>
      <w:r w:rsidRPr="00F979A9">
        <w:rPr>
          <w:sz w:val="20"/>
        </w:rPr>
        <w:t>ActLoadSostituzioneDifensore.java</w:t>
      </w:r>
    </w:p>
    <w:p w14:paraId="6BAF8CB3" w14:textId="065876A6" w:rsidR="000657D4" w:rsidRPr="00F979A9" w:rsidRDefault="00DC361F" w:rsidP="000657D4">
      <w:pPr>
        <w:ind w:left="707" w:firstLine="709"/>
        <w:rPr>
          <w:sz w:val="20"/>
        </w:rPr>
      </w:pPr>
      <w:r w:rsidRPr="00F979A9">
        <w:rPr>
          <w:sz w:val="20"/>
        </w:rPr>
        <w:t>ActSostituzioneDifensore.java</w:t>
      </w:r>
    </w:p>
    <w:p w14:paraId="0ACC6772" w14:textId="77777777" w:rsidR="00DC361F" w:rsidRDefault="00DC361F" w:rsidP="00DC361F">
      <w:pPr>
        <w:rPr>
          <w:sz w:val="22"/>
          <w:szCs w:val="22"/>
        </w:rPr>
      </w:pPr>
    </w:p>
    <w:p w14:paraId="5EA9292C" w14:textId="17001A13" w:rsidR="00DC361F" w:rsidRPr="0083180D" w:rsidRDefault="00DC361F" w:rsidP="00DC361F">
      <w:pPr>
        <w:rPr>
          <w:sz w:val="22"/>
          <w:szCs w:val="22"/>
        </w:rPr>
      </w:pPr>
      <w:r w:rsidRPr="00F45F9B">
        <w:rPr>
          <w:sz w:val="22"/>
          <w:szCs w:val="22"/>
          <w:highlight w:val="green"/>
        </w:rPr>
        <w:t>Saranno realizzati nuovi moduli software per la ricerca dell’Avvocato su ReGIndE.</w:t>
      </w:r>
    </w:p>
    <w:p w14:paraId="52030817" w14:textId="6EB7132D" w:rsidR="00711BDE" w:rsidRPr="00F45F9B"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highlight w:val="green"/>
        </w:rPr>
      </w:pPr>
      <w:bookmarkStart w:id="253" w:name="_Toc77839107"/>
      <w:r w:rsidRPr="00F45F9B">
        <w:rPr>
          <w:color w:val="365F91" w:themeColor="accent1" w:themeShade="BF"/>
          <w:sz w:val="22"/>
          <w:szCs w:val="22"/>
          <w:highlight w:val="green"/>
        </w:rPr>
        <w:t>Architettura</w:t>
      </w:r>
      <w:bookmarkEnd w:id="253"/>
      <w:r w:rsidRPr="00F45F9B">
        <w:rPr>
          <w:color w:val="365F91" w:themeColor="accent1" w:themeShade="BF"/>
          <w:sz w:val="22"/>
          <w:szCs w:val="22"/>
          <w:highlight w:val="green"/>
        </w:rPr>
        <w:t xml:space="preserve"> </w:t>
      </w:r>
    </w:p>
    <w:p w14:paraId="595A4E45" w14:textId="77777777" w:rsidR="00711BDE" w:rsidRPr="00F45F9B" w:rsidRDefault="00711BDE" w:rsidP="00711BDE">
      <w:pPr>
        <w:rPr>
          <w:sz w:val="22"/>
          <w:szCs w:val="22"/>
          <w:highlight w:val="green"/>
        </w:rPr>
      </w:pPr>
      <w:r w:rsidRPr="00F45F9B">
        <w:rPr>
          <w:sz w:val="22"/>
          <w:szCs w:val="22"/>
          <w:highlight w:val="green"/>
        </w:rPr>
        <w:t>N.A.</w:t>
      </w:r>
    </w:p>
    <w:p w14:paraId="787986D4" w14:textId="77777777" w:rsidR="00711BDE" w:rsidRPr="00F45F9B"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highlight w:val="green"/>
        </w:rPr>
      </w:pPr>
      <w:bookmarkStart w:id="254" w:name="_Toc77839108"/>
      <w:r w:rsidRPr="00F45F9B">
        <w:rPr>
          <w:color w:val="365F91" w:themeColor="accent1" w:themeShade="BF"/>
          <w:sz w:val="22"/>
          <w:szCs w:val="22"/>
          <w:highlight w:val="green"/>
        </w:rPr>
        <w:t>Interfacce utente</w:t>
      </w:r>
      <w:bookmarkEnd w:id="254"/>
    </w:p>
    <w:p w14:paraId="606DAAFB" w14:textId="71137CB1" w:rsidR="00560D57" w:rsidRPr="0083180D" w:rsidRDefault="003752BF" w:rsidP="00560D57">
      <w:pPr>
        <w:pStyle w:val="Corpotesto"/>
        <w:rPr>
          <w:sz w:val="22"/>
          <w:szCs w:val="22"/>
        </w:rPr>
      </w:pPr>
      <w:r w:rsidRPr="00F45F9B">
        <w:rPr>
          <w:sz w:val="22"/>
          <w:szCs w:val="22"/>
          <w:highlight w:val="green"/>
        </w:rPr>
        <w:t xml:space="preserve">Per l’inserimento della nuova ricerca dell’avvocato su </w:t>
      </w:r>
      <w:r w:rsidR="00F710D0" w:rsidRPr="00F45F9B">
        <w:rPr>
          <w:sz w:val="22"/>
          <w:szCs w:val="22"/>
          <w:highlight w:val="green"/>
        </w:rPr>
        <w:t>ReGIndE</w:t>
      </w:r>
      <w:r w:rsidRPr="00F45F9B">
        <w:rPr>
          <w:sz w:val="22"/>
          <w:szCs w:val="22"/>
          <w:highlight w:val="green"/>
        </w:rPr>
        <w:t>, attraverso l’utilizzo di un Web Services, saranno modificate e realizzate le seguenti interfacce:</w:t>
      </w:r>
    </w:p>
    <w:p w14:paraId="473D9947" w14:textId="4ADF601D" w:rsidR="00D1210B" w:rsidRPr="00F45F9B" w:rsidRDefault="00D1210B" w:rsidP="000B5A44">
      <w:pPr>
        <w:pStyle w:val="Titolo3"/>
        <w:keepLines w:val="0"/>
        <w:numPr>
          <w:ilvl w:val="3"/>
          <w:numId w:val="15"/>
        </w:numPr>
        <w:tabs>
          <w:tab w:val="left" w:pos="567"/>
        </w:tabs>
        <w:spacing w:before="180" w:after="120"/>
        <w:rPr>
          <w:color w:val="365F91" w:themeColor="accent1" w:themeShade="BF"/>
          <w:sz w:val="22"/>
          <w:szCs w:val="22"/>
          <w:highlight w:val="green"/>
        </w:rPr>
      </w:pPr>
      <w:bookmarkStart w:id="255" w:name="_Ref47514740"/>
      <w:bookmarkStart w:id="256" w:name="_Toc77839109"/>
      <w:r w:rsidRPr="00F45F9B">
        <w:rPr>
          <w:color w:val="365F91" w:themeColor="accent1" w:themeShade="BF"/>
          <w:sz w:val="22"/>
          <w:szCs w:val="22"/>
          <w:highlight w:val="green"/>
        </w:rPr>
        <w:t>Sottosistema SIEP</w:t>
      </w:r>
      <w:bookmarkEnd w:id="255"/>
      <w:bookmarkEnd w:id="256"/>
    </w:p>
    <w:p w14:paraId="3FDF8A58" w14:textId="3EB4FE00" w:rsidR="0083180D" w:rsidRDefault="0083180D" w:rsidP="0083180D">
      <w:pPr>
        <w:pStyle w:val="Corpotesto"/>
        <w:rPr>
          <w:sz w:val="22"/>
          <w:szCs w:val="22"/>
        </w:rPr>
      </w:pPr>
      <w:r w:rsidRPr="00F45F9B">
        <w:rPr>
          <w:sz w:val="22"/>
          <w:szCs w:val="22"/>
          <w:highlight w:val="green"/>
        </w:rPr>
        <w:t xml:space="preserve">L’attuale funzione di </w:t>
      </w:r>
      <w:r w:rsidRPr="00F45F9B">
        <w:rPr>
          <w:b/>
          <w:sz w:val="22"/>
          <w:szCs w:val="22"/>
          <w:highlight w:val="green"/>
        </w:rPr>
        <w:t xml:space="preserve">Assegnazione/Inserimento </w:t>
      </w:r>
      <w:r w:rsidR="00E11190" w:rsidRPr="00F45F9B">
        <w:rPr>
          <w:b/>
          <w:sz w:val="22"/>
          <w:szCs w:val="22"/>
          <w:highlight w:val="green"/>
        </w:rPr>
        <w:t>Difensore</w:t>
      </w:r>
      <w:r w:rsidR="00566781" w:rsidRPr="00F45F9B">
        <w:rPr>
          <w:b/>
          <w:sz w:val="22"/>
          <w:szCs w:val="22"/>
          <w:highlight w:val="green"/>
        </w:rPr>
        <w:t xml:space="preserve"> SIEP</w:t>
      </w:r>
    </w:p>
    <w:p w14:paraId="1BBB77A6" w14:textId="77777777" w:rsidR="0083180D" w:rsidRDefault="0083180D" w:rsidP="0083180D">
      <w:pPr>
        <w:pStyle w:val="Corpotesto"/>
        <w:rPr>
          <w:sz w:val="22"/>
          <w:szCs w:val="22"/>
        </w:rPr>
      </w:pPr>
    </w:p>
    <w:p w14:paraId="4265F0DD" w14:textId="77777777" w:rsidR="00DB714B" w:rsidRDefault="0083180D" w:rsidP="00DB714B">
      <w:pPr>
        <w:pStyle w:val="Corpotesto"/>
        <w:keepNext/>
      </w:pPr>
      <w:r>
        <w:rPr>
          <w:noProof/>
        </w:rPr>
        <w:lastRenderedPageBreak/>
        <w:drawing>
          <wp:inline distT="0" distB="0" distL="0" distR="0" wp14:anchorId="45429125" wp14:editId="25C70505">
            <wp:extent cx="6009524" cy="5438095"/>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09524" cy="5438095"/>
                    </a:xfrm>
                    <a:prstGeom prst="rect">
                      <a:avLst/>
                    </a:prstGeom>
                  </pic:spPr>
                </pic:pic>
              </a:graphicData>
            </a:graphic>
          </wp:inline>
        </w:drawing>
      </w:r>
    </w:p>
    <w:p w14:paraId="01E9EC75" w14:textId="5B91C382" w:rsidR="0083180D" w:rsidRPr="00DB714B" w:rsidRDefault="00DB714B" w:rsidP="00DB714B">
      <w:pPr>
        <w:pStyle w:val="Didascalia"/>
        <w:jc w:val="center"/>
        <w:rPr>
          <w:rFonts w:asciiTheme="minorHAnsi" w:hAnsiTheme="minorHAnsi" w:cstheme="minorHAnsi"/>
          <w:sz w:val="18"/>
          <w:szCs w:val="18"/>
        </w:rPr>
      </w:pPr>
      <w:r w:rsidRPr="00DB714B">
        <w:rPr>
          <w:rFonts w:asciiTheme="minorHAnsi" w:hAnsiTheme="minorHAnsi" w:cstheme="minorHAnsi"/>
          <w:sz w:val="18"/>
          <w:szCs w:val="18"/>
        </w:rPr>
        <w:t xml:space="preserve">Figura </w:t>
      </w:r>
      <w:r w:rsidR="00566781" w:rsidRPr="00DB714B">
        <w:rPr>
          <w:rFonts w:asciiTheme="minorHAnsi" w:hAnsiTheme="minorHAnsi" w:cstheme="minorHAnsi"/>
          <w:sz w:val="18"/>
          <w:szCs w:val="18"/>
        </w:rPr>
        <w:t xml:space="preserve">11: </w:t>
      </w:r>
      <w:r w:rsidR="00AB302C">
        <w:rPr>
          <w:rFonts w:asciiTheme="minorHAnsi" w:hAnsiTheme="minorHAnsi" w:cstheme="minorHAnsi"/>
          <w:sz w:val="18"/>
          <w:szCs w:val="18"/>
        </w:rPr>
        <w:t>Form</w:t>
      </w:r>
      <w:r w:rsidRPr="00DB714B">
        <w:rPr>
          <w:rFonts w:asciiTheme="minorHAnsi" w:hAnsiTheme="minorHAnsi" w:cstheme="minorHAnsi"/>
          <w:sz w:val="18"/>
          <w:szCs w:val="18"/>
        </w:rPr>
        <w:t xml:space="preserve"> inserimento </w:t>
      </w:r>
      <w:r w:rsidR="00566781" w:rsidRPr="00DB714B">
        <w:rPr>
          <w:rFonts w:asciiTheme="minorHAnsi" w:hAnsiTheme="minorHAnsi" w:cstheme="minorHAnsi"/>
          <w:sz w:val="18"/>
          <w:szCs w:val="18"/>
        </w:rPr>
        <w:t xml:space="preserve">difensore </w:t>
      </w:r>
      <w:r w:rsidR="00C35271">
        <w:rPr>
          <w:rFonts w:asciiTheme="minorHAnsi" w:hAnsiTheme="minorHAnsi" w:cstheme="minorHAnsi"/>
          <w:sz w:val="18"/>
          <w:szCs w:val="18"/>
        </w:rPr>
        <w:t>procedimento SIEP</w:t>
      </w:r>
      <w:r w:rsidR="00566781" w:rsidRPr="00DB714B">
        <w:rPr>
          <w:rFonts w:asciiTheme="minorHAnsi" w:hAnsiTheme="minorHAnsi" w:cstheme="minorHAnsi"/>
          <w:sz w:val="18"/>
          <w:szCs w:val="18"/>
        </w:rPr>
        <w:t>-</w:t>
      </w:r>
      <w:r w:rsidRPr="00DB714B">
        <w:rPr>
          <w:rFonts w:asciiTheme="minorHAnsi" w:hAnsiTheme="minorHAnsi" w:cstheme="minorHAnsi"/>
          <w:sz w:val="18"/>
          <w:szCs w:val="18"/>
        </w:rPr>
        <w:t xml:space="preserve"> attuale</w:t>
      </w:r>
    </w:p>
    <w:p w14:paraId="5F185CB8" w14:textId="77777777" w:rsidR="0083180D" w:rsidRDefault="0083180D" w:rsidP="0083180D">
      <w:pPr>
        <w:pStyle w:val="Corpotesto"/>
        <w:rPr>
          <w:sz w:val="22"/>
          <w:szCs w:val="22"/>
        </w:rPr>
      </w:pPr>
    </w:p>
    <w:p w14:paraId="2E507F39" w14:textId="36FD1A7B" w:rsidR="0083180D" w:rsidRDefault="0083180D" w:rsidP="0083180D">
      <w:pPr>
        <w:pStyle w:val="Corpotesto"/>
        <w:rPr>
          <w:sz w:val="22"/>
          <w:szCs w:val="22"/>
        </w:rPr>
      </w:pPr>
      <w:r w:rsidRPr="00F45F9B">
        <w:rPr>
          <w:sz w:val="22"/>
          <w:szCs w:val="22"/>
          <w:highlight w:val="green"/>
        </w:rPr>
        <w:t>sarà modificata come di seguito</w:t>
      </w:r>
      <w:r w:rsidR="00566781" w:rsidRPr="00F45F9B">
        <w:rPr>
          <w:sz w:val="22"/>
          <w:szCs w:val="22"/>
          <w:highlight w:val="green"/>
        </w:rPr>
        <w:t xml:space="preserve"> riportato:</w:t>
      </w:r>
    </w:p>
    <w:p w14:paraId="612D75F0" w14:textId="77777777" w:rsidR="0083180D" w:rsidRDefault="0083180D" w:rsidP="0083180D">
      <w:pPr>
        <w:pStyle w:val="Corpotesto"/>
        <w:rPr>
          <w:sz w:val="22"/>
          <w:szCs w:val="22"/>
        </w:rPr>
      </w:pPr>
    </w:p>
    <w:p w14:paraId="122DC6C9" w14:textId="77777777" w:rsidR="00566781" w:rsidRDefault="00E77293" w:rsidP="00566781">
      <w:pPr>
        <w:pStyle w:val="Corpotesto"/>
        <w:keepNext/>
      </w:pPr>
      <w:r>
        <w:rPr>
          <w:noProof/>
        </w:rPr>
        <w:lastRenderedPageBreak/>
        <w:drawing>
          <wp:inline distT="0" distB="0" distL="0" distR="0" wp14:anchorId="6E6A5E6B" wp14:editId="01B514B4">
            <wp:extent cx="6028571" cy="5123809"/>
            <wp:effectExtent l="0" t="0" r="0" b="127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28571" cy="5123809"/>
                    </a:xfrm>
                    <a:prstGeom prst="rect">
                      <a:avLst/>
                    </a:prstGeom>
                  </pic:spPr>
                </pic:pic>
              </a:graphicData>
            </a:graphic>
          </wp:inline>
        </w:drawing>
      </w:r>
    </w:p>
    <w:p w14:paraId="6277217D" w14:textId="231D366E" w:rsidR="0083180D" w:rsidRPr="00F45F9B" w:rsidRDefault="00566781" w:rsidP="00566781">
      <w:pPr>
        <w:pStyle w:val="Didascalia"/>
        <w:jc w:val="center"/>
        <w:rPr>
          <w:rFonts w:asciiTheme="minorHAnsi" w:hAnsiTheme="minorHAnsi" w:cstheme="minorHAnsi"/>
          <w:sz w:val="18"/>
          <w:szCs w:val="18"/>
          <w:highlight w:val="green"/>
        </w:rPr>
      </w:pPr>
      <w:bookmarkStart w:id="257" w:name="_Toc77679018"/>
      <w:r w:rsidRPr="00F45F9B">
        <w:rPr>
          <w:rFonts w:asciiTheme="minorHAnsi" w:hAnsiTheme="minorHAnsi" w:cstheme="minorHAnsi"/>
          <w:sz w:val="18"/>
          <w:szCs w:val="18"/>
          <w:highlight w:val="green"/>
        </w:rPr>
        <w:t xml:space="preserve">Figura </w:t>
      </w:r>
      <w:r w:rsidRPr="00F45F9B">
        <w:rPr>
          <w:rFonts w:asciiTheme="minorHAnsi" w:hAnsiTheme="minorHAnsi" w:cstheme="minorHAnsi"/>
          <w:sz w:val="18"/>
          <w:szCs w:val="18"/>
          <w:highlight w:val="green"/>
        </w:rPr>
        <w:fldChar w:fldCharType="begin"/>
      </w:r>
      <w:r w:rsidRPr="00F45F9B">
        <w:rPr>
          <w:rFonts w:asciiTheme="minorHAnsi" w:hAnsiTheme="minorHAnsi" w:cstheme="minorHAnsi"/>
          <w:sz w:val="18"/>
          <w:szCs w:val="18"/>
          <w:highlight w:val="green"/>
        </w:rPr>
        <w:instrText xml:space="preserve"> SEQ Figura \* ARABIC </w:instrText>
      </w:r>
      <w:r w:rsidRPr="00F45F9B">
        <w:rPr>
          <w:rFonts w:asciiTheme="minorHAnsi" w:hAnsiTheme="minorHAnsi" w:cstheme="minorHAnsi"/>
          <w:sz w:val="18"/>
          <w:szCs w:val="18"/>
          <w:highlight w:val="green"/>
        </w:rPr>
        <w:fldChar w:fldCharType="separate"/>
      </w:r>
      <w:r w:rsidR="009D367D">
        <w:rPr>
          <w:rFonts w:asciiTheme="minorHAnsi" w:hAnsiTheme="minorHAnsi" w:cstheme="minorHAnsi"/>
          <w:noProof/>
          <w:sz w:val="18"/>
          <w:szCs w:val="18"/>
          <w:highlight w:val="green"/>
        </w:rPr>
        <w:t>14</w:t>
      </w:r>
      <w:r w:rsidRPr="00F45F9B">
        <w:rPr>
          <w:rFonts w:asciiTheme="minorHAnsi" w:hAnsiTheme="minorHAnsi" w:cstheme="minorHAnsi"/>
          <w:sz w:val="18"/>
          <w:szCs w:val="18"/>
          <w:highlight w:val="green"/>
        </w:rPr>
        <w:fldChar w:fldCharType="end"/>
      </w:r>
      <w:r w:rsidRPr="00F45F9B">
        <w:rPr>
          <w:rFonts w:asciiTheme="minorHAnsi" w:hAnsiTheme="minorHAnsi" w:cstheme="minorHAnsi"/>
          <w:sz w:val="18"/>
          <w:szCs w:val="18"/>
          <w:highlight w:val="green"/>
        </w:rPr>
        <w:t xml:space="preserve">: </w:t>
      </w:r>
      <w:r w:rsidR="00AB302C" w:rsidRPr="00F45F9B">
        <w:rPr>
          <w:rFonts w:asciiTheme="minorHAnsi" w:hAnsiTheme="minorHAnsi" w:cstheme="minorHAnsi"/>
          <w:sz w:val="18"/>
          <w:szCs w:val="18"/>
          <w:highlight w:val="green"/>
        </w:rPr>
        <w:t>Form</w:t>
      </w:r>
      <w:r w:rsidRPr="00F45F9B">
        <w:rPr>
          <w:rFonts w:asciiTheme="minorHAnsi" w:hAnsiTheme="minorHAnsi" w:cstheme="minorHAnsi"/>
          <w:sz w:val="18"/>
          <w:szCs w:val="18"/>
          <w:highlight w:val="green"/>
        </w:rPr>
        <w:t xml:space="preserve"> inserimento difensore </w:t>
      </w:r>
      <w:r w:rsidR="00C35271" w:rsidRPr="00F45F9B">
        <w:rPr>
          <w:rFonts w:asciiTheme="minorHAnsi" w:hAnsiTheme="minorHAnsi" w:cstheme="minorHAnsi"/>
          <w:sz w:val="18"/>
          <w:szCs w:val="18"/>
          <w:highlight w:val="green"/>
        </w:rPr>
        <w:t>procedimento SIEP</w:t>
      </w:r>
      <w:r w:rsidRPr="00F45F9B">
        <w:rPr>
          <w:rFonts w:asciiTheme="minorHAnsi" w:hAnsiTheme="minorHAnsi" w:cstheme="minorHAnsi"/>
          <w:sz w:val="18"/>
          <w:szCs w:val="18"/>
          <w:highlight w:val="green"/>
        </w:rPr>
        <w:t xml:space="preserve"> - nuova</w:t>
      </w:r>
      <w:bookmarkEnd w:id="257"/>
    </w:p>
    <w:p w14:paraId="1AE7EB2D" w14:textId="77777777" w:rsidR="00E77293" w:rsidRPr="00F45F9B" w:rsidRDefault="00E77293" w:rsidP="0083180D">
      <w:pPr>
        <w:pStyle w:val="Corpotesto"/>
        <w:rPr>
          <w:sz w:val="22"/>
          <w:szCs w:val="22"/>
          <w:highlight w:val="green"/>
        </w:rPr>
      </w:pPr>
    </w:p>
    <w:p w14:paraId="44825518" w14:textId="04271CD3" w:rsidR="00566781" w:rsidRPr="00F45F9B" w:rsidRDefault="00566781" w:rsidP="0083180D">
      <w:pPr>
        <w:pStyle w:val="Corpotesto"/>
        <w:rPr>
          <w:sz w:val="22"/>
          <w:szCs w:val="22"/>
          <w:highlight w:val="green"/>
        </w:rPr>
      </w:pPr>
      <w:r w:rsidRPr="00F45F9B">
        <w:rPr>
          <w:sz w:val="22"/>
          <w:szCs w:val="22"/>
          <w:highlight w:val="green"/>
        </w:rPr>
        <w:t xml:space="preserve">Nello specifico, si procederà </w:t>
      </w:r>
      <w:r w:rsidR="00E77293" w:rsidRPr="00F45F9B">
        <w:rPr>
          <w:sz w:val="22"/>
          <w:szCs w:val="22"/>
          <w:highlight w:val="green"/>
        </w:rPr>
        <w:t xml:space="preserve">con </w:t>
      </w:r>
      <w:r w:rsidRPr="00F45F9B">
        <w:rPr>
          <w:sz w:val="22"/>
          <w:szCs w:val="22"/>
          <w:highlight w:val="green"/>
        </w:rPr>
        <w:t>la sostituzione</w:t>
      </w:r>
      <w:r w:rsidR="00E77293" w:rsidRPr="00F45F9B">
        <w:rPr>
          <w:sz w:val="22"/>
          <w:szCs w:val="22"/>
          <w:highlight w:val="green"/>
        </w:rPr>
        <w:t xml:space="preserve"> dell’attuale link </w:t>
      </w:r>
      <w:r w:rsidR="00E77293" w:rsidRPr="00F45F9B">
        <w:rPr>
          <w:noProof/>
          <w:sz w:val="22"/>
          <w:szCs w:val="22"/>
          <w:highlight w:val="green"/>
        </w:rPr>
        <w:drawing>
          <wp:inline distT="0" distB="0" distL="0" distR="0" wp14:anchorId="18AE4412" wp14:editId="707621F4">
            <wp:extent cx="1390476" cy="257143"/>
            <wp:effectExtent l="0" t="0" r="635"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90476" cy="257143"/>
                    </a:xfrm>
                    <a:prstGeom prst="rect">
                      <a:avLst/>
                    </a:prstGeom>
                  </pic:spPr>
                </pic:pic>
              </a:graphicData>
            </a:graphic>
          </wp:inline>
        </w:drawing>
      </w:r>
      <w:r w:rsidRPr="00F45F9B">
        <w:rPr>
          <w:sz w:val="22"/>
          <w:szCs w:val="22"/>
          <w:highlight w:val="green"/>
        </w:rPr>
        <w:t>, che permette</w:t>
      </w:r>
      <w:r w:rsidR="00E77293" w:rsidRPr="00F45F9B">
        <w:rPr>
          <w:sz w:val="22"/>
          <w:szCs w:val="22"/>
          <w:highlight w:val="green"/>
        </w:rPr>
        <w:t xml:space="preserve"> di selezionare l’avvocato fra quelli già presenti in SIES, con il nuovo link </w:t>
      </w:r>
      <w:r w:rsidR="00E77293" w:rsidRPr="00F45F9B">
        <w:rPr>
          <w:noProof/>
          <w:sz w:val="22"/>
          <w:szCs w:val="22"/>
          <w:highlight w:val="green"/>
        </w:rPr>
        <w:drawing>
          <wp:inline distT="0" distB="0" distL="0" distR="0" wp14:anchorId="76398A65" wp14:editId="187F2B32">
            <wp:extent cx="1514286" cy="247619"/>
            <wp:effectExtent l="0" t="0" r="0" b="635"/>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14286" cy="247619"/>
                    </a:xfrm>
                    <a:prstGeom prst="rect">
                      <a:avLst/>
                    </a:prstGeom>
                  </pic:spPr>
                </pic:pic>
              </a:graphicData>
            </a:graphic>
          </wp:inline>
        </w:drawing>
      </w:r>
      <w:r w:rsidR="00E77293" w:rsidRPr="00F45F9B">
        <w:rPr>
          <w:sz w:val="22"/>
          <w:szCs w:val="22"/>
          <w:highlight w:val="green"/>
        </w:rPr>
        <w:t>, che permetterà di ricercare l’avvo</w:t>
      </w:r>
      <w:r w:rsidRPr="00F45F9B">
        <w:rPr>
          <w:sz w:val="22"/>
          <w:szCs w:val="22"/>
          <w:highlight w:val="green"/>
        </w:rPr>
        <w:t xml:space="preserve">cato nella base dati di </w:t>
      </w:r>
      <w:r w:rsidR="00F710D0" w:rsidRPr="00F45F9B">
        <w:rPr>
          <w:sz w:val="22"/>
          <w:szCs w:val="22"/>
          <w:highlight w:val="green"/>
        </w:rPr>
        <w:t>ReGIndE</w:t>
      </w:r>
      <w:r w:rsidRPr="00F45F9B">
        <w:rPr>
          <w:sz w:val="22"/>
          <w:szCs w:val="22"/>
          <w:highlight w:val="green"/>
        </w:rPr>
        <w:t>.</w:t>
      </w:r>
    </w:p>
    <w:p w14:paraId="4E35D027" w14:textId="15D51CDC" w:rsidR="00E77293" w:rsidRPr="00F45F9B" w:rsidRDefault="00566781" w:rsidP="0083180D">
      <w:pPr>
        <w:pStyle w:val="Corpotesto"/>
        <w:rPr>
          <w:sz w:val="22"/>
          <w:szCs w:val="22"/>
          <w:highlight w:val="green"/>
        </w:rPr>
      </w:pPr>
      <w:r w:rsidRPr="00F45F9B">
        <w:rPr>
          <w:sz w:val="22"/>
          <w:szCs w:val="22"/>
          <w:highlight w:val="green"/>
        </w:rPr>
        <w:t>Inoltre sulla form dei dati av</w:t>
      </w:r>
      <w:r w:rsidR="00680D08" w:rsidRPr="00F45F9B">
        <w:rPr>
          <w:sz w:val="22"/>
          <w:szCs w:val="22"/>
          <w:highlight w:val="green"/>
        </w:rPr>
        <w:t>v</w:t>
      </w:r>
      <w:r w:rsidRPr="00F45F9B">
        <w:rPr>
          <w:sz w:val="22"/>
          <w:szCs w:val="22"/>
          <w:highlight w:val="green"/>
        </w:rPr>
        <w:t xml:space="preserve">ocato, sarà prevista </w:t>
      </w:r>
      <w:r w:rsidR="00F66594" w:rsidRPr="00F45F9B">
        <w:rPr>
          <w:sz w:val="22"/>
          <w:szCs w:val="22"/>
          <w:highlight w:val="green"/>
        </w:rPr>
        <w:t xml:space="preserve">l’aggiunta del nuovo campo PEC, dato che risulta essere presente in </w:t>
      </w:r>
      <w:r w:rsidR="00F710D0" w:rsidRPr="00F45F9B">
        <w:rPr>
          <w:sz w:val="22"/>
          <w:szCs w:val="22"/>
          <w:highlight w:val="green"/>
        </w:rPr>
        <w:t>ReGIndE</w:t>
      </w:r>
      <w:r w:rsidR="00F66594" w:rsidRPr="00F45F9B">
        <w:rPr>
          <w:sz w:val="22"/>
          <w:szCs w:val="22"/>
          <w:highlight w:val="green"/>
        </w:rPr>
        <w:t>.</w:t>
      </w:r>
    </w:p>
    <w:p w14:paraId="7F4A0E96" w14:textId="79694419" w:rsidR="00560D57" w:rsidRPr="00F45F9B" w:rsidRDefault="00560D57" w:rsidP="00560D57">
      <w:pPr>
        <w:pStyle w:val="Corpotesto"/>
        <w:jc w:val="center"/>
        <w:rPr>
          <w:sz w:val="22"/>
          <w:szCs w:val="22"/>
          <w:highlight w:val="green"/>
        </w:rPr>
      </w:pPr>
    </w:p>
    <w:p w14:paraId="7F9102CF" w14:textId="221F5E31" w:rsidR="00560D57" w:rsidRPr="0083180D" w:rsidRDefault="00560D57" w:rsidP="00560D57">
      <w:pPr>
        <w:pStyle w:val="Corpotesto"/>
        <w:rPr>
          <w:sz w:val="22"/>
          <w:szCs w:val="22"/>
        </w:rPr>
      </w:pPr>
      <w:r w:rsidRPr="00F45F9B">
        <w:rPr>
          <w:sz w:val="22"/>
          <w:szCs w:val="22"/>
          <w:highlight w:val="green"/>
        </w:rPr>
        <w:t xml:space="preserve">Al click di tale link il sistema proporrà la nuova </w:t>
      </w:r>
      <w:r w:rsidR="00E77293" w:rsidRPr="00F45F9B">
        <w:rPr>
          <w:sz w:val="22"/>
          <w:szCs w:val="22"/>
          <w:highlight w:val="green"/>
        </w:rPr>
        <w:t xml:space="preserve">form </w:t>
      </w:r>
      <w:r w:rsidRPr="00F45F9B">
        <w:rPr>
          <w:sz w:val="22"/>
          <w:szCs w:val="22"/>
          <w:highlight w:val="green"/>
        </w:rPr>
        <w:t xml:space="preserve">di ricerca su </w:t>
      </w:r>
      <w:r w:rsidR="00F710D0" w:rsidRPr="00F45F9B">
        <w:rPr>
          <w:sz w:val="22"/>
          <w:szCs w:val="22"/>
          <w:highlight w:val="green"/>
        </w:rPr>
        <w:t>ReGIndE</w:t>
      </w:r>
      <w:r w:rsidRPr="00F45F9B">
        <w:rPr>
          <w:sz w:val="22"/>
          <w:szCs w:val="22"/>
          <w:highlight w:val="green"/>
        </w:rPr>
        <w:t>, descritta di seguito.</w:t>
      </w:r>
    </w:p>
    <w:p w14:paraId="4A9E6CD9" w14:textId="77777777" w:rsidR="00105493" w:rsidRDefault="00105493" w:rsidP="00560D57">
      <w:pPr>
        <w:pStyle w:val="Corpotesto"/>
        <w:rPr>
          <w:sz w:val="22"/>
          <w:szCs w:val="22"/>
        </w:rPr>
      </w:pPr>
    </w:p>
    <w:p w14:paraId="65EAFAB9" w14:textId="77777777" w:rsidR="006F0788" w:rsidRDefault="009A4DB4" w:rsidP="006F0788">
      <w:pPr>
        <w:pStyle w:val="Corpotesto"/>
        <w:keepNext/>
        <w:jc w:val="center"/>
      </w:pPr>
      <w:r>
        <w:rPr>
          <w:noProof/>
        </w:rPr>
        <w:lastRenderedPageBreak/>
        <w:drawing>
          <wp:inline distT="0" distB="0" distL="0" distR="0" wp14:anchorId="116A41C7" wp14:editId="346A22EB">
            <wp:extent cx="4723809" cy="2123810"/>
            <wp:effectExtent l="0" t="0" r="635" b="0"/>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23809" cy="2123810"/>
                    </a:xfrm>
                    <a:prstGeom prst="rect">
                      <a:avLst/>
                    </a:prstGeom>
                  </pic:spPr>
                </pic:pic>
              </a:graphicData>
            </a:graphic>
          </wp:inline>
        </w:drawing>
      </w:r>
    </w:p>
    <w:p w14:paraId="571925A1" w14:textId="1B1C6D01" w:rsidR="00105493" w:rsidRPr="006F0788" w:rsidRDefault="006F0788" w:rsidP="006F0788">
      <w:pPr>
        <w:pStyle w:val="Didascalia"/>
        <w:jc w:val="center"/>
        <w:rPr>
          <w:rFonts w:asciiTheme="minorHAnsi" w:hAnsiTheme="minorHAnsi" w:cstheme="minorHAnsi"/>
          <w:sz w:val="18"/>
          <w:szCs w:val="18"/>
        </w:rPr>
      </w:pPr>
      <w:bookmarkStart w:id="258" w:name="_Toc77679019"/>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9D367D">
        <w:rPr>
          <w:rFonts w:asciiTheme="minorHAnsi" w:hAnsiTheme="minorHAnsi" w:cstheme="minorHAnsi"/>
          <w:noProof/>
          <w:sz w:val="18"/>
          <w:szCs w:val="18"/>
        </w:rPr>
        <w:t>15</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attivazione ricerca su </w:t>
      </w:r>
      <w:r w:rsidR="00F710D0">
        <w:rPr>
          <w:rFonts w:asciiTheme="minorHAnsi" w:hAnsiTheme="minorHAnsi" w:cstheme="minorHAnsi"/>
          <w:sz w:val="18"/>
          <w:szCs w:val="18"/>
        </w:rPr>
        <w:t>ReGIndE</w:t>
      </w:r>
      <w:bookmarkEnd w:id="258"/>
    </w:p>
    <w:p w14:paraId="3AC29D4B" w14:textId="77777777" w:rsidR="00105493" w:rsidRDefault="00105493" w:rsidP="00560D57">
      <w:pPr>
        <w:pStyle w:val="Corpotesto"/>
        <w:rPr>
          <w:sz w:val="22"/>
          <w:szCs w:val="22"/>
        </w:rPr>
      </w:pPr>
    </w:p>
    <w:p w14:paraId="0A2E7C39" w14:textId="4319D769" w:rsidR="00560D57" w:rsidRPr="00B41EB8" w:rsidRDefault="00105493" w:rsidP="00560D57">
      <w:pPr>
        <w:pStyle w:val="Corpotesto"/>
        <w:rPr>
          <w:sz w:val="22"/>
          <w:szCs w:val="22"/>
          <w:highlight w:val="green"/>
        </w:rPr>
      </w:pPr>
      <w:r w:rsidRPr="00B41EB8">
        <w:rPr>
          <w:sz w:val="22"/>
          <w:szCs w:val="22"/>
          <w:highlight w:val="green"/>
        </w:rPr>
        <w:t>La funzione</w:t>
      </w:r>
      <w:r w:rsidR="00560D57" w:rsidRPr="00B41EB8">
        <w:rPr>
          <w:sz w:val="22"/>
          <w:szCs w:val="22"/>
          <w:highlight w:val="green"/>
        </w:rPr>
        <w:t xml:space="preserve"> permetterà</w:t>
      </w:r>
      <w:r w:rsidRPr="00B41EB8">
        <w:rPr>
          <w:sz w:val="22"/>
          <w:szCs w:val="22"/>
          <w:highlight w:val="green"/>
        </w:rPr>
        <w:t xml:space="preserve">, </w:t>
      </w:r>
      <w:r w:rsidR="00B55D20" w:rsidRPr="00B41EB8">
        <w:rPr>
          <w:sz w:val="22"/>
          <w:szCs w:val="22"/>
          <w:highlight w:val="green"/>
        </w:rPr>
        <w:t>utilizzando un apposito Web Service di</w:t>
      </w:r>
      <w:r w:rsidR="00560D57" w:rsidRPr="00B41EB8">
        <w:rPr>
          <w:sz w:val="22"/>
          <w:szCs w:val="22"/>
          <w:highlight w:val="green"/>
        </w:rPr>
        <w:t xml:space="preserve"> </w:t>
      </w:r>
      <w:r w:rsidR="00B55D20" w:rsidRPr="00B41EB8">
        <w:rPr>
          <w:sz w:val="22"/>
          <w:szCs w:val="22"/>
          <w:highlight w:val="green"/>
        </w:rPr>
        <w:t xml:space="preserve">interazione con </w:t>
      </w:r>
      <w:r w:rsidR="00F710D0" w:rsidRPr="00B41EB8">
        <w:rPr>
          <w:sz w:val="22"/>
          <w:szCs w:val="22"/>
          <w:highlight w:val="green"/>
        </w:rPr>
        <w:t>ReGIndE</w:t>
      </w:r>
      <w:r w:rsidR="00B55D20" w:rsidRPr="00B41EB8">
        <w:rPr>
          <w:sz w:val="22"/>
          <w:szCs w:val="22"/>
          <w:highlight w:val="green"/>
        </w:rPr>
        <w:t xml:space="preserve">, </w:t>
      </w:r>
      <w:r w:rsidR="00560D57" w:rsidRPr="00B41EB8">
        <w:rPr>
          <w:sz w:val="22"/>
          <w:szCs w:val="22"/>
          <w:highlight w:val="green"/>
        </w:rPr>
        <w:t xml:space="preserve">la ricerca dell’avvocato sul </w:t>
      </w:r>
      <w:r w:rsidR="00560D57" w:rsidRPr="005C7452">
        <w:rPr>
          <w:b/>
          <w:sz w:val="22"/>
          <w:szCs w:val="22"/>
          <w:highlight w:val="green"/>
        </w:rPr>
        <w:t>Registro Generale degli Indirizzi Elettronici</w:t>
      </w:r>
      <w:r w:rsidR="00560D57" w:rsidRPr="00B41EB8">
        <w:rPr>
          <w:sz w:val="22"/>
          <w:szCs w:val="22"/>
          <w:highlight w:val="green"/>
        </w:rPr>
        <w:t xml:space="preserve">. </w:t>
      </w:r>
      <w:r w:rsidR="00B55D20" w:rsidRPr="00B41EB8">
        <w:rPr>
          <w:sz w:val="22"/>
          <w:szCs w:val="22"/>
          <w:highlight w:val="green"/>
        </w:rPr>
        <w:t>La form presenta i campi per la</w:t>
      </w:r>
      <w:r w:rsidR="00560D57" w:rsidRPr="00B41EB8">
        <w:rPr>
          <w:sz w:val="22"/>
          <w:szCs w:val="22"/>
          <w:highlight w:val="green"/>
        </w:rPr>
        <w:t xml:space="preserve"> ricerca per Cognome e Nome dell’avvocato, Foro di appartenenza e un check-box per ‘estendere’ la ricerca a tutti i Fori.</w:t>
      </w:r>
    </w:p>
    <w:p w14:paraId="34604A8F" w14:textId="77777777" w:rsidR="00560D57" w:rsidRPr="0083180D" w:rsidRDefault="00560D57" w:rsidP="00560D57">
      <w:pPr>
        <w:pStyle w:val="Corpotesto"/>
        <w:rPr>
          <w:sz w:val="22"/>
          <w:szCs w:val="22"/>
        </w:rPr>
      </w:pPr>
      <w:r w:rsidRPr="00B41EB8">
        <w:rPr>
          <w:sz w:val="22"/>
          <w:szCs w:val="22"/>
          <w:highlight w:val="green"/>
        </w:rPr>
        <w:t>I campi obbligatori per la ricerca saranno: Cognome e Foro, o in alternativa, Cognome e check-box ‘Tutti i Fori’.</w:t>
      </w:r>
    </w:p>
    <w:p w14:paraId="6D191E19" w14:textId="11A23881" w:rsidR="00560D57" w:rsidRDefault="00560D57" w:rsidP="00560D57">
      <w:pPr>
        <w:pStyle w:val="Corpotesto"/>
        <w:rPr>
          <w:sz w:val="22"/>
          <w:szCs w:val="22"/>
        </w:rPr>
      </w:pPr>
      <w:r w:rsidRPr="002F037C">
        <w:rPr>
          <w:sz w:val="22"/>
          <w:szCs w:val="22"/>
          <w:highlight w:val="green"/>
        </w:rPr>
        <w:t xml:space="preserve">In particolare, il Foro sarà selezionabile da una listbox, i cui valori corrisponderanno a quelli presenti nella </w:t>
      </w:r>
      <w:r w:rsidRPr="005C7452">
        <w:rPr>
          <w:sz w:val="22"/>
          <w:szCs w:val="22"/>
          <w:highlight w:val="green"/>
        </w:rPr>
        <w:t>tabella contenente l’elenco dei Fori, utilizzata nel sistema SIES</w:t>
      </w:r>
      <w:r w:rsidR="004E6659" w:rsidRPr="005C7452">
        <w:rPr>
          <w:sz w:val="22"/>
          <w:szCs w:val="22"/>
          <w:highlight w:val="green"/>
        </w:rPr>
        <w:t>, che sarà resa conforme a quello di ReGIndE</w:t>
      </w:r>
      <w:r w:rsidR="0074765E" w:rsidRPr="002F037C">
        <w:rPr>
          <w:sz w:val="22"/>
          <w:szCs w:val="22"/>
          <w:highlight w:val="green"/>
        </w:rPr>
        <w:t>.</w:t>
      </w:r>
      <w:r w:rsidR="004E6659" w:rsidRPr="002F037C">
        <w:rPr>
          <w:sz w:val="22"/>
          <w:szCs w:val="22"/>
          <w:highlight w:val="green"/>
        </w:rPr>
        <w:t xml:space="preserve"> A seguito della selezione del tasto Cerca su ReGIndE il sistema innescherà su ReGIndE una ricerca puntuale degli Avvocati aventi Cognome, eventualmente il Nome uguali a quelli digitati e appartenenti al foro </w:t>
      </w:r>
      <w:r w:rsidR="00DF122D" w:rsidRPr="002F037C">
        <w:rPr>
          <w:sz w:val="22"/>
          <w:szCs w:val="22"/>
          <w:highlight w:val="green"/>
        </w:rPr>
        <w:t>selezionato</w:t>
      </w:r>
      <w:r w:rsidR="004E6659" w:rsidRPr="002F037C">
        <w:rPr>
          <w:sz w:val="22"/>
          <w:szCs w:val="22"/>
          <w:highlight w:val="green"/>
        </w:rPr>
        <w:t xml:space="preserve"> o a tutti i fori.</w:t>
      </w:r>
    </w:p>
    <w:p w14:paraId="282140A1" w14:textId="77777777" w:rsidR="00E06B9B" w:rsidRDefault="00E06B9B" w:rsidP="00560D57">
      <w:pPr>
        <w:pStyle w:val="Corpotesto"/>
        <w:rPr>
          <w:sz w:val="22"/>
          <w:szCs w:val="22"/>
        </w:rPr>
      </w:pPr>
    </w:p>
    <w:p w14:paraId="175E764C" w14:textId="042F1EFF" w:rsidR="00E06B9B" w:rsidRPr="00A24CDE" w:rsidRDefault="00A24CDE" w:rsidP="00560D57">
      <w:pPr>
        <w:pStyle w:val="Corpotesto"/>
        <w:rPr>
          <w:sz w:val="22"/>
          <w:szCs w:val="22"/>
          <w:u w:val="single"/>
        </w:rPr>
      </w:pPr>
      <w:r w:rsidRPr="009E07F3">
        <w:rPr>
          <w:iCs/>
          <w:sz w:val="22"/>
          <w:szCs w:val="22"/>
          <w:highlight w:val="green"/>
        </w:rPr>
        <w:t>I risultati saranno filtrati secondo il codice Ente di ReGIndE (Foro Avvocati), costituito dalla concatenazione della stringa COA e dal codice Istat del Comune sede dello stesso, per questo motivo detto anche semplicemente COA</w:t>
      </w:r>
      <w:r w:rsidRPr="009E07F3">
        <w:rPr>
          <w:sz w:val="22"/>
          <w:szCs w:val="22"/>
          <w:highlight w:val="green"/>
        </w:rPr>
        <w:t>.</w:t>
      </w:r>
    </w:p>
    <w:p w14:paraId="3AC8F3EC" w14:textId="77777777" w:rsidR="00DF122D" w:rsidRDefault="00DF122D" w:rsidP="00560D57">
      <w:pPr>
        <w:pStyle w:val="Corpotesto"/>
        <w:rPr>
          <w:sz w:val="22"/>
          <w:szCs w:val="22"/>
        </w:rPr>
      </w:pPr>
    </w:p>
    <w:p w14:paraId="715D8DB5" w14:textId="01D59E42" w:rsidR="00560D57" w:rsidRPr="0083180D" w:rsidRDefault="00560D57" w:rsidP="00560D57">
      <w:pPr>
        <w:pStyle w:val="Corpotesto"/>
        <w:rPr>
          <w:sz w:val="22"/>
          <w:szCs w:val="22"/>
        </w:rPr>
      </w:pPr>
      <w:r w:rsidRPr="009E07F3">
        <w:rPr>
          <w:sz w:val="22"/>
          <w:szCs w:val="22"/>
          <w:highlight w:val="green"/>
        </w:rPr>
        <w:t xml:space="preserve">Il sistema SIES, all’avvenuta conferma da parte dell’utente dei criteri digitati, attiverà la ricerca su </w:t>
      </w:r>
      <w:r w:rsidR="00F710D0" w:rsidRPr="009E07F3">
        <w:rPr>
          <w:sz w:val="22"/>
          <w:szCs w:val="22"/>
          <w:highlight w:val="green"/>
        </w:rPr>
        <w:t>ReGIndE</w:t>
      </w:r>
      <w:r w:rsidRPr="009E07F3">
        <w:rPr>
          <w:sz w:val="22"/>
          <w:szCs w:val="22"/>
          <w:highlight w:val="green"/>
        </w:rPr>
        <w:t xml:space="preserve">, utilizzando per l’interfaccia i servizi web esposti dall’applicazione </w:t>
      </w:r>
      <w:r w:rsidR="00F710D0" w:rsidRPr="009E07F3">
        <w:rPr>
          <w:sz w:val="22"/>
          <w:szCs w:val="22"/>
          <w:highlight w:val="green"/>
        </w:rPr>
        <w:t>ReGIndE</w:t>
      </w:r>
      <w:r w:rsidRPr="009E07F3">
        <w:rPr>
          <w:sz w:val="22"/>
          <w:szCs w:val="22"/>
          <w:highlight w:val="green"/>
        </w:rPr>
        <w:t>, costruendo il client ed altre apposite classi java che permetteranno di effettuare la ricerca vera e propria e di gestire i risultati ottenuti.</w:t>
      </w:r>
    </w:p>
    <w:p w14:paraId="2D123E5C" w14:textId="77777777" w:rsidR="00560D57" w:rsidRPr="0083180D" w:rsidRDefault="00560D57" w:rsidP="00560D57">
      <w:pPr>
        <w:pStyle w:val="Corpotesto"/>
        <w:rPr>
          <w:sz w:val="22"/>
          <w:szCs w:val="22"/>
        </w:rPr>
      </w:pPr>
    </w:p>
    <w:p w14:paraId="2FEF0E96" w14:textId="37C024D0" w:rsidR="00560D57" w:rsidRDefault="00560D57" w:rsidP="00560D57">
      <w:pPr>
        <w:pStyle w:val="Corpotesto"/>
        <w:rPr>
          <w:sz w:val="22"/>
          <w:szCs w:val="22"/>
        </w:rPr>
      </w:pPr>
      <w:r w:rsidRPr="009E07F3">
        <w:rPr>
          <w:sz w:val="22"/>
          <w:szCs w:val="22"/>
          <w:highlight w:val="green"/>
        </w:rPr>
        <w:t xml:space="preserve">Nei casi di </w:t>
      </w:r>
      <w:r w:rsidRPr="009E07F3">
        <w:rPr>
          <w:b/>
          <w:sz w:val="22"/>
          <w:szCs w:val="22"/>
          <w:highlight w:val="green"/>
        </w:rPr>
        <w:t>indisponibilità</w:t>
      </w:r>
      <w:r w:rsidRPr="009E07F3">
        <w:rPr>
          <w:sz w:val="22"/>
          <w:szCs w:val="22"/>
          <w:highlight w:val="green"/>
        </w:rPr>
        <w:t xml:space="preserve"> del sistema</w:t>
      </w:r>
      <w:r w:rsidR="00266146" w:rsidRPr="009E07F3">
        <w:rPr>
          <w:sz w:val="22"/>
          <w:szCs w:val="22"/>
          <w:highlight w:val="green"/>
        </w:rPr>
        <w:t xml:space="preserve"> </w:t>
      </w:r>
      <w:r w:rsidR="00F710D0" w:rsidRPr="009E07F3">
        <w:rPr>
          <w:sz w:val="22"/>
          <w:szCs w:val="22"/>
          <w:highlight w:val="green"/>
        </w:rPr>
        <w:t>ReGIndE</w:t>
      </w:r>
      <w:r w:rsidRPr="009E07F3">
        <w:rPr>
          <w:sz w:val="22"/>
          <w:szCs w:val="22"/>
          <w:highlight w:val="green"/>
        </w:rPr>
        <w:t xml:space="preserve"> e/o di dati non trovati su </w:t>
      </w:r>
      <w:r w:rsidR="00F710D0" w:rsidRPr="009E07F3">
        <w:rPr>
          <w:sz w:val="22"/>
          <w:szCs w:val="22"/>
          <w:highlight w:val="green"/>
        </w:rPr>
        <w:t>ReGIndE</w:t>
      </w:r>
      <w:r w:rsidRPr="009E07F3">
        <w:rPr>
          <w:sz w:val="22"/>
          <w:szCs w:val="22"/>
          <w:highlight w:val="green"/>
        </w:rPr>
        <w:t>, il sistema restituirà, per ciascuno dei casi indicati, un opportuno messaggio di alert e attiverà la funzione di ricerca del difensore su SIES [Rif. § “</w:t>
      </w:r>
      <w:r w:rsidR="00266146" w:rsidRPr="009E07F3">
        <w:rPr>
          <w:i/>
          <w:iCs/>
          <w:sz w:val="22"/>
          <w:szCs w:val="22"/>
          <w:highlight w:val="green"/>
        </w:rPr>
        <w:t>6.3</w:t>
      </w:r>
      <w:r w:rsidRPr="009E07F3">
        <w:rPr>
          <w:i/>
          <w:iCs/>
          <w:sz w:val="22"/>
          <w:szCs w:val="22"/>
          <w:highlight w:val="green"/>
        </w:rPr>
        <w:t xml:space="preserve"> REQ-SIE-021-03</w:t>
      </w:r>
      <w:r w:rsidR="00B55D20" w:rsidRPr="009E07F3">
        <w:rPr>
          <w:i/>
          <w:iCs/>
          <w:sz w:val="22"/>
          <w:szCs w:val="22"/>
          <w:highlight w:val="green"/>
        </w:rPr>
        <w:t>-FN.01</w:t>
      </w:r>
      <w:r w:rsidRPr="009E07F3">
        <w:rPr>
          <w:i/>
          <w:iCs/>
          <w:sz w:val="22"/>
          <w:szCs w:val="22"/>
          <w:highlight w:val="green"/>
        </w:rPr>
        <w:t xml:space="preserve"> - Inserimento Manuale: Indisponibilità </w:t>
      </w:r>
      <w:r w:rsidR="00F710D0" w:rsidRPr="009E07F3">
        <w:rPr>
          <w:i/>
          <w:iCs/>
          <w:sz w:val="22"/>
          <w:szCs w:val="22"/>
          <w:highlight w:val="green"/>
        </w:rPr>
        <w:t>ReGIndE</w:t>
      </w:r>
      <w:r w:rsidRPr="009E07F3">
        <w:rPr>
          <w:i/>
          <w:iCs/>
          <w:sz w:val="22"/>
          <w:szCs w:val="22"/>
          <w:highlight w:val="green"/>
        </w:rPr>
        <w:t xml:space="preserve"> o Avvocato Non Presente</w:t>
      </w:r>
      <w:r w:rsidRPr="009E07F3">
        <w:rPr>
          <w:sz w:val="22"/>
          <w:szCs w:val="22"/>
          <w:highlight w:val="green"/>
        </w:rPr>
        <w:t>”].</w:t>
      </w:r>
    </w:p>
    <w:p w14:paraId="469F3394" w14:textId="77777777" w:rsidR="006F0788" w:rsidRDefault="006F0788" w:rsidP="00560D57">
      <w:pPr>
        <w:pStyle w:val="Corpotesto"/>
        <w:rPr>
          <w:sz w:val="22"/>
          <w:szCs w:val="22"/>
        </w:rPr>
      </w:pPr>
    </w:p>
    <w:p w14:paraId="254C8072" w14:textId="2EBD0F30" w:rsidR="006F0788" w:rsidRDefault="006F0788" w:rsidP="006F0788">
      <w:pPr>
        <w:pStyle w:val="Corpotesto"/>
        <w:rPr>
          <w:sz w:val="22"/>
          <w:szCs w:val="22"/>
        </w:rPr>
      </w:pPr>
      <w:r w:rsidRPr="00F45F9B">
        <w:rPr>
          <w:sz w:val="22"/>
          <w:szCs w:val="22"/>
          <w:highlight w:val="green"/>
        </w:rPr>
        <w:t xml:space="preserve">E’ possibile che il servizio di interrogazione/ricerca del soggetto su </w:t>
      </w:r>
      <w:r w:rsidR="00F710D0" w:rsidRPr="00F45F9B">
        <w:rPr>
          <w:sz w:val="22"/>
          <w:szCs w:val="22"/>
          <w:highlight w:val="green"/>
        </w:rPr>
        <w:t>ReGIndE</w:t>
      </w:r>
      <w:r w:rsidR="00F063CC" w:rsidRPr="00F45F9B">
        <w:rPr>
          <w:sz w:val="22"/>
          <w:szCs w:val="22"/>
          <w:highlight w:val="green"/>
        </w:rPr>
        <w:t xml:space="preserve"> </w:t>
      </w:r>
      <w:r w:rsidRPr="00F45F9B">
        <w:rPr>
          <w:sz w:val="22"/>
          <w:szCs w:val="22"/>
          <w:highlight w:val="green"/>
        </w:rPr>
        <w:t xml:space="preserve">possa restituire un messaggio di ‘SearchLimitException’, ossia che in fase di ricerca </w:t>
      </w:r>
      <w:r w:rsidR="00DF122D" w:rsidRPr="00F45F9B">
        <w:rPr>
          <w:sz w:val="22"/>
          <w:szCs w:val="22"/>
          <w:highlight w:val="green"/>
        </w:rPr>
        <w:t>sia</w:t>
      </w:r>
      <w:r w:rsidRPr="00F45F9B">
        <w:rPr>
          <w:sz w:val="22"/>
          <w:szCs w:val="22"/>
          <w:highlight w:val="green"/>
        </w:rPr>
        <w:t xml:space="preserve"> stato individuato un numero di soggetti superiore ad un dato limite. In tal caso sarà mostrato un messaggio </w:t>
      </w:r>
      <w:r w:rsidR="00097E3B" w:rsidRPr="00F45F9B">
        <w:rPr>
          <w:sz w:val="22"/>
          <w:szCs w:val="22"/>
          <w:highlight w:val="green"/>
        </w:rPr>
        <w:t>che invita</w:t>
      </w:r>
      <w:r w:rsidRPr="00F45F9B">
        <w:rPr>
          <w:sz w:val="22"/>
          <w:szCs w:val="22"/>
          <w:highlight w:val="green"/>
        </w:rPr>
        <w:t xml:space="preserve"> l’ut</w:t>
      </w:r>
      <w:r w:rsidR="000C688F" w:rsidRPr="00F45F9B">
        <w:rPr>
          <w:sz w:val="22"/>
          <w:szCs w:val="22"/>
          <w:highlight w:val="green"/>
        </w:rPr>
        <w:t>e</w:t>
      </w:r>
      <w:r w:rsidRPr="00F45F9B">
        <w:rPr>
          <w:sz w:val="22"/>
          <w:szCs w:val="22"/>
          <w:highlight w:val="green"/>
        </w:rPr>
        <w:t>nte a restringere i criteri di ricerca</w:t>
      </w:r>
      <w:r w:rsidR="00992B85" w:rsidRPr="00F45F9B">
        <w:rPr>
          <w:sz w:val="22"/>
          <w:szCs w:val="22"/>
          <w:highlight w:val="green"/>
        </w:rPr>
        <w:t xml:space="preserve"> e la form presenta un nuovo campo di ricerca per Codice Fiscale.</w:t>
      </w:r>
    </w:p>
    <w:p w14:paraId="109A64B6" w14:textId="77777777" w:rsidR="007323AB" w:rsidRDefault="007323AB" w:rsidP="006F0788">
      <w:pPr>
        <w:pStyle w:val="Corpotesto"/>
        <w:rPr>
          <w:sz w:val="22"/>
          <w:szCs w:val="22"/>
        </w:rPr>
      </w:pPr>
    </w:p>
    <w:p w14:paraId="67729C56" w14:textId="77777777" w:rsidR="00E11190" w:rsidRDefault="00E11190" w:rsidP="006F0788">
      <w:pPr>
        <w:pStyle w:val="Corpotesto"/>
        <w:rPr>
          <w:sz w:val="22"/>
          <w:szCs w:val="22"/>
        </w:rPr>
      </w:pPr>
    </w:p>
    <w:p w14:paraId="32E48900" w14:textId="752D1DBB" w:rsidR="00E11190" w:rsidRPr="000C688F" w:rsidRDefault="00992B85" w:rsidP="006F0788">
      <w:pPr>
        <w:pStyle w:val="Corpotesto"/>
        <w:rPr>
          <w:sz w:val="22"/>
          <w:szCs w:val="22"/>
        </w:rPr>
      </w:pPr>
      <w:r>
        <w:rPr>
          <w:noProof/>
        </w:rPr>
        <w:lastRenderedPageBreak/>
        <w:drawing>
          <wp:inline distT="0" distB="0" distL="0" distR="0" wp14:anchorId="5EDA94FB" wp14:editId="46884542">
            <wp:extent cx="6210300" cy="185166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10300" cy="1851660"/>
                    </a:xfrm>
                    <a:prstGeom prst="rect">
                      <a:avLst/>
                    </a:prstGeom>
                  </pic:spPr>
                </pic:pic>
              </a:graphicData>
            </a:graphic>
          </wp:inline>
        </w:drawing>
      </w:r>
    </w:p>
    <w:p w14:paraId="747B7345" w14:textId="71538D69" w:rsidR="00E11190" w:rsidRPr="006F0788" w:rsidRDefault="00E11190" w:rsidP="00E11190">
      <w:pPr>
        <w:pStyle w:val="Didascalia"/>
        <w:jc w:val="center"/>
        <w:rPr>
          <w:rFonts w:asciiTheme="minorHAnsi" w:hAnsiTheme="minorHAnsi" w:cstheme="minorHAnsi"/>
          <w:sz w:val="18"/>
          <w:szCs w:val="18"/>
        </w:rPr>
      </w:pPr>
      <w:bookmarkStart w:id="259" w:name="_Toc77679020"/>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9D367D">
        <w:rPr>
          <w:rFonts w:asciiTheme="minorHAnsi" w:hAnsiTheme="minorHAnsi" w:cstheme="minorHAnsi"/>
          <w:noProof/>
          <w:sz w:val="18"/>
          <w:szCs w:val="18"/>
        </w:rPr>
        <w:t>16</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ricerca su </w:t>
      </w:r>
      <w:r w:rsidR="00F710D0">
        <w:rPr>
          <w:rFonts w:asciiTheme="minorHAnsi" w:hAnsiTheme="minorHAnsi" w:cstheme="minorHAnsi"/>
          <w:sz w:val="18"/>
          <w:szCs w:val="18"/>
        </w:rPr>
        <w:t>ReGIndE</w:t>
      </w:r>
      <w:r>
        <w:rPr>
          <w:rFonts w:asciiTheme="minorHAnsi" w:hAnsiTheme="minorHAnsi" w:cstheme="minorHAnsi"/>
          <w:sz w:val="18"/>
          <w:szCs w:val="18"/>
        </w:rPr>
        <w:t xml:space="preserve"> con segnalazione di eccessive occorrenze con criteri impostati</w:t>
      </w:r>
      <w:bookmarkEnd w:id="259"/>
      <w:r>
        <w:rPr>
          <w:rFonts w:asciiTheme="minorHAnsi" w:hAnsiTheme="minorHAnsi" w:cstheme="minorHAnsi"/>
          <w:sz w:val="18"/>
          <w:szCs w:val="18"/>
        </w:rPr>
        <w:t xml:space="preserve"> </w:t>
      </w:r>
    </w:p>
    <w:p w14:paraId="05451EFA" w14:textId="77777777" w:rsidR="00F921DE" w:rsidRDefault="00F921DE" w:rsidP="00B57686">
      <w:pPr>
        <w:rPr>
          <w:sz w:val="22"/>
          <w:szCs w:val="22"/>
          <w:highlight w:val="yellow"/>
        </w:rPr>
      </w:pPr>
    </w:p>
    <w:p w14:paraId="53AEF5F0" w14:textId="25FC79C8" w:rsidR="00B57686" w:rsidRPr="00F921DE" w:rsidRDefault="00B57686" w:rsidP="00B57686">
      <w:pPr>
        <w:rPr>
          <w:sz w:val="22"/>
          <w:szCs w:val="22"/>
        </w:rPr>
      </w:pPr>
      <w:r w:rsidRPr="009E07F3">
        <w:rPr>
          <w:sz w:val="22"/>
          <w:szCs w:val="22"/>
          <w:highlight w:val="green"/>
        </w:rPr>
        <w:t xml:space="preserve">In questo caso l’utente potrà </w:t>
      </w:r>
      <w:r w:rsidR="00F921DE" w:rsidRPr="009E07F3">
        <w:rPr>
          <w:sz w:val="22"/>
          <w:szCs w:val="22"/>
          <w:highlight w:val="green"/>
        </w:rPr>
        <w:t>rieseguire la</w:t>
      </w:r>
      <w:r w:rsidRPr="009E07F3">
        <w:rPr>
          <w:sz w:val="22"/>
          <w:szCs w:val="22"/>
          <w:highlight w:val="green"/>
        </w:rPr>
        <w:t xml:space="preserve"> ricerca valorizzando il nome oppure limitarsi a valorizzare solo il codice fiscale, in quanto anche in presenza della valorizzazione degli altri campi della form, il sistema ricercherà tutti gli avvocati con il codice fiscale indicato in tutti i fori, non considerando il contenuto degli altri campi.</w:t>
      </w:r>
      <w:r w:rsidRPr="00F921DE">
        <w:rPr>
          <w:sz w:val="22"/>
          <w:szCs w:val="22"/>
        </w:rPr>
        <w:t xml:space="preserve"> </w:t>
      </w:r>
    </w:p>
    <w:p w14:paraId="010F6F0E" w14:textId="77777777" w:rsidR="00560D57" w:rsidRPr="0083180D" w:rsidRDefault="00560D57" w:rsidP="00560D57">
      <w:pPr>
        <w:pStyle w:val="Corpotesto"/>
        <w:rPr>
          <w:sz w:val="22"/>
          <w:szCs w:val="22"/>
        </w:rPr>
      </w:pPr>
    </w:p>
    <w:p w14:paraId="56637F7F" w14:textId="3E3ABE36" w:rsidR="00560D57" w:rsidRDefault="00560D57" w:rsidP="00B55D20">
      <w:pPr>
        <w:pStyle w:val="Corpotesto"/>
        <w:rPr>
          <w:sz w:val="22"/>
          <w:szCs w:val="22"/>
        </w:rPr>
      </w:pPr>
      <w:r w:rsidRPr="009E07F3">
        <w:rPr>
          <w:sz w:val="22"/>
          <w:szCs w:val="22"/>
          <w:highlight w:val="green"/>
        </w:rPr>
        <w:t xml:space="preserve">Nel caso, invece, di </w:t>
      </w:r>
      <w:r w:rsidRPr="009E07F3">
        <w:rPr>
          <w:b/>
          <w:sz w:val="22"/>
          <w:szCs w:val="22"/>
          <w:highlight w:val="green"/>
        </w:rPr>
        <w:t>disponibilità</w:t>
      </w:r>
      <w:r w:rsidRPr="009E07F3">
        <w:rPr>
          <w:sz w:val="22"/>
          <w:szCs w:val="22"/>
          <w:highlight w:val="green"/>
        </w:rPr>
        <w:t xml:space="preserve"> del sistema </w:t>
      </w:r>
      <w:r w:rsidR="00F710D0" w:rsidRPr="009E07F3">
        <w:rPr>
          <w:sz w:val="22"/>
          <w:szCs w:val="22"/>
          <w:highlight w:val="green"/>
        </w:rPr>
        <w:t>ReGIndE</w:t>
      </w:r>
      <w:r w:rsidRPr="009E07F3">
        <w:rPr>
          <w:sz w:val="22"/>
          <w:szCs w:val="22"/>
          <w:highlight w:val="green"/>
        </w:rPr>
        <w:t xml:space="preserve"> e di dati trovati su </w:t>
      </w:r>
      <w:r w:rsidR="00F710D0" w:rsidRPr="009E07F3">
        <w:rPr>
          <w:sz w:val="22"/>
          <w:szCs w:val="22"/>
          <w:highlight w:val="green"/>
        </w:rPr>
        <w:t>ReGIndE</w:t>
      </w:r>
      <w:r w:rsidRPr="009E07F3">
        <w:rPr>
          <w:sz w:val="22"/>
          <w:szCs w:val="22"/>
          <w:highlight w:val="green"/>
        </w:rPr>
        <w:t xml:space="preserve">, questi ultimi, dopo essere stati opportunamente recuperati, saranno convogliati in una nuova </w:t>
      </w:r>
      <w:r w:rsidR="00AB302C" w:rsidRPr="009E07F3">
        <w:rPr>
          <w:sz w:val="22"/>
          <w:szCs w:val="22"/>
          <w:highlight w:val="green"/>
        </w:rPr>
        <w:t>Form</w:t>
      </w:r>
      <w:r w:rsidRPr="009E07F3">
        <w:rPr>
          <w:sz w:val="22"/>
          <w:szCs w:val="22"/>
          <w:highlight w:val="green"/>
        </w:rPr>
        <w:t xml:space="preserve"> di elenco avvocati estratti da </w:t>
      </w:r>
      <w:r w:rsidR="00F710D0" w:rsidRPr="009E07F3">
        <w:rPr>
          <w:sz w:val="22"/>
          <w:szCs w:val="22"/>
          <w:highlight w:val="green"/>
        </w:rPr>
        <w:t>ReGIndE</w:t>
      </w:r>
      <w:r w:rsidR="00F66594" w:rsidRPr="009E07F3">
        <w:rPr>
          <w:sz w:val="22"/>
          <w:szCs w:val="22"/>
          <w:highlight w:val="green"/>
        </w:rPr>
        <w:t>, sempre tramite l’utilizzo dello specifico Web Service</w:t>
      </w:r>
      <w:r w:rsidR="009E07F3" w:rsidRPr="009E07F3">
        <w:rPr>
          <w:sz w:val="22"/>
          <w:szCs w:val="22"/>
          <w:highlight w:val="green"/>
        </w:rPr>
        <w:t>.</w:t>
      </w:r>
    </w:p>
    <w:p w14:paraId="11C0B897" w14:textId="77777777" w:rsidR="00F12E21" w:rsidRDefault="00F12E21" w:rsidP="00B55D20">
      <w:pPr>
        <w:pStyle w:val="Corpotesto"/>
        <w:rPr>
          <w:sz w:val="22"/>
          <w:szCs w:val="22"/>
        </w:rPr>
      </w:pPr>
    </w:p>
    <w:p w14:paraId="0CBE4F3D" w14:textId="1BA4DCBC" w:rsidR="00D13B67" w:rsidRDefault="005F7DFD" w:rsidP="00D13B67">
      <w:pPr>
        <w:pStyle w:val="Corpotesto"/>
        <w:keepNext/>
      </w:pPr>
      <w:r>
        <w:rPr>
          <w:noProof/>
        </w:rPr>
        <w:drawing>
          <wp:inline distT="0" distB="0" distL="0" distR="0" wp14:anchorId="1EB4E0C1" wp14:editId="1B96E4AB">
            <wp:extent cx="6210300" cy="2325370"/>
            <wp:effectExtent l="0" t="0" r="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10300" cy="2325370"/>
                    </a:xfrm>
                    <a:prstGeom prst="rect">
                      <a:avLst/>
                    </a:prstGeom>
                  </pic:spPr>
                </pic:pic>
              </a:graphicData>
            </a:graphic>
          </wp:inline>
        </w:drawing>
      </w:r>
    </w:p>
    <w:p w14:paraId="29764595" w14:textId="4164C0E3" w:rsidR="00F12E21" w:rsidRPr="00D13B67" w:rsidRDefault="00D13B67" w:rsidP="00D13B67">
      <w:pPr>
        <w:pStyle w:val="Didascalia"/>
        <w:jc w:val="center"/>
        <w:rPr>
          <w:rFonts w:asciiTheme="minorHAnsi" w:hAnsiTheme="minorHAnsi" w:cstheme="minorHAnsi"/>
          <w:sz w:val="18"/>
          <w:szCs w:val="18"/>
        </w:rPr>
      </w:pPr>
      <w:bookmarkStart w:id="260" w:name="_Toc77679021"/>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9D367D">
        <w:rPr>
          <w:rFonts w:asciiTheme="minorHAnsi" w:hAnsiTheme="minorHAnsi" w:cstheme="minorHAnsi"/>
          <w:noProof/>
          <w:sz w:val="18"/>
          <w:szCs w:val="18"/>
        </w:rPr>
        <w:t>17</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sidR="00F710D0">
        <w:rPr>
          <w:rFonts w:asciiTheme="minorHAnsi" w:hAnsiTheme="minorHAnsi" w:cstheme="minorHAnsi"/>
          <w:sz w:val="18"/>
          <w:szCs w:val="18"/>
        </w:rPr>
        <w:t>ReGIndE</w:t>
      </w:r>
      <w:bookmarkEnd w:id="260"/>
    </w:p>
    <w:p w14:paraId="3BAB038A" w14:textId="79DF2829" w:rsidR="00266146" w:rsidRDefault="00266146" w:rsidP="00B55D20">
      <w:pPr>
        <w:pStyle w:val="Corpotesto"/>
        <w:rPr>
          <w:sz w:val="22"/>
          <w:szCs w:val="22"/>
        </w:rPr>
      </w:pPr>
    </w:p>
    <w:p w14:paraId="421F1D8D" w14:textId="14675387" w:rsidR="00560D57" w:rsidRPr="005F1839" w:rsidRDefault="00560D57" w:rsidP="00560D57">
      <w:pPr>
        <w:pStyle w:val="Corpotesto"/>
        <w:rPr>
          <w:sz w:val="22"/>
          <w:szCs w:val="22"/>
          <w:highlight w:val="green"/>
        </w:rPr>
      </w:pPr>
      <w:r w:rsidRPr="005F1839">
        <w:rPr>
          <w:sz w:val="22"/>
          <w:szCs w:val="22"/>
          <w:highlight w:val="green"/>
        </w:rPr>
        <w:t xml:space="preserve">Nella </w:t>
      </w:r>
      <w:r w:rsidRPr="005F1839">
        <w:rPr>
          <w:sz w:val="22"/>
          <w:szCs w:val="22"/>
          <w:highlight w:val="green"/>
        </w:rPr>
        <w:tab/>
      </w:r>
      <w:r w:rsidR="00AB302C" w:rsidRPr="005F1839">
        <w:rPr>
          <w:sz w:val="22"/>
          <w:szCs w:val="22"/>
          <w:highlight w:val="green"/>
        </w:rPr>
        <w:t>Form</w:t>
      </w:r>
      <w:r w:rsidRPr="005F1839">
        <w:rPr>
          <w:sz w:val="22"/>
          <w:szCs w:val="22"/>
          <w:highlight w:val="green"/>
        </w:rPr>
        <w:t xml:space="preserve"> di Elenco saranno visualizzati i dati del singolo o di ogni avvocato trovato </w:t>
      </w:r>
      <w:r w:rsidR="00266146" w:rsidRPr="005F1839">
        <w:rPr>
          <w:sz w:val="22"/>
          <w:szCs w:val="22"/>
          <w:highlight w:val="green"/>
        </w:rPr>
        <w:t>soddisfacente</w:t>
      </w:r>
      <w:r w:rsidRPr="005F1839">
        <w:rPr>
          <w:sz w:val="22"/>
          <w:szCs w:val="22"/>
          <w:highlight w:val="green"/>
        </w:rPr>
        <w:t xml:space="preserve"> i parametri di ricerca digitati precedentemente.</w:t>
      </w:r>
    </w:p>
    <w:p w14:paraId="3EBD9213" w14:textId="04631C85" w:rsidR="00560D57" w:rsidRDefault="00560D57" w:rsidP="00560D57">
      <w:pPr>
        <w:pStyle w:val="Corpotesto"/>
        <w:rPr>
          <w:sz w:val="22"/>
          <w:szCs w:val="22"/>
        </w:rPr>
      </w:pPr>
      <w:r w:rsidRPr="005F1839">
        <w:rPr>
          <w:sz w:val="22"/>
          <w:szCs w:val="22"/>
          <w:highlight w:val="green"/>
        </w:rPr>
        <w:t>I dati che saranno visualizzati per ciascuno saranno: Cognome, Nome</w:t>
      </w:r>
      <w:r w:rsidR="0004002D" w:rsidRPr="005F1839">
        <w:rPr>
          <w:sz w:val="22"/>
          <w:szCs w:val="22"/>
          <w:highlight w:val="green"/>
        </w:rPr>
        <w:t xml:space="preserve"> Codice Fiscale</w:t>
      </w:r>
      <w:r w:rsidRPr="005F1839">
        <w:rPr>
          <w:sz w:val="22"/>
          <w:szCs w:val="22"/>
          <w:highlight w:val="green"/>
        </w:rPr>
        <w:t xml:space="preserve">, </w:t>
      </w:r>
      <w:r w:rsidR="0004002D" w:rsidRPr="005F1839">
        <w:rPr>
          <w:sz w:val="22"/>
          <w:szCs w:val="22"/>
          <w:highlight w:val="green"/>
        </w:rPr>
        <w:t xml:space="preserve">Foro di appartenenza, Luogo e Data Nascita, </w:t>
      </w:r>
      <w:r w:rsidRPr="005F1839">
        <w:rPr>
          <w:sz w:val="22"/>
          <w:szCs w:val="22"/>
          <w:highlight w:val="green"/>
        </w:rPr>
        <w:t xml:space="preserve">Indirizzo, </w:t>
      </w:r>
      <w:r w:rsidR="00510A55" w:rsidRPr="005F1839">
        <w:rPr>
          <w:sz w:val="22"/>
          <w:szCs w:val="22"/>
          <w:highlight w:val="green"/>
        </w:rPr>
        <w:t>Stato (attivo, radiato, sospeso, cessato)</w:t>
      </w:r>
      <w:r w:rsidRPr="005F1839">
        <w:rPr>
          <w:sz w:val="22"/>
          <w:szCs w:val="22"/>
          <w:highlight w:val="green"/>
        </w:rPr>
        <w:t>.</w:t>
      </w:r>
      <w:r w:rsidR="00510A55" w:rsidRPr="005F1839">
        <w:rPr>
          <w:sz w:val="22"/>
          <w:szCs w:val="22"/>
          <w:highlight w:val="green"/>
        </w:rPr>
        <w:t xml:space="preserve"> In riferimento allo Stato dell’avvocato, dato molto utile per l’utente SIES, si sottolinea che al momento questo dato è presente e visibile su ReGIndE, ma che potrebbe essere in futuro oscurato nel risultato delle ricerche. In caso che si verificasse questa ultima evenienza è essenziale che gli amministratori di ReGIndE</w:t>
      </w:r>
      <w:r w:rsidRPr="005F1839">
        <w:rPr>
          <w:sz w:val="22"/>
          <w:szCs w:val="22"/>
          <w:highlight w:val="green"/>
        </w:rPr>
        <w:t xml:space="preserve"> </w:t>
      </w:r>
      <w:r w:rsidR="00510A55" w:rsidRPr="005F1839">
        <w:rPr>
          <w:sz w:val="22"/>
          <w:szCs w:val="22"/>
          <w:highlight w:val="green"/>
        </w:rPr>
        <w:t>avvisino per tempo i Referenti SIES per la valutazione di possibili correttivi.</w:t>
      </w:r>
    </w:p>
    <w:p w14:paraId="0C72F420" w14:textId="77777777" w:rsidR="000911F8" w:rsidRDefault="000911F8" w:rsidP="00560D57">
      <w:pPr>
        <w:pStyle w:val="Corpotesto"/>
        <w:rPr>
          <w:sz w:val="22"/>
          <w:szCs w:val="22"/>
        </w:rPr>
      </w:pPr>
    </w:p>
    <w:p w14:paraId="00EB5DA7" w14:textId="0DC21A57" w:rsidR="000911F8" w:rsidRDefault="000911F8" w:rsidP="00560D57">
      <w:pPr>
        <w:pStyle w:val="Corpotesto"/>
        <w:rPr>
          <w:sz w:val="22"/>
          <w:szCs w:val="22"/>
        </w:rPr>
      </w:pPr>
      <w:r w:rsidRPr="005F1839">
        <w:rPr>
          <w:sz w:val="22"/>
          <w:szCs w:val="22"/>
          <w:highlight w:val="green"/>
        </w:rPr>
        <w:t>Inoltre, sempre in merito ai dati che saranno visualizzati in elenco, ed alla loro gestione, occorre tener conto di tali osservazioni:</w:t>
      </w:r>
    </w:p>
    <w:p w14:paraId="1F27394F" w14:textId="77777777" w:rsidR="003D1BA8" w:rsidRDefault="003D1BA8" w:rsidP="00560D57">
      <w:pPr>
        <w:pStyle w:val="Corpotesto"/>
        <w:rPr>
          <w:sz w:val="22"/>
          <w:szCs w:val="22"/>
        </w:rPr>
      </w:pPr>
    </w:p>
    <w:p w14:paraId="3ECE53DB" w14:textId="7D0DE87D" w:rsidR="003D1BA8" w:rsidRPr="004C59DB" w:rsidRDefault="003D1BA8" w:rsidP="00B26E26">
      <w:pPr>
        <w:pStyle w:val="Paragrafoelenco"/>
        <w:rPr>
          <w:highlight w:val="green"/>
        </w:rPr>
      </w:pPr>
      <w:r w:rsidRPr="004C59DB">
        <w:rPr>
          <w:highlight w:val="green"/>
        </w:rPr>
        <w:t xml:space="preserve">Nel caso che la Ricerca su </w:t>
      </w:r>
      <w:r w:rsidR="005F1839" w:rsidRPr="004C59DB">
        <w:rPr>
          <w:highlight w:val="green"/>
        </w:rPr>
        <w:t>ReGIndE</w:t>
      </w:r>
      <w:r w:rsidRPr="004C59DB">
        <w:rPr>
          <w:highlight w:val="green"/>
        </w:rPr>
        <w:t>, in corrispondenza della colonna indirizzo, dovesse fornire più record con tipologia a ‘D’, il sistema SIES, recepirà il primo ottenuto ordinando alfabeticamente la colonna Indirizzo.</w:t>
      </w:r>
    </w:p>
    <w:p w14:paraId="08DE3AFA" w14:textId="77777777" w:rsidR="000911F8" w:rsidRPr="00EA71EC" w:rsidRDefault="000911F8" w:rsidP="00560D57">
      <w:pPr>
        <w:pStyle w:val="Corpotesto"/>
        <w:rPr>
          <w:sz w:val="22"/>
          <w:szCs w:val="22"/>
        </w:rPr>
      </w:pPr>
    </w:p>
    <w:p w14:paraId="38697C9A" w14:textId="096C7073" w:rsidR="000911F8" w:rsidRPr="007F2604" w:rsidRDefault="000911F8" w:rsidP="00B26E26">
      <w:pPr>
        <w:pStyle w:val="Paragrafoelenco"/>
        <w:rPr>
          <w:highlight w:val="green"/>
        </w:rPr>
      </w:pPr>
      <w:r w:rsidRPr="007F2604">
        <w:rPr>
          <w:highlight w:val="green"/>
        </w:rPr>
        <w:t xml:space="preserve">Poiché in ReGIndE il </w:t>
      </w:r>
      <w:r w:rsidRPr="00FD0BA5">
        <w:rPr>
          <w:b/>
          <w:highlight w:val="green"/>
        </w:rPr>
        <w:t>LUOGO_NASCITA</w:t>
      </w:r>
      <w:r w:rsidRPr="007F2604">
        <w:rPr>
          <w:highlight w:val="green"/>
        </w:rPr>
        <w:t xml:space="preserve"> e il </w:t>
      </w:r>
      <w:r w:rsidRPr="00FD0BA5">
        <w:rPr>
          <w:b/>
          <w:highlight w:val="green"/>
        </w:rPr>
        <w:t>COMUNE di RESIDENZA</w:t>
      </w:r>
      <w:r w:rsidRPr="007F2604">
        <w:rPr>
          <w:highlight w:val="green"/>
        </w:rPr>
        <w:t xml:space="preserve"> dello studio sono importati, in forma descrittiva, così come inseriti dagli Ordini Forensi, senza alcun controllo sulla corrispondenza della Descrizione rispetto alle Denominazioni ufficialmente riconosciute dei Comuni, può </w:t>
      </w:r>
      <w:r w:rsidR="00333888" w:rsidRPr="007F2604">
        <w:rPr>
          <w:highlight w:val="green"/>
        </w:rPr>
        <w:t>verificarsi</w:t>
      </w:r>
      <w:r w:rsidRPr="007F2604">
        <w:rPr>
          <w:highlight w:val="green"/>
        </w:rPr>
        <w:t xml:space="preserve"> che siano riportate descrizioni non corrispondenti a quelle legalmente riconosciute ( ad es. come luogo di nascita sono riportati: CASERTA  -S. BARBARA-, S.MARIA C.V., ERICE C.S., RIVAROLO C.SE,…).</w:t>
      </w:r>
    </w:p>
    <w:p w14:paraId="41DDFA89" w14:textId="77777777" w:rsidR="000911F8" w:rsidRPr="00EA71EC" w:rsidRDefault="000911F8" w:rsidP="000911F8">
      <w:pPr>
        <w:rPr>
          <w:szCs w:val="24"/>
        </w:rPr>
      </w:pPr>
    </w:p>
    <w:p w14:paraId="073E339A" w14:textId="4A036F2A" w:rsidR="000911F8" w:rsidRPr="00F979A9" w:rsidRDefault="000911F8" w:rsidP="00B26E26">
      <w:pPr>
        <w:pStyle w:val="Paragrafoelenco"/>
        <w:rPr>
          <w:highlight w:val="yellow"/>
        </w:rPr>
      </w:pPr>
      <w:r w:rsidRPr="00F979A9">
        <w:rPr>
          <w:highlight w:val="yellow"/>
        </w:rPr>
        <w:t>Al momento nella tabella AVVOCATO di SIES i due dati vengono valorizzati con il codice Istat del Comune, dopo essere stati sottoposti al controllo dell’esistenza della Descrizione inserita nelle form rispetto a quella presente nella tabella COMUNE, quindi il sistema, in fase di inserimento/aggiornamento non li accetterebbe. Per bypassare questo problema nella tabella AVVOCATO di SIES sarà mantenuta la codifica del luogo di nascita, ricavandolo dal codice Belfiore (dal quintultimo al penultimo carattere) del Codice Fiscale, sempre presente in ReGIndE, mentre per il luogo residenza sarà aggiunta una nuova colonna che conterrà la descrizione del Comune sede dello studio come presente in ReGIndE, abbandonando la valorizzazione della colonna COD_COMUNE_RESIDENZA, che resterà per i dati pregressi;</w:t>
      </w:r>
    </w:p>
    <w:p w14:paraId="784E46A0" w14:textId="77777777" w:rsidR="000911F8" w:rsidRPr="00EA71EC" w:rsidRDefault="000911F8" w:rsidP="00F979A9"/>
    <w:p w14:paraId="6DF8645B" w14:textId="732F65D3" w:rsidR="000911F8" w:rsidRPr="00F979A9" w:rsidRDefault="000911F8" w:rsidP="00B26E26">
      <w:pPr>
        <w:pStyle w:val="Paragrafoelenco"/>
        <w:rPr>
          <w:b/>
          <w:highlight w:val="yellow"/>
        </w:rPr>
      </w:pPr>
      <w:r w:rsidRPr="00F979A9">
        <w:rPr>
          <w:highlight w:val="yellow"/>
        </w:rPr>
        <w:t xml:space="preserve">Per poter risalire dal codice Belfiore al codice Istat del Comune, nella tabella COMUNE di SIES sarà aggiunto una nuova colonna di 4 caratteri alfanumerici, che sarà valorizzata con apposita procedura PLSQL con il codice catastale corrispondente, recuperandolo dalla tabella </w:t>
      </w:r>
      <w:r w:rsidR="004F341E" w:rsidRPr="00F979A9">
        <w:rPr>
          <w:highlight w:val="yellow"/>
        </w:rPr>
        <w:t>Comune della DGSIA</w:t>
      </w:r>
      <w:r w:rsidR="0014217D" w:rsidRPr="00F979A9">
        <w:rPr>
          <w:highlight w:val="yellow"/>
        </w:rPr>
        <w:t>.</w:t>
      </w:r>
      <w:r w:rsidR="0014217D" w:rsidRPr="00F979A9">
        <w:rPr>
          <w:b/>
          <w:highlight w:val="yellow"/>
        </w:rPr>
        <w:t xml:space="preserve"> A tal fine bisognerà procedere preventivamente all’aggiornamento delle tabelle di SIES, COMUNE e CG_REF_CODES, relativamente ai domini Provincia, Regione e Nazione, allineandole alla tabelle fisse COMUNE, PROVINCIA, REGIONE e STATO-NAZIONE della DGSIA. Le attività previste per tale aggiornamento sono descritte dettagliatamente di seguito al par. 6.6.</w:t>
      </w:r>
      <w:r w:rsidR="004F341E" w:rsidRPr="00F979A9">
        <w:rPr>
          <w:szCs w:val="24"/>
          <w:highlight w:val="yellow"/>
        </w:rPr>
        <w:t>;</w:t>
      </w:r>
    </w:p>
    <w:p w14:paraId="6D2ED730" w14:textId="77777777" w:rsidR="000911F8" w:rsidRPr="00EA71EC" w:rsidRDefault="000911F8" w:rsidP="00F979A9"/>
    <w:p w14:paraId="39024E70" w14:textId="1559D496" w:rsidR="000911F8" w:rsidRPr="00F979A9" w:rsidRDefault="000911F8" w:rsidP="00B26E26">
      <w:pPr>
        <w:pStyle w:val="Paragrafoelenco"/>
        <w:rPr>
          <w:highlight w:val="yellow"/>
        </w:rPr>
      </w:pPr>
      <w:r w:rsidRPr="00F979A9">
        <w:rPr>
          <w:highlight w:val="yellow"/>
        </w:rPr>
        <w:t>In caso di assenza del codice Belfiore nella tabella COMUNE di SIES, l’avvocato non sarà importato, ma, sulla pagina web, sarà inviato specifico messaggio di avviso all’utente della NON PRESENZA del Comune</w:t>
      </w:r>
      <w:r w:rsidR="002E2010" w:rsidRPr="00F979A9">
        <w:rPr>
          <w:highlight w:val="yellow"/>
        </w:rPr>
        <w:t xml:space="preserve"> in SIES, con indicazione di segnalarne urgentemente l’assenza al gruppo Tabelle Fisse dell’Amministrazione. Il sistema consentirà comunque di inserire l’avvocato in SIES privo della certificazione ReGIndE </w:t>
      </w:r>
      <w:r w:rsidR="00187619" w:rsidRPr="00F979A9">
        <w:rPr>
          <w:highlight w:val="yellow"/>
        </w:rPr>
        <w:t xml:space="preserve">, in modalità manuale </w:t>
      </w:r>
      <w:r w:rsidR="002E2010" w:rsidRPr="00F979A9">
        <w:rPr>
          <w:highlight w:val="yellow"/>
        </w:rPr>
        <w:t>(vedi par. 6.3.3.2).</w:t>
      </w:r>
    </w:p>
    <w:p w14:paraId="1662D19F" w14:textId="77777777" w:rsidR="004F341E" w:rsidRPr="004F341E" w:rsidRDefault="004F341E" w:rsidP="004F341E">
      <w:pPr>
        <w:rPr>
          <w:sz w:val="22"/>
          <w:szCs w:val="22"/>
        </w:rPr>
      </w:pPr>
    </w:p>
    <w:p w14:paraId="04309AE4" w14:textId="77777777" w:rsidR="000911F8" w:rsidRPr="000911F8" w:rsidRDefault="000911F8" w:rsidP="000911F8">
      <w:pPr>
        <w:pStyle w:val="Corpotesto"/>
        <w:rPr>
          <w:sz w:val="22"/>
          <w:szCs w:val="22"/>
        </w:rPr>
      </w:pPr>
      <w:r w:rsidRPr="000911F8">
        <w:rPr>
          <w:sz w:val="22"/>
          <w:szCs w:val="22"/>
        </w:rPr>
        <w:lastRenderedPageBreak/>
        <w:t>A seguito delle suddette modifiche alla base dati, saranno rivisti tutti i moduli SIES, che al momento recuperano la descrizione del comune sede dello studio, attraverso la decodifica del codice ISTAT.</w:t>
      </w:r>
    </w:p>
    <w:p w14:paraId="57B2C98F" w14:textId="30442EDC" w:rsidR="000911F8" w:rsidRPr="0083180D" w:rsidRDefault="000911F8" w:rsidP="000911F8">
      <w:pPr>
        <w:pStyle w:val="Corpotesto"/>
        <w:rPr>
          <w:b/>
          <w:bCs/>
          <w:sz w:val="22"/>
          <w:szCs w:val="22"/>
        </w:rPr>
      </w:pPr>
    </w:p>
    <w:p w14:paraId="2CDBCCDE" w14:textId="0899F48B" w:rsidR="00A62FB7" w:rsidRPr="001D4A0C" w:rsidRDefault="000911F8" w:rsidP="00560D57">
      <w:pPr>
        <w:pStyle w:val="Corpotesto"/>
        <w:rPr>
          <w:sz w:val="22"/>
          <w:szCs w:val="22"/>
        </w:rPr>
      </w:pPr>
      <w:r>
        <w:rPr>
          <w:sz w:val="22"/>
          <w:szCs w:val="22"/>
        </w:rPr>
        <w:t>Dalla pagina di elenco, s</w:t>
      </w:r>
      <w:r w:rsidR="00135F4A" w:rsidRPr="001D4A0C">
        <w:rPr>
          <w:sz w:val="22"/>
          <w:szCs w:val="22"/>
        </w:rPr>
        <w:t xml:space="preserve">elezionando l’icona del </w:t>
      </w:r>
      <w:r w:rsidR="003D1BA8" w:rsidRPr="00135F4A">
        <w:rPr>
          <w:sz w:val="22"/>
          <w:szCs w:val="22"/>
          <w:highlight w:val="yellow"/>
        </w:rPr>
        <w:t>+</w:t>
      </w:r>
      <w:r w:rsidR="003D1BA8">
        <w:rPr>
          <w:sz w:val="22"/>
          <w:szCs w:val="22"/>
        </w:rPr>
        <w:t>,</w:t>
      </w:r>
      <w:r w:rsidR="00135F4A">
        <w:rPr>
          <w:sz w:val="22"/>
          <w:szCs w:val="22"/>
        </w:rPr>
        <w:t xml:space="preserve"> presente accanto al nominativo del difensore</w:t>
      </w:r>
      <w:r w:rsidR="00135F4A" w:rsidRPr="001D4A0C">
        <w:rPr>
          <w:sz w:val="22"/>
          <w:szCs w:val="22"/>
        </w:rPr>
        <w:t xml:space="preserve">, </w:t>
      </w:r>
      <w:r w:rsidR="00135F4A">
        <w:rPr>
          <w:sz w:val="22"/>
          <w:szCs w:val="22"/>
        </w:rPr>
        <w:t>sarà possibile</w:t>
      </w:r>
      <w:r w:rsidR="00135F4A" w:rsidRPr="001D4A0C">
        <w:rPr>
          <w:sz w:val="22"/>
          <w:szCs w:val="22"/>
        </w:rPr>
        <w:t xml:space="preserve"> </w:t>
      </w:r>
      <w:r w:rsidR="00333D63" w:rsidRPr="001D4A0C">
        <w:rPr>
          <w:sz w:val="22"/>
          <w:szCs w:val="22"/>
        </w:rPr>
        <w:t>visualizzare</w:t>
      </w:r>
      <w:r w:rsidR="00135F4A">
        <w:rPr>
          <w:sz w:val="22"/>
          <w:szCs w:val="22"/>
        </w:rPr>
        <w:t xml:space="preserve"> </w:t>
      </w:r>
      <w:r w:rsidR="00135F4A" w:rsidRPr="001D4A0C">
        <w:rPr>
          <w:sz w:val="22"/>
          <w:szCs w:val="22"/>
        </w:rPr>
        <w:t>gli ulteriori dati dell’avvocato (</w:t>
      </w:r>
      <w:r w:rsidR="005F7DFD">
        <w:rPr>
          <w:sz w:val="22"/>
          <w:szCs w:val="22"/>
        </w:rPr>
        <w:t xml:space="preserve">pec, </w:t>
      </w:r>
      <w:r w:rsidR="00135F4A" w:rsidRPr="001D4A0C">
        <w:rPr>
          <w:sz w:val="22"/>
          <w:szCs w:val="22"/>
        </w:rPr>
        <w:t>telefono, fax, email), al di sotto di quelli già riportati nella form.</w:t>
      </w:r>
      <w:r w:rsidR="00A62FB7" w:rsidRPr="001D4A0C">
        <w:rPr>
          <w:sz w:val="22"/>
          <w:szCs w:val="22"/>
        </w:rPr>
        <w:t xml:space="preserve"> </w:t>
      </w:r>
    </w:p>
    <w:p w14:paraId="7AACE1C2" w14:textId="77777777" w:rsidR="00560D57" w:rsidRPr="0083180D" w:rsidRDefault="00560D57" w:rsidP="00560D57">
      <w:pPr>
        <w:pStyle w:val="Corpotesto"/>
        <w:jc w:val="left"/>
        <w:rPr>
          <w:b/>
          <w:bCs/>
          <w:sz w:val="22"/>
          <w:szCs w:val="22"/>
        </w:rPr>
      </w:pPr>
    </w:p>
    <w:p w14:paraId="555DD752" w14:textId="356AE3A5" w:rsidR="00560D57" w:rsidRPr="0083180D" w:rsidRDefault="00560D57" w:rsidP="00560D57">
      <w:pPr>
        <w:pStyle w:val="Corpotesto"/>
        <w:rPr>
          <w:sz w:val="22"/>
          <w:szCs w:val="22"/>
        </w:rPr>
      </w:pPr>
      <w:r w:rsidRPr="0083180D">
        <w:rPr>
          <w:sz w:val="22"/>
          <w:szCs w:val="22"/>
        </w:rPr>
        <w:t xml:space="preserve">Dalla </w:t>
      </w:r>
      <w:r w:rsidR="00AB302C">
        <w:rPr>
          <w:sz w:val="22"/>
          <w:szCs w:val="22"/>
        </w:rPr>
        <w:t>Form</w:t>
      </w:r>
      <w:r w:rsidRPr="0083180D">
        <w:rPr>
          <w:sz w:val="22"/>
          <w:szCs w:val="22"/>
        </w:rPr>
        <w:t xml:space="preserve"> di elenco, l’utente potrà selezionare l’avvocato di interesse ed il sistema lo riporterà sulla </w:t>
      </w:r>
      <w:r w:rsidR="00AB302C">
        <w:rPr>
          <w:sz w:val="22"/>
          <w:szCs w:val="22"/>
        </w:rPr>
        <w:t>Form</w:t>
      </w:r>
      <w:r w:rsidRPr="0083180D">
        <w:rPr>
          <w:sz w:val="22"/>
          <w:szCs w:val="22"/>
        </w:rPr>
        <w:t xml:space="preserve"> precedente (la chiamante, cioè la </w:t>
      </w:r>
      <w:r w:rsidR="00AB302C">
        <w:rPr>
          <w:sz w:val="22"/>
          <w:szCs w:val="22"/>
        </w:rPr>
        <w:t>Form</w:t>
      </w:r>
      <w:r w:rsidRPr="0083180D">
        <w:rPr>
          <w:sz w:val="22"/>
          <w:szCs w:val="22"/>
        </w:rPr>
        <w:t xml:space="preserve"> da cui è stata attivata la funzione di ricerca su </w:t>
      </w:r>
      <w:r w:rsidR="00F710D0">
        <w:rPr>
          <w:sz w:val="22"/>
          <w:szCs w:val="22"/>
        </w:rPr>
        <w:t>ReGIndE</w:t>
      </w:r>
      <w:r w:rsidRPr="0083180D">
        <w:rPr>
          <w:sz w:val="22"/>
          <w:szCs w:val="22"/>
        </w:rPr>
        <w:t>) in cui saranno ri</w:t>
      </w:r>
      <w:r w:rsidR="00F66594">
        <w:rPr>
          <w:sz w:val="22"/>
          <w:szCs w:val="22"/>
        </w:rPr>
        <w:t xml:space="preserve">portati negli specifici campi della form </w:t>
      </w:r>
      <w:r w:rsidRPr="0083180D">
        <w:rPr>
          <w:sz w:val="22"/>
          <w:szCs w:val="22"/>
        </w:rPr>
        <w:t>tutti i dati dell’avvocato selezionato.</w:t>
      </w:r>
    </w:p>
    <w:p w14:paraId="0C1A4AC5" w14:textId="77777777" w:rsidR="00560D57" w:rsidRPr="0083180D" w:rsidRDefault="00560D57" w:rsidP="00560D57">
      <w:pPr>
        <w:pStyle w:val="Corpotesto"/>
        <w:rPr>
          <w:sz w:val="22"/>
          <w:szCs w:val="22"/>
          <w:highlight w:val="yellow"/>
        </w:rPr>
      </w:pPr>
    </w:p>
    <w:p w14:paraId="75DC46D0" w14:textId="77777777" w:rsidR="00D13B67" w:rsidRDefault="00266146" w:rsidP="00D13B67">
      <w:pPr>
        <w:pStyle w:val="Corpotesto"/>
        <w:keepNext/>
        <w:jc w:val="center"/>
      </w:pPr>
      <w:r>
        <w:rPr>
          <w:noProof/>
        </w:rPr>
        <w:drawing>
          <wp:inline distT="0" distB="0" distL="0" distR="0" wp14:anchorId="12C3AFDC" wp14:editId="783E3ED8">
            <wp:extent cx="6000000" cy="5152381"/>
            <wp:effectExtent l="0" t="0" r="1270" b="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00000" cy="5152381"/>
                    </a:xfrm>
                    <a:prstGeom prst="rect">
                      <a:avLst/>
                    </a:prstGeom>
                  </pic:spPr>
                </pic:pic>
              </a:graphicData>
            </a:graphic>
          </wp:inline>
        </w:drawing>
      </w:r>
    </w:p>
    <w:p w14:paraId="1E958FE0" w14:textId="3263DA8E" w:rsidR="00D13B67" w:rsidRPr="00D13B67" w:rsidRDefault="00D13B67" w:rsidP="00D13B67">
      <w:pPr>
        <w:pStyle w:val="Didascalia"/>
        <w:jc w:val="center"/>
        <w:rPr>
          <w:rFonts w:asciiTheme="minorHAnsi" w:hAnsiTheme="minorHAnsi" w:cstheme="minorHAnsi"/>
          <w:sz w:val="18"/>
          <w:szCs w:val="18"/>
        </w:rPr>
      </w:pPr>
      <w:bookmarkStart w:id="261" w:name="_Toc77679022"/>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9D367D">
        <w:rPr>
          <w:rFonts w:asciiTheme="minorHAnsi" w:hAnsiTheme="minorHAnsi" w:cstheme="minorHAnsi"/>
          <w:noProof/>
          <w:sz w:val="18"/>
          <w:szCs w:val="18"/>
        </w:rPr>
        <w:t>18</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dettaglio Avvocato selezionato</w:t>
      </w:r>
      <w:bookmarkEnd w:id="261"/>
    </w:p>
    <w:p w14:paraId="5E5A9892" w14:textId="77777777" w:rsidR="00560D57" w:rsidRPr="0083180D" w:rsidRDefault="00560D57" w:rsidP="00560D57">
      <w:pPr>
        <w:pStyle w:val="Corpotesto"/>
        <w:rPr>
          <w:sz w:val="22"/>
          <w:szCs w:val="22"/>
          <w:highlight w:val="yellow"/>
        </w:rPr>
      </w:pPr>
    </w:p>
    <w:p w14:paraId="0AD66D29" w14:textId="785613CB" w:rsidR="00560D57" w:rsidRPr="0083180D" w:rsidRDefault="00560D57" w:rsidP="00560D57">
      <w:pPr>
        <w:pStyle w:val="Corpotesto"/>
        <w:rPr>
          <w:sz w:val="22"/>
          <w:szCs w:val="22"/>
        </w:rPr>
      </w:pPr>
      <w:r w:rsidRPr="0083180D">
        <w:rPr>
          <w:sz w:val="22"/>
          <w:szCs w:val="22"/>
        </w:rPr>
        <w:t xml:space="preserve">All’atto della conferma dell’associazione dell’avvocato al fascicolo </w:t>
      </w:r>
      <w:r w:rsidR="00775EC2">
        <w:rPr>
          <w:sz w:val="22"/>
          <w:szCs w:val="22"/>
        </w:rPr>
        <w:t xml:space="preserve">SIEP </w:t>
      </w:r>
      <w:r w:rsidRPr="0083180D">
        <w:rPr>
          <w:sz w:val="22"/>
          <w:szCs w:val="22"/>
        </w:rPr>
        <w:t xml:space="preserve">in lavorazione, per l’avvocato selezionato dall’elenco, il sistema verificherà la presenza nella tabella ‘AVVOCATO’ del SIES, limitatamente </w:t>
      </w:r>
    </w:p>
    <w:p w14:paraId="5F266AED" w14:textId="77777777" w:rsidR="00560D57" w:rsidRPr="0083180D" w:rsidRDefault="00560D57" w:rsidP="00560D57">
      <w:pPr>
        <w:pStyle w:val="Corpotesto"/>
        <w:rPr>
          <w:sz w:val="22"/>
          <w:szCs w:val="22"/>
        </w:rPr>
      </w:pPr>
      <w:r w:rsidRPr="0083180D">
        <w:rPr>
          <w:sz w:val="22"/>
          <w:szCs w:val="22"/>
        </w:rPr>
        <w:t>ai record presenti in tabella aventi il FLAG_REGINDE = ’SI’.</w:t>
      </w:r>
    </w:p>
    <w:p w14:paraId="5FE0E64E" w14:textId="77777777" w:rsidR="00560D57" w:rsidRPr="0083180D" w:rsidRDefault="00560D57" w:rsidP="00560D57">
      <w:pPr>
        <w:pStyle w:val="Corpotesto"/>
        <w:rPr>
          <w:sz w:val="22"/>
          <w:szCs w:val="22"/>
        </w:rPr>
      </w:pPr>
    </w:p>
    <w:p w14:paraId="51F020DE" w14:textId="77777777" w:rsidR="00560D57" w:rsidRPr="0083180D" w:rsidRDefault="00560D57" w:rsidP="00560D57">
      <w:pPr>
        <w:pStyle w:val="Corpotesto"/>
        <w:rPr>
          <w:sz w:val="22"/>
          <w:szCs w:val="22"/>
        </w:rPr>
      </w:pPr>
      <w:r w:rsidRPr="0083180D">
        <w:rPr>
          <w:sz w:val="22"/>
          <w:szCs w:val="22"/>
        </w:rPr>
        <w:t>I criteri utilizzati per tale verifica saranno:</w:t>
      </w:r>
    </w:p>
    <w:p w14:paraId="0429B906" w14:textId="77777777" w:rsidR="00560D57" w:rsidRPr="0083180D" w:rsidRDefault="00560D57" w:rsidP="000B5A44">
      <w:pPr>
        <w:pStyle w:val="Corpotesto"/>
        <w:numPr>
          <w:ilvl w:val="0"/>
          <w:numId w:val="20"/>
        </w:numPr>
        <w:rPr>
          <w:sz w:val="22"/>
          <w:szCs w:val="22"/>
        </w:rPr>
      </w:pPr>
      <w:r w:rsidRPr="0083180D">
        <w:rPr>
          <w:sz w:val="22"/>
          <w:szCs w:val="22"/>
        </w:rPr>
        <w:t>COGNOME</w:t>
      </w:r>
    </w:p>
    <w:p w14:paraId="4FABBC86" w14:textId="77777777" w:rsidR="00560D57" w:rsidRPr="0083180D" w:rsidRDefault="00560D57" w:rsidP="000B5A44">
      <w:pPr>
        <w:pStyle w:val="Corpotesto"/>
        <w:numPr>
          <w:ilvl w:val="0"/>
          <w:numId w:val="20"/>
        </w:numPr>
        <w:rPr>
          <w:sz w:val="22"/>
          <w:szCs w:val="22"/>
        </w:rPr>
      </w:pPr>
      <w:r w:rsidRPr="0083180D">
        <w:rPr>
          <w:sz w:val="22"/>
          <w:szCs w:val="22"/>
        </w:rPr>
        <w:t>NOME</w:t>
      </w:r>
    </w:p>
    <w:p w14:paraId="0A6C3401" w14:textId="77777777" w:rsidR="00560D57" w:rsidRPr="0083180D" w:rsidRDefault="00560D57" w:rsidP="000B5A44">
      <w:pPr>
        <w:pStyle w:val="Corpotesto"/>
        <w:numPr>
          <w:ilvl w:val="0"/>
          <w:numId w:val="20"/>
        </w:numPr>
        <w:rPr>
          <w:sz w:val="22"/>
          <w:szCs w:val="22"/>
        </w:rPr>
      </w:pPr>
      <w:r w:rsidRPr="0083180D">
        <w:rPr>
          <w:sz w:val="22"/>
          <w:szCs w:val="22"/>
        </w:rPr>
        <w:t>CODICE FISCALE</w:t>
      </w:r>
    </w:p>
    <w:p w14:paraId="7413BD3D" w14:textId="77777777" w:rsidR="00560D57" w:rsidRPr="0083180D" w:rsidRDefault="00560D57" w:rsidP="000B5A44">
      <w:pPr>
        <w:pStyle w:val="Corpotesto"/>
        <w:numPr>
          <w:ilvl w:val="0"/>
          <w:numId w:val="20"/>
        </w:numPr>
        <w:rPr>
          <w:sz w:val="22"/>
          <w:szCs w:val="22"/>
        </w:rPr>
      </w:pPr>
      <w:r w:rsidRPr="0083180D">
        <w:rPr>
          <w:sz w:val="22"/>
          <w:szCs w:val="22"/>
        </w:rPr>
        <w:t>FORO di appartenenza.</w:t>
      </w:r>
    </w:p>
    <w:p w14:paraId="344FB3D0" w14:textId="77777777" w:rsidR="00560D57" w:rsidRPr="0083180D" w:rsidRDefault="00560D57" w:rsidP="00560D57">
      <w:pPr>
        <w:pStyle w:val="Corpotesto"/>
        <w:rPr>
          <w:sz w:val="22"/>
          <w:szCs w:val="22"/>
        </w:rPr>
      </w:pPr>
      <w:r w:rsidRPr="0083180D">
        <w:rPr>
          <w:sz w:val="22"/>
          <w:szCs w:val="22"/>
        </w:rPr>
        <w:t>Per nessun dato trovato, i criteri saranno ridotti a:</w:t>
      </w:r>
    </w:p>
    <w:p w14:paraId="70B206B4" w14:textId="77777777" w:rsidR="00560D57" w:rsidRPr="0083180D" w:rsidRDefault="00560D57" w:rsidP="000B5A44">
      <w:pPr>
        <w:pStyle w:val="Corpotesto"/>
        <w:numPr>
          <w:ilvl w:val="0"/>
          <w:numId w:val="22"/>
        </w:numPr>
        <w:rPr>
          <w:sz w:val="22"/>
          <w:szCs w:val="22"/>
        </w:rPr>
      </w:pPr>
      <w:r w:rsidRPr="0083180D">
        <w:rPr>
          <w:sz w:val="22"/>
          <w:szCs w:val="22"/>
        </w:rPr>
        <w:t>COGNOME</w:t>
      </w:r>
    </w:p>
    <w:p w14:paraId="78B826EA" w14:textId="77777777" w:rsidR="00560D57" w:rsidRPr="0083180D" w:rsidRDefault="00560D57" w:rsidP="000B5A44">
      <w:pPr>
        <w:pStyle w:val="Corpotesto"/>
        <w:numPr>
          <w:ilvl w:val="0"/>
          <w:numId w:val="22"/>
        </w:numPr>
        <w:rPr>
          <w:sz w:val="22"/>
          <w:szCs w:val="22"/>
        </w:rPr>
      </w:pPr>
      <w:r w:rsidRPr="0083180D">
        <w:rPr>
          <w:sz w:val="22"/>
          <w:szCs w:val="22"/>
        </w:rPr>
        <w:t>NOME</w:t>
      </w:r>
    </w:p>
    <w:p w14:paraId="4BB9E534" w14:textId="77777777" w:rsidR="00560D57" w:rsidRPr="0083180D" w:rsidRDefault="00560D57" w:rsidP="000B5A44">
      <w:pPr>
        <w:pStyle w:val="Corpotesto"/>
        <w:numPr>
          <w:ilvl w:val="0"/>
          <w:numId w:val="22"/>
        </w:numPr>
        <w:rPr>
          <w:sz w:val="22"/>
          <w:szCs w:val="22"/>
        </w:rPr>
      </w:pPr>
      <w:r w:rsidRPr="0083180D">
        <w:rPr>
          <w:sz w:val="22"/>
          <w:szCs w:val="22"/>
        </w:rPr>
        <w:t>FORO di appartenenza.</w:t>
      </w:r>
    </w:p>
    <w:p w14:paraId="359AE205" w14:textId="77777777" w:rsidR="00560D57" w:rsidRPr="0083180D" w:rsidRDefault="00560D57" w:rsidP="00560D57">
      <w:pPr>
        <w:pStyle w:val="Corpotesto"/>
        <w:rPr>
          <w:sz w:val="22"/>
          <w:szCs w:val="22"/>
        </w:rPr>
      </w:pPr>
    </w:p>
    <w:p w14:paraId="11DDA366" w14:textId="77777777" w:rsidR="00560D57" w:rsidRPr="0083180D" w:rsidRDefault="00560D57" w:rsidP="00560D57">
      <w:pPr>
        <w:pStyle w:val="Corpotesto"/>
        <w:rPr>
          <w:sz w:val="22"/>
          <w:szCs w:val="22"/>
        </w:rPr>
      </w:pPr>
      <w:r w:rsidRPr="0083180D">
        <w:rPr>
          <w:sz w:val="22"/>
          <w:szCs w:val="22"/>
        </w:rPr>
        <w:t>Il sistema, in base all’esito di tale verifica, eseguirà le seguenti operazioni:</w:t>
      </w:r>
    </w:p>
    <w:p w14:paraId="7ED241C3" w14:textId="77777777" w:rsidR="00560D57" w:rsidRPr="0083180D" w:rsidRDefault="00560D57" w:rsidP="000B5A44">
      <w:pPr>
        <w:pStyle w:val="Corpotesto"/>
        <w:numPr>
          <w:ilvl w:val="0"/>
          <w:numId w:val="23"/>
        </w:numPr>
        <w:rPr>
          <w:sz w:val="22"/>
          <w:szCs w:val="22"/>
        </w:rPr>
      </w:pPr>
      <w:r w:rsidRPr="0083180D">
        <w:rPr>
          <w:i/>
          <w:iCs/>
          <w:sz w:val="22"/>
          <w:szCs w:val="22"/>
        </w:rPr>
        <w:t>Esito Verifica: Avvocato individuato univocamente nella tabella ‘AVVOCATO’ del SIES:</w:t>
      </w:r>
    </w:p>
    <w:p w14:paraId="6331E181" w14:textId="6A605398" w:rsidR="00560D57" w:rsidRPr="0083180D" w:rsidRDefault="00560D57" w:rsidP="00560D57">
      <w:pPr>
        <w:pStyle w:val="Corpotesto"/>
        <w:ind w:left="360"/>
        <w:rPr>
          <w:sz w:val="22"/>
          <w:szCs w:val="22"/>
        </w:rPr>
      </w:pPr>
      <w:r w:rsidRPr="0083180D">
        <w:rPr>
          <w:sz w:val="22"/>
          <w:szCs w:val="22"/>
        </w:rPr>
        <w:t>il sistema aggiornerà i dati del record trovato [Rif. § “</w:t>
      </w:r>
      <w:r w:rsidR="000C688F">
        <w:rPr>
          <w:i/>
          <w:iCs/>
          <w:sz w:val="22"/>
          <w:szCs w:val="22"/>
        </w:rPr>
        <w:t>6.1.4.2</w:t>
      </w:r>
      <w:r w:rsidRPr="0083180D">
        <w:rPr>
          <w:i/>
          <w:iCs/>
          <w:sz w:val="22"/>
          <w:szCs w:val="22"/>
        </w:rPr>
        <w:t xml:space="preserve">  Tabella Avvocati SIES</w:t>
      </w:r>
      <w:r w:rsidRPr="0083180D">
        <w:rPr>
          <w:sz w:val="22"/>
          <w:szCs w:val="22"/>
        </w:rPr>
        <w:t xml:space="preserve">”]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p>
    <w:p w14:paraId="0BA501E2" w14:textId="5D07E164" w:rsidR="00560D57" w:rsidRDefault="00C5360D" w:rsidP="00F731B3">
      <w:pPr>
        <w:ind w:left="360"/>
        <w:rPr>
          <w:sz w:val="22"/>
          <w:szCs w:val="22"/>
        </w:rPr>
      </w:pPr>
      <w:r w:rsidRPr="00BF7F81">
        <w:rPr>
          <w:sz w:val="22"/>
          <w:szCs w:val="22"/>
          <w:highlight w:val="yellow"/>
        </w:rPr>
        <w:t xml:space="preserve">Nel caso </w:t>
      </w:r>
      <w:r w:rsidR="00EA71EC" w:rsidRPr="00BF7F81">
        <w:rPr>
          <w:sz w:val="22"/>
          <w:szCs w:val="22"/>
          <w:highlight w:val="yellow"/>
        </w:rPr>
        <w:t>in cui</w:t>
      </w:r>
      <w:r w:rsidRPr="00BF7F81">
        <w:rPr>
          <w:sz w:val="22"/>
          <w:szCs w:val="22"/>
          <w:highlight w:val="yellow"/>
        </w:rPr>
        <w:t xml:space="preserve"> la Ricerca su </w:t>
      </w:r>
      <w:r w:rsidR="00BF7F81" w:rsidRPr="00BF7F81">
        <w:rPr>
          <w:sz w:val="22"/>
          <w:szCs w:val="22"/>
          <w:highlight w:val="yellow"/>
        </w:rPr>
        <w:t>ReGIndE</w:t>
      </w:r>
      <w:r w:rsidR="003D1BA8" w:rsidRPr="00BF7F81">
        <w:rPr>
          <w:sz w:val="22"/>
          <w:szCs w:val="22"/>
          <w:highlight w:val="yellow"/>
        </w:rPr>
        <w:t>, in corrispondenza del tag indirizzo,</w:t>
      </w:r>
      <w:r w:rsidRPr="00BF7F81">
        <w:rPr>
          <w:sz w:val="22"/>
          <w:szCs w:val="22"/>
          <w:highlight w:val="yellow"/>
        </w:rPr>
        <w:t xml:space="preserve"> dovesse </w:t>
      </w:r>
      <w:r w:rsidR="003D1BA8" w:rsidRPr="00BF7F81">
        <w:rPr>
          <w:sz w:val="22"/>
          <w:szCs w:val="22"/>
          <w:highlight w:val="yellow"/>
        </w:rPr>
        <w:t>fornire più</w:t>
      </w:r>
      <w:r w:rsidRPr="00BF7F81">
        <w:rPr>
          <w:sz w:val="22"/>
          <w:szCs w:val="22"/>
          <w:highlight w:val="yellow"/>
        </w:rPr>
        <w:t xml:space="preserve"> </w:t>
      </w:r>
      <w:r w:rsidR="003D1BA8" w:rsidRPr="00BF7F81">
        <w:rPr>
          <w:sz w:val="22"/>
          <w:szCs w:val="22"/>
          <w:highlight w:val="yellow"/>
        </w:rPr>
        <w:t>record</w:t>
      </w:r>
      <w:r w:rsidRPr="00BF7F81">
        <w:rPr>
          <w:sz w:val="22"/>
          <w:szCs w:val="22"/>
          <w:highlight w:val="yellow"/>
        </w:rPr>
        <w:t xml:space="preserve"> con tipologia a ‘D’, sarà selezionato il primo ottenuto ordinando alfabeticamente la colonna Indirizzo.</w:t>
      </w:r>
    </w:p>
    <w:p w14:paraId="7F04C09C" w14:textId="24DA639D" w:rsidR="0003722F" w:rsidRPr="0083180D" w:rsidRDefault="000E5C22" w:rsidP="00560D57">
      <w:pPr>
        <w:pStyle w:val="Corpotesto"/>
        <w:ind w:left="360"/>
        <w:rPr>
          <w:sz w:val="22"/>
          <w:szCs w:val="22"/>
        </w:rPr>
      </w:pPr>
      <w:r w:rsidRPr="003D1BA8">
        <w:rPr>
          <w:sz w:val="22"/>
          <w:szCs w:val="22"/>
        </w:rPr>
        <w:t xml:space="preserve">Si evidenzia che a seguito dell’aggiornamento dell’indirizzo, potrebbe verificarsi che su un procedimento ancora in corso con provvedimenti/atti riferiti all’ indirizzo </w:t>
      </w:r>
      <w:r w:rsidR="00333D63" w:rsidRPr="003D1BA8">
        <w:rPr>
          <w:sz w:val="22"/>
          <w:szCs w:val="22"/>
        </w:rPr>
        <w:t>dell’avvocato precedente</w:t>
      </w:r>
      <w:r w:rsidRPr="003D1BA8">
        <w:rPr>
          <w:sz w:val="22"/>
          <w:szCs w:val="22"/>
        </w:rPr>
        <w:t xml:space="preserve"> all’aggiornamento, rieseguiti/ristampati riporterebbero i dati del nuovo indirizzo. </w:t>
      </w:r>
      <w:r w:rsidR="008F4505" w:rsidRPr="003D1BA8">
        <w:rPr>
          <w:i/>
          <w:sz w:val="22"/>
          <w:szCs w:val="22"/>
        </w:rPr>
        <w:t>In ogni caso la sovrascrittura del vecchio indirizzo non costituisce un problema per SIES</w:t>
      </w:r>
      <w:r w:rsidR="00CE06B4" w:rsidRPr="00DB2AE8">
        <w:rPr>
          <w:i/>
          <w:sz w:val="22"/>
          <w:szCs w:val="22"/>
        </w:rPr>
        <w:t>, anche in caso di indirizzo non valorizzato su ReGIndE.</w:t>
      </w:r>
    </w:p>
    <w:p w14:paraId="544603C8" w14:textId="77777777" w:rsidR="00560D57" w:rsidRPr="0083180D" w:rsidRDefault="00560D57" w:rsidP="000B5A44">
      <w:pPr>
        <w:pStyle w:val="Corpotesto"/>
        <w:numPr>
          <w:ilvl w:val="0"/>
          <w:numId w:val="23"/>
        </w:numPr>
        <w:rPr>
          <w:i/>
          <w:iCs/>
          <w:sz w:val="22"/>
          <w:szCs w:val="22"/>
        </w:rPr>
      </w:pPr>
      <w:r w:rsidRPr="0083180D">
        <w:rPr>
          <w:i/>
          <w:iCs/>
          <w:sz w:val="22"/>
          <w:szCs w:val="22"/>
        </w:rPr>
        <w:t>Esito Verifica: Avvocato NON trovato nella tabella ‘AVVOCATO’ del SIES:</w:t>
      </w:r>
    </w:p>
    <w:p w14:paraId="1D0BF0D7" w14:textId="7964E6B7" w:rsidR="00560D57" w:rsidRPr="0083180D" w:rsidRDefault="00560D57" w:rsidP="00560D57">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w:t>
      </w:r>
      <w:r w:rsidRPr="00F731B3">
        <w:rPr>
          <w:sz w:val="22"/>
          <w:szCs w:val="22"/>
          <w:highlight w:val="yellow"/>
        </w:rPr>
        <w:t>Nell’inserimento del record sulla tabella del SIES sarà impostato il nuovo campo FLAG_REGINDE con il valore ‘Sì’ [Rif. § “</w:t>
      </w:r>
      <w:r w:rsidR="000C688F" w:rsidRPr="00F731B3">
        <w:rPr>
          <w:i/>
          <w:iCs/>
          <w:sz w:val="22"/>
          <w:szCs w:val="22"/>
          <w:highlight w:val="yellow"/>
        </w:rPr>
        <w:t xml:space="preserve">6.1.4.2  </w:t>
      </w:r>
      <w:r w:rsidRPr="00F731B3">
        <w:rPr>
          <w:i/>
          <w:iCs/>
          <w:sz w:val="22"/>
          <w:szCs w:val="22"/>
          <w:highlight w:val="yellow"/>
        </w:rPr>
        <w:t>Tabella Avvocati SIES</w:t>
      </w:r>
      <w:r w:rsidR="00F432D2" w:rsidRPr="00F731B3">
        <w:rPr>
          <w:sz w:val="22"/>
          <w:szCs w:val="22"/>
          <w:highlight w:val="yellow"/>
        </w:rPr>
        <w:t>”] e il COD_UFFICIO_APPARTENENZA = ‘00000’.</w:t>
      </w:r>
    </w:p>
    <w:p w14:paraId="6E233222" w14:textId="77777777" w:rsidR="00560D57" w:rsidRPr="0083180D" w:rsidRDefault="00560D57" w:rsidP="00560D57">
      <w:pPr>
        <w:pStyle w:val="Corpotesto"/>
        <w:rPr>
          <w:rFonts w:cstheme="minorHAnsi"/>
          <w:sz w:val="22"/>
          <w:szCs w:val="22"/>
        </w:rPr>
      </w:pPr>
    </w:p>
    <w:p w14:paraId="57472DDF" w14:textId="77777777" w:rsidR="00560D57" w:rsidRPr="00F731B3" w:rsidRDefault="00560D57" w:rsidP="00560D57">
      <w:pPr>
        <w:rPr>
          <w:rFonts w:cstheme="minorHAnsi"/>
          <w:sz w:val="22"/>
          <w:szCs w:val="22"/>
          <w:highlight w:val="yellow"/>
        </w:rPr>
      </w:pPr>
      <w:r w:rsidRPr="00F731B3">
        <w:rPr>
          <w:rFonts w:cstheme="minorHAnsi"/>
          <w:sz w:val="22"/>
          <w:szCs w:val="22"/>
          <w:highlight w:val="yellow"/>
        </w:rPr>
        <w:t>È necessario specificare che tutte le ricerche di un avvocato su SIES avverranno per FLAG_REGINDE = ‘SI’.</w:t>
      </w:r>
    </w:p>
    <w:p w14:paraId="60B7B706" w14:textId="77777777" w:rsidR="00560D57" w:rsidRDefault="00560D57" w:rsidP="00560D57">
      <w:pPr>
        <w:rPr>
          <w:rFonts w:cstheme="minorHAnsi"/>
          <w:sz w:val="22"/>
          <w:szCs w:val="22"/>
        </w:rPr>
      </w:pPr>
      <w:r w:rsidRPr="00F731B3">
        <w:rPr>
          <w:rFonts w:cstheme="minorHAnsi"/>
          <w:sz w:val="22"/>
          <w:szCs w:val="22"/>
          <w:highlight w:val="yellow"/>
        </w:rPr>
        <w:t>Di conseguenza, non si incorrerà nella casistica di risultati multipli della ricerca SIES.</w:t>
      </w:r>
    </w:p>
    <w:p w14:paraId="4DC5A456" w14:textId="77777777" w:rsidR="00316F99" w:rsidRDefault="00316F99" w:rsidP="00560D57">
      <w:pPr>
        <w:rPr>
          <w:rFonts w:cstheme="minorHAnsi"/>
          <w:sz w:val="22"/>
          <w:szCs w:val="22"/>
        </w:rPr>
      </w:pPr>
    </w:p>
    <w:p w14:paraId="15815145" w14:textId="323E4864" w:rsidR="00316F99" w:rsidRDefault="00316F99" w:rsidP="00316F99">
      <w:pPr>
        <w:pStyle w:val="Corpotesto"/>
        <w:rPr>
          <w:rFonts w:cstheme="minorHAnsi"/>
          <w:sz w:val="22"/>
          <w:szCs w:val="22"/>
        </w:rPr>
      </w:pPr>
      <w:r>
        <w:rPr>
          <w:rFonts w:cstheme="minorHAnsi"/>
          <w:sz w:val="22"/>
          <w:szCs w:val="22"/>
        </w:rPr>
        <w:t xml:space="preserve">A tale proposito si evidenzia che a seguito dello scambio dati fra BDI, </w:t>
      </w:r>
      <w:r w:rsidRPr="00316F99">
        <w:rPr>
          <w:rFonts w:cstheme="minorHAnsi"/>
          <w:color w:val="000000"/>
          <w:sz w:val="22"/>
          <w:szCs w:val="22"/>
        </w:rPr>
        <w:t xml:space="preserve">L’avvocato importato da altra BDI, anche se già presente nella BDI corrente, dovrà necessariamente essere importato con il suo ID originario, per cui potrebbero crearsi records multipli riferiti allo stesso AVVOCATO certificato su ReGIndE. Per evitare che in fase di assegnazione dell’Avvocato a un procedimento, il sistema non associ al procedimento l’avvocato della BDI corrente, in fase di ricerca nella tabella AVVOCATO SIES, sarà selezionato quello con ID </w:t>
      </w:r>
      <w:r w:rsidRPr="00F731B3">
        <w:rPr>
          <w:rFonts w:cstheme="minorHAnsi"/>
          <w:sz w:val="22"/>
          <w:szCs w:val="22"/>
        </w:rPr>
        <w:t>riferito alla BDI corrente.</w:t>
      </w:r>
    </w:p>
    <w:p w14:paraId="3BE336FF" w14:textId="77777777" w:rsidR="00F626B6" w:rsidRDefault="00F626B6" w:rsidP="00560D57">
      <w:pPr>
        <w:rPr>
          <w:rFonts w:cstheme="minorHAnsi"/>
          <w:sz w:val="22"/>
          <w:szCs w:val="22"/>
        </w:rPr>
      </w:pPr>
    </w:p>
    <w:p w14:paraId="16C1A6C3" w14:textId="6B2A91D6" w:rsidR="00F626B6" w:rsidRDefault="00F626B6" w:rsidP="00560D57">
      <w:pPr>
        <w:rPr>
          <w:rFonts w:cstheme="minorHAnsi"/>
          <w:sz w:val="22"/>
          <w:szCs w:val="22"/>
        </w:rPr>
      </w:pPr>
      <w:r>
        <w:rPr>
          <w:rFonts w:cstheme="minorHAnsi"/>
          <w:sz w:val="22"/>
          <w:szCs w:val="22"/>
        </w:rPr>
        <w:t xml:space="preserve">A seguito dell’acquisizione del dato relativo alla PEC, anche la </w:t>
      </w:r>
      <w:r w:rsidRPr="000C688F">
        <w:rPr>
          <w:rFonts w:cstheme="minorHAnsi"/>
          <w:sz w:val="22"/>
          <w:szCs w:val="22"/>
        </w:rPr>
        <w:t xml:space="preserve">form </w:t>
      </w:r>
      <w:r w:rsidR="00D84F8E" w:rsidRPr="000C688F">
        <w:rPr>
          <w:rFonts w:cstheme="minorHAnsi"/>
          <w:sz w:val="22"/>
          <w:szCs w:val="22"/>
        </w:rPr>
        <w:t xml:space="preserve">attuale </w:t>
      </w:r>
      <w:r w:rsidRPr="000C688F">
        <w:rPr>
          <w:rFonts w:cstheme="minorHAnsi"/>
          <w:sz w:val="22"/>
          <w:szCs w:val="22"/>
        </w:rPr>
        <w:t>di Dettaglio Avvocato del procedimento SIEP sarà modificata</w:t>
      </w:r>
      <w:r w:rsidR="00D84F8E" w:rsidRPr="000C688F">
        <w:rPr>
          <w:rFonts w:cstheme="minorHAnsi"/>
          <w:sz w:val="22"/>
          <w:szCs w:val="22"/>
        </w:rPr>
        <w:t xml:space="preserve"> così come riportato nella figura che segue:</w:t>
      </w:r>
    </w:p>
    <w:p w14:paraId="105F7035" w14:textId="77777777" w:rsidR="00F626B6" w:rsidRDefault="00F626B6" w:rsidP="00560D57">
      <w:pPr>
        <w:rPr>
          <w:rFonts w:cstheme="minorHAnsi"/>
          <w:sz w:val="22"/>
          <w:szCs w:val="22"/>
        </w:rPr>
      </w:pPr>
    </w:p>
    <w:p w14:paraId="1972F7FE" w14:textId="77777777" w:rsidR="00D84F8E" w:rsidRDefault="000B2648" w:rsidP="00D84F8E">
      <w:pPr>
        <w:keepNext/>
      </w:pPr>
      <w:r>
        <w:rPr>
          <w:noProof/>
        </w:rPr>
        <w:lastRenderedPageBreak/>
        <w:drawing>
          <wp:inline distT="0" distB="0" distL="0" distR="0" wp14:anchorId="5E0823CB" wp14:editId="795201D4">
            <wp:extent cx="5800000" cy="3942857"/>
            <wp:effectExtent l="0" t="0" r="0" b="635"/>
            <wp:docPr id="131" name="Immagin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00000" cy="3942857"/>
                    </a:xfrm>
                    <a:prstGeom prst="rect">
                      <a:avLst/>
                    </a:prstGeom>
                  </pic:spPr>
                </pic:pic>
              </a:graphicData>
            </a:graphic>
          </wp:inline>
        </w:drawing>
      </w:r>
    </w:p>
    <w:p w14:paraId="64E4017B" w14:textId="44A9C669" w:rsidR="00F626B6" w:rsidRPr="00D84F8E" w:rsidRDefault="00D84F8E" w:rsidP="00D84F8E">
      <w:pPr>
        <w:pStyle w:val="Didascalia"/>
        <w:jc w:val="center"/>
        <w:rPr>
          <w:rFonts w:asciiTheme="minorHAnsi" w:hAnsiTheme="minorHAnsi" w:cstheme="minorHAnsi"/>
          <w:sz w:val="18"/>
          <w:szCs w:val="18"/>
        </w:rPr>
      </w:pPr>
      <w:bookmarkStart w:id="262" w:name="_Toc7767902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19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dettaglio avvocato</w:t>
      </w:r>
      <w:r w:rsidR="00E11190">
        <w:rPr>
          <w:rFonts w:asciiTheme="minorHAnsi" w:hAnsiTheme="minorHAnsi" w:cstheme="minorHAnsi"/>
          <w:sz w:val="18"/>
          <w:szCs w:val="18"/>
        </w:rPr>
        <w:t xml:space="preserve"> procedimento SIEP</w:t>
      </w:r>
      <w:bookmarkEnd w:id="262"/>
    </w:p>
    <w:p w14:paraId="1DC45E16" w14:textId="77777777" w:rsidR="00D84F8E" w:rsidRDefault="00D84F8E" w:rsidP="00560D57">
      <w:pPr>
        <w:pStyle w:val="Corpotesto"/>
        <w:rPr>
          <w:b/>
          <w:sz w:val="22"/>
          <w:szCs w:val="22"/>
          <w:highlight w:val="yellow"/>
          <w:u w:val="single"/>
        </w:rPr>
      </w:pPr>
    </w:p>
    <w:p w14:paraId="69366415" w14:textId="36FE19BA" w:rsidR="00711BDE" w:rsidRPr="00FB2F82" w:rsidRDefault="00C307E5" w:rsidP="00711BDE">
      <w:pPr>
        <w:rPr>
          <w:sz w:val="22"/>
          <w:szCs w:val="22"/>
        </w:rPr>
      </w:pPr>
      <w:r w:rsidRPr="00F731B3">
        <w:rPr>
          <w:sz w:val="22"/>
          <w:szCs w:val="22"/>
          <w:highlight w:val="yellow"/>
        </w:rPr>
        <w:t>Anche la funzione ‘</w:t>
      </w:r>
      <w:r w:rsidRPr="00F731B3">
        <w:rPr>
          <w:b/>
          <w:sz w:val="22"/>
          <w:szCs w:val="22"/>
          <w:highlight w:val="yellow"/>
        </w:rPr>
        <w:t>Sostituzione Difensore’ SI</w:t>
      </w:r>
      <w:r w:rsidR="00FC6B55" w:rsidRPr="00F731B3">
        <w:rPr>
          <w:b/>
          <w:sz w:val="22"/>
          <w:szCs w:val="22"/>
          <w:highlight w:val="yellow"/>
        </w:rPr>
        <w:t>EP</w:t>
      </w:r>
      <w:r w:rsidRPr="00F731B3">
        <w:rPr>
          <w:sz w:val="22"/>
          <w:szCs w:val="22"/>
          <w:highlight w:val="yellow"/>
        </w:rPr>
        <w:t xml:space="preserve"> sarà modificata alla stessa maniera descritta per la funzione Assegnazione Difensore con l’inserimento nella form del Link </w:t>
      </w:r>
      <w:r w:rsidRPr="00F731B3">
        <w:rPr>
          <w:noProof/>
          <w:sz w:val="22"/>
          <w:szCs w:val="22"/>
          <w:highlight w:val="yellow"/>
        </w:rPr>
        <w:drawing>
          <wp:inline distT="0" distB="0" distL="0" distR="0" wp14:anchorId="49C75251" wp14:editId="7EADB92D">
            <wp:extent cx="1514286" cy="247619"/>
            <wp:effectExtent l="0" t="0" r="0" b="635"/>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14286" cy="247619"/>
                    </a:xfrm>
                    <a:prstGeom prst="rect">
                      <a:avLst/>
                    </a:prstGeom>
                  </pic:spPr>
                </pic:pic>
              </a:graphicData>
            </a:graphic>
          </wp:inline>
        </w:drawing>
      </w:r>
      <w:r w:rsidRPr="00F731B3">
        <w:rPr>
          <w:sz w:val="22"/>
          <w:szCs w:val="22"/>
          <w:highlight w:val="yellow"/>
        </w:rPr>
        <w:t xml:space="preserve"> e del campo Pec.</w:t>
      </w:r>
    </w:p>
    <w:p w14:paraId="1BF74839" w14:textId="77777777" w:rsidR="00C307E5" w:rsidRDefault="00C307E5" w:rsidP="00711BDE"/>
    <w:p w14:paraId="4953708C" w14:textId="77777777" w:rsidR="00D84F8E" w:rsidRDefault="00FC6B55" w:rsidP="00D84F8E">
      <w:pPr>
        <w:keepNext/>
      </w:pPr>
      <w:r>
        <w:rPr>
          <w:noProof/>
        </w:rPr>
        <w:lastRenderedPageBreak/>
        <w:drawing>
          <wp:inline distT="0" distB="0" distL="0" distR="0" wp14:anchorId="6C83CDAC" wp14:editId="17763B7E">
            <wp:extent cx="6047619" cy="4980952"/>
            <wp:effectExtent l="0" t="0" r="0" b="0"/>
            <wp:docPr id="130" name="Immagin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47619" cy="4980952"/>
                    </a:xfrm>
                    <a:prstGeom prst="rect">
                      <a:avLst/>
                    </a:prstGeom>
                  </pic:spPr>
                </pic:pic>
              </a:graphicData>
            </a:graphic>
          </wp:inline>
        </w:drawing>
      </w:r>
    </w:p>
    <w:p w14:paraId="5899505D" w14:textId="16D8EDD9" w:rsidR="00C307E5" w:rsidRPr="00D84F8E" w:rsidRDefault="00D84F8E" w:rsidP="00D84F8E">
      <w:pPr>
        <w:pStyle w:val="Didascalia"/>
        <w:jc w:val="center"/>
        <w:rPr>
          <w:rFonts w:asciiTheme="minorHAnsi" w:hAnsiTheme="minorHAnsi" w:cstheme="minorHAnsi"/>
          <w:sz w:val="18"/>
          <w:szCs w:val="18"/>
        </w:rPr>
      </w:pPr>
      <w:bookmarkStart w:id="263" w:name="_Toc7767902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20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Difen</w:t>
      </w:r>
      <w:r w:rsidR="00E11190">
        <w:rPr>
          <w:rFonts w:asciiTheme="minorHAnsi" w:hAnsiTheme="minorHAnsi" w:cstheme="minorHAnsi"/>
          <w:sz w:val="18"/>
          <w:szCs w:val="18"/>
        </w:rPr>
        <w:t>s</w:t>
      </w:r>
      <w:r w:rsidRPr="00D84F8E">
        <w:rPr>
          <w:rFonts w:asciiTheme="minorHAnsi" w:hAnsiTheme="minorHAnsi" w:cstheme="minorHAnsi"/>
          <w:sz w:val="18"/>
          <w:szCs w:val="18"/>
        </w:rPr>
        <w:t>ore</w:t>
      </w:r>
      <w:r w:rsidR="00E11190">
        <w:rPr>
          <w:rFonts w:asciiTheme="minorHAnsi" w:hAnsiTheme="minorHAnsi" w:cstheme="minorHAnsi"/>
          <w:sz w:val="18"/>
          <w:szCs w:val="18"/>
        </w:rPr>
        <w:t xml:space="preserve"> procedimento SIEP</w:t>
      </w:r>
      <w:bookmarkEnd w:id="263"/>
    </w:p>
    <w:p w14:paraId="4E0B3482" w14:textId="77777777" w:rsidR="00C307E5" w:rsidRDefault="00C307E5" w:rsidP="00711BDE"/>
    <w:p w14:paraId="326C1592" w14:textId="525E0393" w:rsidR="00C307E5" w:rsidRPr="00FB2F82" w:rsidRDefault="00426AC6" w:rsidP="00C307E5">
      <w:pPr>
        <w:rPr>
          <w:sz w:val="22"/>
          <w:szCs w:val="22"/>
        </w:rPr>
      </w:pPr>
      <w:r w:rsidRPr="00FB2F82">
        <w:rPr>
          <w:sz w:val="22"/>
          <w:szCs w:val="22"/>
        </w:rPr>
        <w:t>Il funzionamento sarà</w:t>
      </w:r>
      <w:r w:rsidR="00C307E5" w:rsidRPr="00FB2F82">
        <w:rPr>
          <w:sz w:val="22"/>
          <w:szCs w:val="22"/>
        </w:rPr>
        <w:t xml:space="preserve"> esattamente uguale a quello descritto per funzione ‘Assegnazione Difensore’.</w:t>
      </w:r>
    </w:p>
    <w:p w14:paraId="212E07B2" w14:textId="77777777" w:rsidR="00D1210B" w:rsidRPr="00A839A2" w:rsidRDefault="00D1210B" w:rsidP="00711BDE">
      <w:pPr>
        <w:rPr>
          <w:sz w:val="22"/>
          <w:szCs w:val="22"/>
        </w:rPr>
      </w:pPr>
    </w:p>
    <w:p w14:paraId="300BE637" w14:textId="39860454" w:rsidR="00930C43" w:rsidRPr="00A839A2" w:rsidRDefault="0049677E" w:rsidP="00711BDE">
      <w:pPr>
        <w:rPr>
          <w:sz w:val="22"/>
          <w:szCs w:val="22"/>
        </w:rPr>
      </w:pPr>
      <w:r w:rsidRPr="00A839A2">
        <w:rPr>
          <w:sz w:val="22"/>
          <w:szCs w:val="22"/>
        </w:rPr>
        <w:t>L’attuale funzione</w:t>
      </w:r>
      <w:r w:rsidR="00930C43" w:rsidRPr="00A839A2">
        <w:rPr>
          <w:sz w:val="22"/>
          <w:szCs w:val="22"/>
        </w:rPr>
        <w:t xml:space="preserve"> di </w:t>
      </w:r>
      <w:r w:rsidR="00930C43" w:rsidRPr="00A839A2">
        <w:rPr>
          <w:b/>
          <w:sz w:val="22"/>
          <w:szCs w:val="22"/>
        </w:rPr>
        <w:t>Iscrizione Istanza da Soggetto</w:t>
      </w:r>
      <w:r w:rsidR="00930C43" w:rsidRPr="00A839A2">
        <w:rPr>
          <w:sz w:val="22"/>
          <w:szCs w:val="22"/>
        </w:rPr>
        <w:t xml:space="preserve"> andr</w:t>
      </w:r>
      <w:r w:rsidRPr="00A839A2">
        <w:rPr>
          <w:sz w:val="22"/>
          <w:szCs w:val="22"/>
        </w:rPr>
        <w:t>à</w:t>
      </w:r>
      <w:r w:rsidR="000E5C22" w:rsidRPr="00A839A2">
        <w:rPr>
          <w:sz w:val="22"/>
          <w:szCs w:val="22"/>
        </w:rPr>
        <w:t xml:space="preserve"> rivista</w:t>
      </w:r>
      <w:r w:rsidR="00930C43" w:rsidRPr="00A839A2">
        <w:rPr>
          <w:sz w:val="22"/>
          <w:szCs w:val="22"/>
        </w:rPr>
        <w:t xml:space="preserve"> per sostituire l’attuale popup di selezione Avvocato da SIES con quella di selezione da </w:t>
      </w:r>
      <w:r w:rsidR="00F710D0" w:rsidRPr="00A839A2">
        <w:rPr>
          <w:sz w:val="22"/>
          <w:szCs w:val="22"/>
        </w:rPr>
        <w:t>ReGIndE</w:t>
      </w:r>
      <w:r w:rsidR="00930C43" w:rsidRPr="00A839A2">
        <w:rPr>
          <w:sz w:val="22"/>
          <w:szCs w:val="22"/>
        </w:rPr>
        <w:t>, descritta in precedenza</w:t>
      </w:r>
      <w:r w:rsidRPr="00A839A2">
        <w:rPr>
          <w:sz w:val="22"/>
          <w:szCs w:val="22"/>
        </w:rPr>
        <w:t>,</w:t>
      </w:r>
    </w:p>
    <w:p w14:paraId="26F9F13D" w14:textId="77777777" w:rsidR="00930C43" w:rsidRDefault="00930C43" w:rsidP="00711BDE"/>
    <w:p w14:paraId="2C61809E" w14:textId="338FE7C5" w:rsidR="0049677E" w:rsidRDefault="00930C43" w:rsidP="00711BDE">
      <w:r>
        <w:rPr>
          <w:noProof/>
        </w:rPr>
        <w:lastRenderedPageBreak/>
        <w:drawing>
          <wp:inline distT="0" distB="0" distL="0" distR="0" wp14:anchorId="52C369A4" wp14:editId="5A02EBB1">
            <wp:extent cx="5886450" cy="7676588"/>
            <wp:effectExtent l="0" t="0" r="0" b="635"/>
            <wp:docPr id="19" name="Immagine 19" descr="C:\Users\ummig\AppData\Local\Temp\SNAGHTML58b2d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mmig\AppData\Local\Temp\SNAGHTML58b2d7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98518" cy="7692326"/>
                    </a:xfrm>
                    <a:prstGeom prst="rect">
                      <a:avLst/>
                    </a:prstGeom>
                    <a:noFill/>
                    <a:ln>
                      <a:noFill/>
                    </a:ln>
                  </pic:spPr>
                </pic:pic>
              </a:graphicData>
            </a:graphic>
          </wp:inline>
        </w:drawing>
      </w:r>
    </w:p>
    <w:p w14:paraId="531FE30E" w14:textId="2D6646EB" w:rsidR="0049677E" w:rsidRPr="00D84F8E" w:rsidRDefault="0049677E" w:rsidP="0049677E">
      <w:pPr>
        <w:pStyle w:val="Didascalia"/>
        <w:jc w:val="center"/>
        <w:rPr>
          <w:rFonts w:asciiTheme="minorHAnsi" w:hAnsiTheme="minorHAnsi" w:cstheme="minorHAnsi"/>
          <w:sz w:val="18"/>
          <w:szCs w:val="18"/>
        </w:rPr>
      </w:pPr>
      <w:bookmarkStart w:id="264" w:name="_Toc7767902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21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Soggetto</w:t>
      </w:r>
      <w:r w:rsidR="000E5C22">
        <w:rPr>
          <w:rFonts w:asciiTheme="minorHAnsi" w:hAnsiTheme="minorHAnsi" w:cstheme="minorHAnsi"/>
          <w:sz w:val="18"/>
          <w:szCs w:val="18"/>
        </w:rPr>
        <w:t xml:space="preserve"> -</w:t>
      </w:r>
      <w:r w:rsidR="008E2366">
        <w:rPr>
          <w:rFonts w:asciiTheme="minorHAnsi" w:hAnsiTheme="minorHAnsi" w:cstheme="minorHAnsi"/>
          <w:sz w:val="18"/>
          <w:szCs w:val="18"/>
        </w:rPr>
        <w:t xml:space="preserve"> Attuale</w:t>
      </w:r>
      <w:bookmarkEnd w:id="264"/>
    </w:p>
    <w:p w14:paraId="3D18BADF" w14:textId="77777777" w:rsidR="0049677E" w:rsidRDefault="0049677E" w:rsidP="00711BDE"/>
    <w:p w14:paraId="49082938" w14:textId="74625E47" w:rsidR="00930C43" w:rsidRDefault="00930C43" w:rsidP="00711BDE">
      <w:pPr>
        <w:rPr>
          <w:sz w:val="22"/>
          <w:szCs w:val="22"/>
        </w:rPr>
      </w:pPr>
      <w:r w:rsidRPr="00684915">
        <w:rPr>
          <w:sz w:val="22"/>
          <w:szCs w:val="22"/>
        </w:rPr>
        <w:t xml:space="preserve">in cui, cliccando </w:t>
      </w:r>
      <w:r w:rsidRPr="00684915">
        <w:rPr>
          <w:noProof/>
          <w:sz w:val="22"/>
          <w:szCs w:val="22"/>
        </w:rPr>
        <w:drawing>
          <wp:inline distT="0" distB="0" distL="0" distR="0" wp14:anchorId="571588EF" wp14:editId="70332013">
            <wp:extent cx="1466667" cy="257143"/>
            <wp:effectExtent l="0" t="0" r="635"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66667" cy="257143"/>
                    </a:xfrm>
                    <a:prstGeom prst="rect">
                      <a:avLst/>
                    </a:prstGeom>
                  </pic:spPr>
                </pic:pic>
              </a:graphicData>
            </a:graphic>
          </wp:inline>
        </w:drawing>
      </w:r>
      <w:r w:rsidRPr="00684915">
        <w:rPr>
          <w:sz w:val="22"/>
          <w:szCs w:val="22"/>
        </w:rPr>
        <w:t>, si presenta la seguente popup</w:t>
      </w:r>
    </w:p>
    <w:p w14:paraId="29A017D8" w14:textId="77777777" w:rsidR="00684915" w:rsidRPr="00684915" w:rsidRDefault="00684915" w:rsidP="00711BDE">
      <w:pPr>
        <w:rPr>
          <w:sz w:val="22"/>
          <w:szCs w:val="22"/>
        </w:rPr>
      </w:pPr>
    </w:p>
    <w:p w14:paraId="77732ADF" w14:textId="754D9C01" w:rsidR="00930C43" w:rsidRDefault="00930C43" w:rsidP="00182BFE">
      <w:pPr>
        <w:jc w:val="center"/>
      </w:pPr>
      <w:r>
        <w:rPr>
          <w:noProof/>
        </w:rPr>
        <w:drawing>
          <wp:inline distT="0" distB="0" distL="0" distR="0" wp14:anchorId="3D66CC92" wp14:editId="2CFACACA">
            <wp:extent cx="4048125" cy="4113652"/>
            <wp:effectExtent l="0" t="0" r="0" b="127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52514" cy="4118112"/>
                    </a:xfrm>
                    <a:prstGeom prst="rect">
                      <a:avLst/>
                    </a:prstGeom>
                  </pic:spPr>
                </pic:pic>
              </a:graphicData>
            </a:graphic>
          </wp:inline>
        </w:drawing>
      </w:r>
    </w:p>
    <w:p w14:paraId="7AEE865D" w14:textId="5A37C48D" w:rsidR="00182BFE" w:rsidRPr="00D84F8E" w:rsidRDefault="00182BFE" w:rsidP="00182BFE">
      <w:pPr>
        <w:pStyle w:val="Didascalia"/>
        <w:jc w:val="center"/>
        <w:rPr>
          <w:rFonts w:asciiTheme="minorHAnsi" w:hAnsiTheme="minorHAnsi" w:cstheme="minorHAnsi"/>
          <w:sz w:val="18"/>
          <w:szCs w:val="18"/>
        </w:rPr>
      </w:pPr>
      <w:bookmarkStart w:id="265" w:name="_Toc77679026"/>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22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popup Ricerca e seleziona Avvocato SIES</w:t>
      </w:r>
      <w:bookmarkEnd w:id="265"/>
    </w:p>
    <w:p w14:paraId="7CC7C0DA" w14:textId="77777777" w:rsidR="00930C43" w:rsidRDefault="00930C43" w:rsidP="00182BFE">
      <w:pPr>
        <w:jc w:val="center"/>
      </w:pPr>
    </w:p>
    <w:p w14:paraId="5201E7F5" w14:textId="375D7E95" w:rsidR="00930C43" w:rsidRPr="00684915" w:rsidRDefault="00930C43" w:rsidP="00711BDE">
      <w:pPr>
        <w:rPr>
          <w:sz w:val="22"/>
          <w:szCs w:val="22"/>
        </w:rPr>
      </w:pPr>
      <w:r w:rsidRPr="00F731B3">
        <w:rPr>
          <w:sz w:val="22"/>
          <w:szCs w:val="22"/>
          <w:highlight w:val="yellow"/>
        </w:rPr>
        <w:t xml:space="preserve">che permette di ricercare o inserire il difensore nella tabella Avvocato di SIES. Il link sarà sostituito dalla nuova funzionalità </w:t>
      </w:r>
      <w:r w:rsidRPr="00F731B3">
        <w:rPr>
          <w:noProof/>
          <w:sz w:val="22"/>
          <w:szCs w:val="22"/>
          <w:highlight w:val="yellow"/>
        </w:rPr>
        <w:drawing>
          <wp:inline distT="0" distB="0" distL="0" distR="0" wp14:anchorId="6727FFA0" wp14:editId="04868308">
            <wp:extent cx="1514286" cy="247619"/>
            <wp:effectExtent l="0" t="0" r="0" b="635"/>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14286" cy="247619"/>
                    </a:xfrm>
                    <a:prstGeom prst="rect">
                      <a:avLst/>
                    </a:prstGeom>
                  </pic:spPr>
                </pic:pic>
              </a:graphicData>
            </a:graphic>
          </wp:inline>
        </w:drawing>
      </w:r>
      <w:r w:rsidRPr="00F731B3">
        <w:rPr>
          <w:sz w:val="22"/>
          <w:szCs w:val="22"/>
          <w:highlight w:val="yellow"/>
        </w:rPr>
        <w:t>.</w:t>
      </w:r>
    </w:p>
    <w:p w14:paraId="2E51F712" w14:textId="77777777" w:rsidR="00930C43" w:rsidRDefault="00930C43" w:rsidP="00711BDE"/>
    <w:p w14:paraId="1EB62F97" w14:textId="77777777" w:rsidR="0049677E" w:rsidRDefault="0049677E" w:rsidP="00711BDE"/>
    <w:p w14:paraId="4E4C8228" w14:textId="26CB854C" w:rsidR="0049677E" w:rsidRPr="005B2347" w:rsidRDefault="0049677E" w:rsidP="00711BDE">
      <w:pPr>
        <w:rPr>
          <w:b/>
          <w:sz w:val="22"/>
          <w:szCs w:val="22"/>
        </w:rPr>
      </w:pPr>
      <w:r w:rsidRPr="005B2347">
        <w:rPr>
          <w:sz w:val="22"/>
          <w:szCs w:val="22"/>
        </w:rPr>
        <w:t>Stesso intervento andrà effettuato sull</w:t>
      </w:r>
      <w:r w:rsidR="00182BFE" w:rsidRPr="005B2347">
        <w:rPr>
          <w:sz w:val="22"/>
          <w:szCs w:val="22"/>
        </w:rPr>
        <w:t xml:space="preserve">a funzione </w:t>
      </w:r>
      <w:r w:rsidR="00182BFE" w:rsidRPr="005B2347">
        <w:rPr>
          <w:b/>
          <w:sz w:val="22"/>
          <w:szCs w:val="22"/>
        </w:rPr>
        <w:t>Iscrizione Istanza da</w:t>
      </w:r>
      <w:r w:rsidRPr="005B2347">
        <w:rPr>
          <w:b/>
          <w:sz w:val="22"/>
          <w:szCs w:val="22"/>
        </w:rPr>
        <w:t xml:space="preserve"> Titolo Esecutivo</w:t>
      </w:r>
    </w:p>
    <w:p w14:paraId="198041C3" w14:textId="43654E21" w:rsidR="00930C43" w:rsidRDefault="00930C43" w:rsidP="00711BDE">
      <w:r>
        <w:rPr>
          <w:noProof/>
        </w:rPr>
        <w:lastRenderedPageBreak/>
        <w:drawing>
          <wp:inline distT="0" distB="0" distL="0" distR="0" wp14:anchorId="20732D98" wp14:editId="06190D74">
            <wp:extent cx="6210300" cy="5086985"/>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10300" cy="5086985"/>
                    </a:xfrm>
                    <a:prstGeom prst="rect">
                      <a:avLst/>
                    </a:prstGeom>
                  </pic:spPr>
                </pic:pic>
              </a:graphicData>
            </a:graphic>
          </wp:inline>
        </w:drawing>
      </w:r>
    </w:p>
    <w:p w14:paraId="4404080D" w14:textId="665F8A8B" w:rsidR="00182BFE" w:rsidRPr="00D84F8E" w:rsidRDefault="00182BFE" w:rsidP="00182BFE">
      <w:pPr>
        <w:pStyle w:val="Didascalia"/>
        <w:jc w:val="center"/>
        <w:rPr>
          <w:rFonts w:asciiTheme="minorHAnsi" w:hAnsiTheme="minorHAnsi" w:cstheme="minorHAnsi"/>
          <w:sz w:val="18"/>
          <w:szCs w:val="18"/>
        </w:rPr>
      </w:pPr>
      <w:bookmarkStart w:id="266" w:name="_Toc7767902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23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Titolo Esecutivo</w:t>
      </w:r>
      <w:r w:rsidR="008E2366">
        <w:rPr>
          <w:rFonts w:asciiTheme="minorHAnsi" w:hAnsiTheme="minorHAnsi" w:cstheme="minorHAnsi"/>
          <w:sz w:val="18"/>
          <w:szCs w:val="18"/>
        </w:rPr>
        <w:t xml:space="preserve"> - Attuale</w:t>
      </w:r>
      <w:bookmarkEnd w:id="266"/>
    </w:p>
    <w:p w14:paraId="5D7DA04A" w14:textId="77777777" w:rsidR="00930C43" w:rsidRDefault="00930C43" w:rsidP="00711BDE"/>
    <w:p w14:paraId="1EB285CA" w14:textId="77777777" w:rsidR="00182BFE" w:rsidRDefault="00182BFE" w:rsidP="00711BDE"/>
    <w:p w14:paraId="41C367C1" w14:textId="6C9400FB" w:rsidR="00182BFE" w:rsidRPr="005B2347" w:rsidRDefault="00182BFE" w:rsidP="00711BDE">
      <w:pPr>
        <w:rPr>
          <w:sz w:val="22"/>
          <w:szCs w:val="22"/>
        </w:rPr>
      </w:pPr>
      <w:r w:rsidRPr="005B2347">
        <w:rPr>
          <w:sz w:val="22"/>
          <w:szCs w:val="22"/>
        </w:rPr>
        <w:t xml:space="preserve">e sulla funzione Iscrizione </w:t>
      </w:r>
      <w:r w:rsidRPr="005B2347">
        <w:rPr>
          <w:b/>
          <w:sz w:val="22"/>
          <w:szCs w:val="22"/>
        </w:rPr>
        <w:t>Istanza da Procedimento SIEP</w:t>
      </w:r>
    </w:p>
    <w:p w14:paraId="377B166B" w14:textId="61DDE362" w:rsidR="00930C43" w:rsidRDefault="00930C43" w:rsidP="00711BDE">
      <w:r w:rsidRPr="005B2347">
        <w:rPr>
          <w:noProof/>
          <w:sz w:val="22"/>
          <w:szCs w:val="22"/>
        </w:rPr>
        <w:lastRenderedPageBreak/>
        <w:drawing>
          <wp:inline distT="0" distB="0" distL="0" distR="0" wp14:anchorId="1EC3A95A" wp14:editId="76A59E8F">
            <wp:extent cx="6210300" cy="3371648"/>
            <wp:effectExtent l="0" t="0" r="0" b="635"/>
            <wp:docPr id="26" name="Immagine 26" descr="C:\Users\ummig\AppData\Local\Temp\SNAGHTML59995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mmig\AppData\Local\Temp\SNAGHTML59995bd.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10300" cy="3371648"/>
                    </a:xfrm>
                    <a:prstGeom prst="rect">
                      <a:avLst/>
                    </a:prstGeom>
                    <a:noFill/>
                    <a:ln>
                      <a:noFill/>
                    </a:ln>
                  </pic:spPr>
                </pic:pic>
              </a:graphicData>
            </a:graphic>
          </wp:inline>
        </w:drawing>
      </w:r>
    </w:p>
    <w:p w14:paraId="04F68DCE" w14:textId="373BD55B" w:rsidR="00182BFE" w:rsidRPr="00D84F8E" w:rsidRDefault="00182BFE" w:rsidP="00182BFE">
      <w:pPr>
        <w:pStyle w:val="Didascalia"/>
        <w:jc w:val="center"/>
        <w:rPr>
          <w:rFonts w:asciiTheme="minorHAnsi" w:hAnsiTheme="minorHAnsi" w:cstheme="minorHAnsi"/>
          <w:sz w:val="18"/>
          <w:szCs w:val="18"/>
        </w:rPr>
      </w:pPr>
      <w:bookmarkStart w:id="267" w:name="_Toc7767902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24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Procedimento SIEP</w:t>
      </w:r>
      <w:bookmarkEnd w:id="267"/>
    </w:p>
    <w:p w14:paraId="6B47C50B" w14:textId="630FADAD" w:rsidR="00FE2457" w:rsidRDefault="00FE2457">
      <w:pPr>
        <w:jc w:val="left"/>
        <w:rPr>
          <w:sz w:val="22"/>
          <w:szCs w:val="22"/>
        </w:rPr>
      </w:pPr>
      <w:r>
        <w:rPr>
          <w:sz w:val="22"/>
          <w:szCs w:val="22"/>
        </w:rPr>
        <w:br w:type="page"/>
      </w:r>
    </w:p>
    <w:p w14:paraId="13786409" w14:textId="52123E5C" w:rsidR="00D1210B" w:rsidRPr="001437D0" w:rsidRDefault="00D1210B" w:rsidP="000B5A44">
      <w:pPr>
        <w:pStyle w:val="Titolo3"/>
        <w:keepLines w:val="0"/>
        <w:numPr>
          <w:ilvl w:val="3"/>
          <w:numId w:val="15"/>
        </w:numPr>
        <w:tabs>
          <w:tab w:val="left" w:pos="567"/>
        </w:tabs>
        <w:spacing w:before="180" w:after="120"/>
        <w:rPr>
          <w:color w:val="365F91" w:themeColor="accent1" w:themeShade="BF"/>
          <w:sz w:val="22"/>
          <w:szCs w:val="22"/>
          <w:highlight w:val="green"/>
        </w:rPr>
      </w:pPr>
      <w:bookmarkStart w:id="268" w:name="_Toc77839110"/>
      <w:r w:rsidRPr="001437D0">
        <w:rPr>
          <w:color w:val="365F91" w:themeColor="accent1" w:themeShade="BF"/>
          <w:sz w:val="22"/>
          <w:szCs w:val="22"/>
          <w:highlight w:val="green"/>
        </w:rPr>
        <w:lastRenderedPageBreak/>
        <w:t>Sottosistema SIGE</w:t>
      </w:r>
      <w:bookmarkEnd w:id="268"/>
    </w:p>
    <w:p w14:paraId="10F33FEE" w14:textId="77940215" w:rsidR="00E715FA" w:rsidRDefault="00E715FA" w:rsidP="00E715FA">
      <w:pPr>
        <w:pStyle w:val="Corpotesto"/>
        <w:rPr>
          <w:sz w:val="22"/>
          <w:szCs w:val="22"/>
        </w:rPr>
      </w:pPr>
      <w:r w:rsidRPr="00E55C51">
        <w:rPr>
          <w:sz w:val="22"/>
          <w:szCs w:val="22"/>
          <w:highlight w:val="green"/>
        </w:rPr>
        <w:t xml:space="preserve">L’attuale funzione di </w:t>
      </w:r>
      <w:r w:rsidRPr="00E55C51">
        <w:rPr>
          <w:b/>
          <w:sz w:val="22"/>
          <w:szCs w:val="22"/>
          <w:highlight w:val="green"/>
        </w:rPr>
        <w:t xml:space="preserve">Assegnazione/Inserimento </w:t>
      </w:r>
      <w:r w:rsidR="00684915" w:rsidRPr="00E55C51">
        <w:rPr>
          <w:b/>
          <w:sz w:val="22"/>
          <w:szCs w:val="22"/>
          <w:highlight w:val="green"/>
        </w:rPr>
        <w:t>Difensore SIGE</w:t>
      </w:r>
    </w:p>
    <w:p w14:paraId="5EE8582A" w14:textId="7B6CEB51" w:rsidR="00E715FA" w:rsidRDefault="007601C8" w:rsidP="00E715FA">
      <w:pPr>
        <w:pStyle w:val="Corpotesto"/>
        <w:rPr>
          <w:sz w:val="22"/>
          <w:szCs w:val="22"/>
        </w:rPr>
      </w:pPr>
      <w:r>
        <w:rPr>
          <w:noProof/>
        </w:rPr>
        <w:drawing>
          <wp:inline distT="0" distB="0" distL="0" distR="0" wp14:anchorId="1C8C6D6E" wp14:editId="53C06B66">
            <wp:extent cx="5567083" cy="5615703"/>
            <wp:effectExtent l="0" t="0" r="0" b="444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72488" cy="5621155"/>
                    </a:xfrm>
                    <a:prstGeom prst="rect">
                      <a:avLst/>
                    </a:prstGeom>
                  </pic:spPr>
                </pic:pic>
              </a:graphicData>
            </a:graphic>
          </wp:inline>
        </w:drawing>
      </w:r>
    </w:p>
    <w:p w14:paraId="63D0489E" w14:textId="222B630C" w:rsidR="00C35271" w:rsidRPr="00E55C51" w:rsidRDefault="00C35271" w:rsidP="00C35271">
      <w:pPr>
        <w:pStyle w:val="Didascalia"/>
        <w:jc w:val="center"/>
        <w:rPr>
          <w:rFonts w:asciiTheme="minorHAnsi" w:hAnsiTheme="minorHAnsi" w:cstheme="minorHAnsi"/>
          <w:sz w:val="18"/>
          <w:szCs w:val="18"/>
          <w:highlight w:val="green"/>
        </w:rPr>
      </w:pPr>
      <w:bookmarkStart w:id="269" w:name="_Toc77679029"/>
      <w:r w:rsidRPr="00E55C51">
        <w:rPr>
          <w:rFonts w:asciiTheme="minorHAnsi" w:hAnsiTheme="minorHAnsi" w:cstheme="minorHAnsi"/>
          <w:sz w:val="18"/>
          <w:szCs w:val="18"/>
          <w:highlight w:val="green"/>
        </w:rPr>
        <w:t xml:space="preserve">Figura </w:t>
      </w:r>
      <w:r w:rsidRPr="00E55C51">
        <w:rPr>
          <w:rFonts w:asciiTheme="minorHAnsi" w:hAnsiTheme="minorHAnsi" w:cstheme="minorHAnsi"/>
          <w:sz w:val="18"/>
          <w:szCs w:val="18"/>
          <w:highlight w:val="green"/>
        </w:rPr>
        <w:fldChar w:fldCharType="begin"/>
      </w:r>
      <w:r w:rsidRPr="00E55C51">
        <w:rPr>
          <w:rFonts w:asciiTheme="minorHAnsi" w:hAnsiTheme="minorHAnsi" w:cstheme="minorHAnsi"/>
          <w:sz w:val="18"/>
          <w:szCs w:val="18"/>
          <w:highlight w:val="green"/>
        </w:rPr>
        <w:instrText xml:space="preserve"> SEQ Figura \* ARABIC </w:instrText>
      </w:r>
      <w:r w:rsidRPr="00E55C51">
        <w:rPr>
          <w:rFonts w:asciiTheme="minorHAnsi" w:hAnsiTheme="minorHAnsi" w:cstheme="minorHAnsi"/>
          <w:sz w:val="18"/>
          <w:szCs w:val="18"/>
          <w:highlight w:val="green"/>
        </w:rPr>
        <w:fldChar w:fldCharType="separate"/>
      </w:r>
      <w:r w:rsidR="009D367D">
        <w:rPr>
          <w:rFonts w:asciiTheme="minorHAnsi" w:hAnsiTheme="minorHAnsi" w:cstheme="minorHAnsi"/>
          <w:noProof/>
          <w:sz w:val="18"/>
          <w:szCs w:val="18"/>
          <w:highlight w:val="green"/>
        </w:rPr>
        <w:t>25</w:t>
      </w:r>
      <w:r w:rsidRPr="00E55C51">
        <w:rPr>
          <w:rFonts w:asciiTheme="minorHAnsi" w:hAnsiTheme="minorHAnsi" w:cstheme="minorHAnsi"/>
          <w:sz w:val="18"/>
          <w:szCs w:val="18"/>
          <w:highlight w:val="green"/>
        </w:rPr>
        <w:fldChar w:fldCharType="end"/>
      </w:r>
      <w:r w:rsidRPr="00E55C51">
        <w:rPr>
          <w:rFonts w:asciiTheme="minorHAnsi" w:hAnsiTheme="minorHAnsi" w:cstheme="minorHAnsi"/>
          <w:sz w:val="18"/>
          <w:szCs w:val="18"/>
          <w:highlight w:val="green"/>
        </w:rPr>
        <w:t xml:space="preserve">: </w:t>
      </w:r>
      <w:r w:rsidR="00AB302C" w:rsidRPr="00E55C51">
        <w:rPr>
          <w:rFonts w:asciiTheme="minorHAnsi" w:hAnsiTheme="minorHAnsi" w:cstheme="minorHAnsi"/>
          <w:sz w:val="18"/>
          <w:szCs w:val="18"/>
          <w:highlight w:val="green"/>
        </w:rPr>
        <w:t>Form</w:t>
      </w:r>
      <w:r w:rsidRPr="00E55C51">
        <w:rPr>
          <w:rFonts w:asciiTheme="minorHAnsi" w:hAnsiTheme="minorHAnsi" w:cstheme="minorHAnsi"/>
          <w:sz w:val="18"/>
          <w:szCs w:val="18"/>
          <w:highlight w:val="green"/>
        </w:rPr>
        <w:t xml:space="preserve"> sostituzione Assegnazione Difensore procedimento SIGE - Attuale</w:t>
      </w:r>
      <w:bookmarkEnd w:id="269"/>
    </w:p>
    <w:p w14:paraId="67AB1F25" w14:textId="044B7FD2" w:rsidR="00E715FA" w:rsidRDefault="00E715FA" w:rsidP="00E715FA">
      <w:pPr>
        <w:pStyle w:val="Corpotesto"/>
        <w:rPr>
          <w:sz w:val="22"/>
          <w:szCs w:val="22"/>
        </w:rPr>
      </w:pPr>
      <w:r w:rsidRPr="00E55C51">
        <w:rPr>
          <w:sz w:val="22"/>
          <w:szCs w:val="22"/>
          <w:highlight w:val="green"/>
        </w:rPr>
        <w:t>sarà modificata come di seguito</w:t>
      </w:r>
      <w:r w:rsidR="005B2347" w:rsidRPr="00E55C51">
        <w:rPr>
          <w:sz w:val="22"/>
          <w:szCs w:val="22"/>
          <w:highlight w:val="green"/>
        </w:rPr>
        <w:t>:</w:t>
      </w:r>
    </w:p>
    <w:p w14:paraId="2AD6AF2D" w14:textId="77777777" w:rsidR="00E715FA" w:rsidRDefault="00E715FA" w:rsidP="00E715FA">
      <w:pPr>
        <w:pStyle w:val="Corpotesto"/>
        <w:rPr>
          <w:sz w:val="22"/>
          <w:szCs w:val="22"/>
        </w:rPr>
      </w:pPr>
    </w:p>
    <w:p w14:paraId="090B17EF" w14:textId="032E9430" w:rsidR="00E715FA" w:rsidRDefault="007601C8" w:rsidP="00E715FA">
      <w:pPr>
        <w:pStyle w:val="Corpotesto"/>
        <w:rPr>
          <w:sz w:val="22"/>
          <w:szCs w:val="22"/>
        </w:rPr>
      </w:pPr>
      <w:r>
        <w:rPr>
          <w:noProof/>
        </w:rPr>
        <w:lastRenderedPageBreak/>
        <w:drawing>
          <wp:inline distT="0" distB="0" distL="0" distR="0" wp14:anchorId="2CF7B55A" wp14:editId="35F51537">
            <wp:extent cx="6114286" cy="4942857"/>
            <wp:effectExtent l="0" t="0" r="127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14286" cy="4942857"/>
                    </a:xfrm>
                    <a:prstGeom prst="rect">
                      <a:avLst/>
                    </a:prstGeom>
                  </pic:spPr>
                </pic:pic>
              </a:graphicData>
            </a:graphic>
          </wp:inline>
        </w:drawing>
      </w:r>
    </w:p>
    <w:p w14:paraId="6FE7C0BB" w14:textId="497E3675" w:rsidR="00C35271" w:rsidRPr="00EC336C" w:rsidRDefault="00C35271" w:rsidP="00C35271">
      <w:pPr>
        <w:pStyle w:val="Didascalia"/>
        <w:jc w:val="center"/>
        <w:rPr>
          <w:rFonts w:asciiTheme="minorHAnsi" w:hAnsiTheme="minorHAnsi" w:cstheme="minorHAnsi"/>
          <w:sz w:val="18"/>
          <w:szCs w:val="18"/>
          <w:highlight w:val="green"/>
        </w:rPr>
      </w:pPr>
      <w:bookmarkStart w:id="270" w:name="_Toc77679030"/>
      <w:r w:rsidRPr="00EC336C">
        <w:rPr>
          <w:rFonts w:asciiTheme="minorHAnsi" w:hAnsiTheme="minorHAnsi" w:cstheme="minorHAnsi"/>
          <w:sz w:val="18"/>
          <w:szCs w:val="18"/>
          <w:highlight w:val="green"/>
        </w:rPr>
        <w:t xml:space="preserve">Figura </w:t>
      </w:r>
      <w:r w:rsidRPr="00EC336C">
        <w:rPr>
          <w:rFonts w:asciiTheme="minorHAnsi" w:hAnsiTheme="minorHAnsi" w:cstheme="minorHAnsi"/>
          <w:sz w:val="18"/>
          <w:szCs w:val="18"/>
          <w:highlight w:val="green"/>
        </w:rPr>
        <w:fldChar w:fldCharType="begin"/>
      </w:r>
      <w:r w:rsidRPr="00EC336C">
        <w:rPr>
          <w:rFonts w:asciiTheme="minorHAnsi" w:hAnsiTheme="minorHAnsi" w:cstheme="minorHAnsi"/>
          <w:sz w:val="18"/>
          <w:szCs w:val="18"/>
          <w:highlight w:val="green"/>
        </w:rPr>
        <w:instrText xml:space="preserve"> SEQ Figura \* ARABIC </w:instrText>
      </w:r>
      <w:r w:rsidRPr="00EC336C">
        <w:rPr>
          <w:rFonts w:asciiTheme="minorHAnsi" w:hAnsiTheme="minorHAnsi" w:cstheme="minorHAnsi"/>
          <w:sz w:val="18"/>
          <w:szCs w:val="18"/>
          <w:highlight w:val="green"/>
        </w:rPr>
        <w:fldChar w:fldCharType="separate"/>
      </w:r>
      <w:r w:rsidR="009D367D" w:rsidRPr="00EC336C">
        <w:rPr>
          <w:rFonts w:asciiTheme="minorHAnsi" w:hAnsiTheme="minorHAnsi" w:cstheme="minorHAnsi"/>
          <w:noProof/>
          <w:sz w:val="18"/>
          <w:szCs w:val="18"/>
          <w:highlight w:val="green"/>
        </w:rPr>
        <w:t>26</w:t>
      </w:r>
      <w:r w:rsidRPr="00EC336C">
        <w:rPr>
          <w:rFonts w:asciiTheme="minorHAnsi" w:hAnsiTheme="minorHAnsi" w:cstheme="minorHAnsi"/>
          <w:sz w:val="18"/>
          <w:szCs w:val="18"/>
          <w:highlight w:val="green"/>
        </w:rPr>
        <w:fldChar w:fldCharType="end"/>
      </w:r>
      <w:r w:rsidRPr="00EC336C">
        <w:rPr>
          <w:rFonts w:asciiTheme="minorHAnsi" w:hAnsiTheme="minorHAnsi" w:cstheme="minorHAnsi"/>
          <w:sz w:val="18"/>
          <w:szCs w:val="18"/>
          <w:highlight w:val="green"/>
        </w:rPr>
        <w:t xml:space="preserve">: </w:t>
      </w:r>
      <w:r w:rsidR="00AB302C" w:rsidRPr="00EC336C">
        <w:rPr>
          <w:rFonts w:asciiTheme="minorHAnsi" w:hAnsiTheme="minorHAnsi" w:cstheme="minorHAnsi"/>
          <w:sz w:val="18"/>
          <w:szCs w:val="18"/>
          <w:highlight w:val="green"/>
        </w:rPr>
        <w:t>Form</w:t>
      </w:r>
      <w:r w:rsidRPr="00EC336C">
        <w:rPr>
          <w:rFonts w:asciiTheme="minorHAnsi" w:hAnsiTheme="minorHAnsi" w:cstheme="minorHAnsi"/>
          <w:sz w:val="18"/>
          <w:szCs w:val="18"/>
          <w:highlight w:val="green"/>
        </w:rPr>
        <w:t xml:space="preserve"> sostituzione Assegnazione Difensore procedimento SIGE - Nuova</w:t>
      </w:r>
      <w:bookmarkEnd w:id="270"/>
    </w:p>
    <w:p w14:paraId="229B97AA" w14:textId="6DC9C6F6" w:rsidR="00E715FA" w:rsidRDefault="00E715FA" w:rsidP="00E715FA">
      <w:pPr>
        <w:pStyle w:val="Corpotesto"/>
        <w:rPr>
          <w:sz w:val="22"/>
          <w:szCs w:val="22"/>
        </w:rPr>
      </w:pPr>
      <w:r w:rsidRPr="00EC336C">
        <w:rPr>
          <w:sz w:val="22"/>
          <w:szCs w:val="22"/>
          <w:highlight w:val="green"/>
        </w:rPr>
        <w:t xml:space="preserve">con l’eliminazione dell’attuale link </w:t>
      </w:r>
      <w:r w:rsidRPr="00EC336C">
        <w:rPr>
          <w:noProof/>
          <w:highlight w:val="green"/>
        </w:rPr>
        <w:drawing>
          <wp:inline distT="0" distB="0" distL="0" distR="0" wp14:anchorId="487A5D71" wp14:editId="195F97E3">
            <wp:extent cx="1390476" cy="257143"/>
            <wp:effectExtent l="0" t="0" r="635" b="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90476" cy="257143"/>
                    </a:xfrm>
                    <a:prstGeom prst="rect">
                      <a:avLst/>
                    </a:prstGeom>
                  </pic:spPr>
                </pic:pic>
              </a:graphicData>
            </a:graphic>
          </wp:inline>
        </w:drawing>
      </w:r>
      <w:r w:rsidR="0034025C" w:rsidRPr="00EC336C">
        <w:rPr>
          <w:sz w:val="22"/>
          <w:szCs w:val="22"/>
          <w:highlight w:val="green"/>
        </w:rPr>
        <w:t>, che permette</w:t>
      </w:r>
      <w:r w:rsidRPr="00EC336C">
        <w:rPr>
          <w:sz w:val="22"/>
          <w:szCs w:val="22"/>
          <w:highlight w:val="green"/>
        </w:rPr>
        <w:t xml:space="preserve"> di selezionare l’avvocato fra quelli già presenti in SIES, con il nuovo link </w:t>
      </w:r>
      <w:r w:rsidRPr="00EC336C">
        <w:rPr>
          <w:noProof/>
          <w:highlight w:val="green"/>
        </w:rPr>
        <w:drawing>
          <wp:inline distT="0" distB="0" distL="0" distR="0" wp14:anchorId="03529F28" wp14:editId="13B08425">
            <wp:extent cx="1514286" cy="247619"/>
            <wp:effectExtent l="0" t="0" r="0" b="635"/>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14286" cy="247619"/>
                    </a:xfrm>
                    <a:prstGeom prst="rect">
                      <a:avLst/>
                    </a:prstGeom>
                  </pic:spPr>
                </pic:pic>
              </a:graphicData>
            </a:graphic>
          </wp:inline>
        </w:drawing>
      </w:r>
      <w:r w:rsidRPr="00EC336C">
        <w:rPr>
          <w:sz w:val="22"/>
          <w:szCs w:val="22"/>
          <w:highlight w:val="green"/>
        </w:rPr>
        <w:t>, che permetterà di ricercare l’avvocato nella base dati di ReGIndE, e con l’aggiunta del nuovo campo PEC, dato che risulta essere presente in ReGIndE.</w:t>
      </w:r>
    </w:p>
    <w:p w14:paraId="575AAB0D" w14:textId="32DE4189" w:rsidR="00E715FA" w:rsidRDefault="00E715FA" w:rsidP="00E715FA">
      <w:pPr>
        <w:pStyle w:val="Corpotesto"/>
        <w:rPr>
          <w:sz w:val="22"/>
          <w:szCs w:val="22"/>
        </w:rPr>
      </w:pPr>
      <w:r w:rsidRPr="00FD6EA2">
        <w:rPr>
          <w:sz w:val="22"/>
          <w:szCs w:val="22"/>
          <w:highlight w:val="green"/>
        </w:rPr>
        <w:t xml:space="preserve">Al click </w:t>
      </w:r>
      <w:r w:rsidR="0034025C" w:rsidRPr="00FD6EA2">
        <w:rPr>
          <w:sz w:val="22"/>
          <w:szCs w:val="22"/>
          <w:highlight w:val="green"/>
        </w:rPr>
        <w:t>del</w:t>
      </w:r>
      <w:r w:rsidRPr="00FD6EA2">
        <w:rPr>
          <w:sz w:val="22"/>
          <w:szCs w:val="22"/>
          <w:highlight w:val="green"/>
        </w:rPr>
        <w:t xml:space="preserve"> link </w:t>
      </w:r>
      <w:r w:rsidR="0034025C" w:rsidRPr="00FD6EA2">
        <w:rPr>
          <w:noProof/>
          <w:highlight w:val="green"/>
        </w:rPr>
        <w:drawing>
          <wp:inline distT="0" distB="0" distL="0" distR="0" wp14:anchorId="5DD1C66F" wp14:editId="53B6848A">
            <wp:extent cx="1514286" cy="247619"/>
            <wp:effectExtent l="0" t="0" r="0" b="635"/>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14286" cy="247619"/>
                    </a:xfrm>
                    <a:prstGeom prst="rect">
                      <a:avLst/>
                    </a:prstGeom>
                  </pic:spPr>
                </pic:pic>
              </a:graphicData>
            </a:graphic>
          </wp:inline>
        </w:drawing>
      </w:r>
      <w:r w:rsidR="0034025C" w:rsidRPr="00FD6EA2">
        <w:rPr>
          <w:sz w:val="22"/>
          <w:szCs w:val="22"/>
          <w:highlight w:val="green"/>
        </w:rPr>
        <w:t xml:space="preserve"> il </w:t>
      </w:r>
      <w:r w:rsidRPr="00FD6EA2">
        <w:rPr>
          <w:sz w:val="22"/>
          <w:szCs w:val="22"/>
          <w:highlight w:val="green"/>
        </w:rPr>
        <w:t xml:space="preserve">sistema proporrà la nuova form di ricerca su </w:t>
      </w:r>
      <w:r w:rsidR="00F710D0" w:rsidRPr="00FD6EA2">
        <w:rPr>
          <w:sz w:val="22"/>
          <w:szCs w:val="22"/>
          <w:highlight w:val="green"/>
        </w:rPr>
        <w:t>ReGIndE</w:t>
      </w:r>
      <w:r w:rsidRPr="00FD6EA2">
        <w:rPr>
          <w:sz w:val="22"/>
          <w:szCs w:val="22"/>
          <w:highlight w:val="green"/>
        </w:rPr>
        <w:t xml:space="preserve">, descritta </w:t>
      </w:r>
      <w:r w:rsidR="0034025C" w:rsidRPr="00FD6EA2">
        <w:rPr>
          <w:sz w:val="22"/>
          <w:szCs w:val="22"/>
          <w:highlight w:val="green"/>
        </w:rPr>
        <w:t>già in precedenza per il sottosistema</w:t>
      </w:r>
      <w:r w:rsidR="003F2B8F" w:rsidRPr="00FD6EA2">
        <w:rPr>
          <w:sz w:val="22"/>
          <w:szCs w:val="22"/>
          <w:highlight w:val="green"/>
        </w:rPr>
        <w:t xml:space="preserve"> SIEP</w:t>
      </w:r>
      <w:r w:rsidR="0034025C" w:rsidRPr="00FD6EA2">
        <w:rPr>
          <w:sz w:val="22"/>
          <w:szCs w:val="22"/>
          <w:highlight w:val="green"/>
        </w:rPr>
        <w:t>, con identico funzionamento.</w:t>
      </w:r>
    </w:p>
    <w:p w14:paraId="3632ECEF" w14:textId="77777777" w:rsidR="007756AB" w:rsidRDefault="007756AB" w:rsidP="008E2366">
      <w:pPr>
        <w:pStyle w:val="Corpotesto"/>
        <w:rPr>
          <w:sz w:val="22"/>
          <w:szCs w:val="22"/>
        </w:rPr>
      </w:pPr>
    </w:p>
    <w:p w14:paraId="5525303E" w14:textId="40CD7E68" w:rsidR="008E2366" w:rsidRPr="0086232C" w:rsidRDefault="008E2366" w:rsidP="008E2366">
      <w:pPr>
        <w:pStyle w:val="Corpotesto"/>
        <w:rPr>
          <w:b/>
          <w:bCs/>
          <w:sz w:val="22"/>
          <w:szCs w:val="22"/>
          <w:highlight w:val="green"/>
        </w:rPr>
      </w:pPr>
      <w:r w:rsidRPr="0086232C">
        <w:rPr>
          <w:sz w:val="22"/>
          <w:szCs w:val="22"/>
          <w:highlight w:val="green"/>
        </w:rPr>
        <w:t xml:space="preserve">Dopo aver selezionato dall’elenco degli Avvocati quello di interesse e precompilato la form di inserimento, a seguito della conferma dell’associazione dell’avvocato al fascicolo SIGE in lavorazione, per l’avvocato selezionato dall’elenco, il sistema verificherà la presenza nella tabella ‘AVVOCATO’ del SIES, limitatamente </w:t>
      </w:r>
    </w:p>
    <w:p w14:paraId="0EB89F15" w14:textId="77777777" w:rsidR="008E2366" w:rsidRPr="0086232C" w:rsidRDefault="008E2366" w:rsidP="008E2366">
      <w:pPr>
        <w:pStyle w:val="Corpotesto"/>
        <w:rPr>
          <w:sz w:val="22"/>
          <w:szCs w:val="22"/>
          <w:highlight w:val="green"/>
        </w:rPr>
      </w:pPr>
      <w:r w:rsidRPr="0086232C">
        <w:rPr>
          <w:sz w:val="22"/>
          <w:szCs w:val="22"/>
          <w:highlight w:val="green"/>
        </w:rPr>
        <w:t>ai record presenti in tabella aventi il FLAG_REGINDE = ’SI’.</w:t>
      </w:r>
    </w:p>
    <w:p w14:paraId="5BBB92F6" w14:textId="77777777" w:rsidR="008E2366" w:rsidRPr="0086232C" w:rsidRDefault="008E2366" w:rsidP="008E2366">
      <w:pPr>
        <w:pStyle w:val="Corpotesto"/>
        <w:rPr>
          <w:sz w:val="22"/>
          <w:szCs w:val="22"/>
          <w:highlight w:val="green"/>
        </w:rPr>
      </w:pPr>
    </w:p>
    <w:p w14:paraId="4601D942" w14:textId="77777777" w:rsidR="008E2366" w:rsidRPr="0086232C" w:rsidRDefault="008E2366" w:rsidP="008E2366">
      <w:pPr>
        <w:pStyle w:val="Corpotesto"/>
        <w:rPr>
          <w:sz w:val="22"/>
          <w:szCs w:val="22"/>
          <w:highlight w:val="green"/>
        </w:rPr>
      </w:pPr>
      <w:r w:rsidRPr="0086232C">
        <w:rPr>
          <w:sz w:val="22"/>
          <w:szCs w:val="22"/>
          <w:highlight w:val="green"/>
        </w:rPr>
        <w:t>I criteri utilizzati per tale verifica saranno:</w:t>
      </w:r>
    </w:p>
    <w:p w14:paraId="4FF89669" w14:textId="77777777" w:rsidR="008E2366" w:rsidRPr="0086232C" w:rsidRDefault="008E2366" w:rsidP="000B5A44">
      <w:pPr>
        <w:pStyle w:val="Corpotesto"/>
        <w:numPr>
          <w:ilvl w:val="0"/>
          <w:numId w:val="20"/>
        </w:numPr>
        <w:rPr>
          <w:sz w:val="22"/>
          <w:szCs w:val="22"/>
          <w:highlight w:val="green"/>
        </w:rPr>
      </w:pPr>
      <w:r w:rsidRPr="0086232C">
        <w:rPr>
          <w:sz w:val="22"/>
          <w:szCs w:val="22"/>
          <w:highlight w:val="green"/>
        </w:rPr>
        <w:t>COGNOME</w:t>
      </w:r>
    </w:p>
    <w:p w14:paraId="0EAF2765" w14:textId="77777777" w:rsidR="008E2366" w:rsidRPr="0086232C" w:rsidRDefault="008E2366" w:rsidP="000B5A44">
      <w:pPr>
        <w:pStyle w:val="Corpotesto"/>
        <w:numPr>
          <w:ilvl w:val="0"/>
          <w:numId w:val="20"/>
        </w:numPr>
        <w:rPr>
          <w:sz w:val="22"/>
          <w:szCs w:val="22"/>
          <w:highlight w:val="green"/>
        </w:rPr>
      </w:pPr>
      <w:r w:rsidRPr="0086232C">
        <w:rPr>
          <w:sz w:val="22"/>
          <w:szCs w:val="22"/>
          <w:highlight w:val="green"/>
        </w:rPr>
        <w:lastRenderedPageBreak/>
        <w:t>NOME</w:t>
      </w:r>
    </w:p>
    <w:p w14:paraId="7086FAB8" w14:textId="77777777" w:rsidR="008E2366" w:rsidRPr="0086232C" w:rsidRDefault="008E2366" w:rsidP="000B5A44">
      <w:pPr>
        <w:pStyle w:val="Corpotesto"/>
        <w:numPr>
          <w:ilvl w:val="0"/>
          <w:numId w:val="20"/>
        </w:numPr>
        <w:rPr>
          <w:sz w:val="22"/>
          <w:szCs w:val="22"/>
          <w:highlight w:val="green"/>
        </w:rPr>
      </w:pPr>
      <w:r w:rsidRPr="0086232C">
        <w:rPr>
          <w:sz w:val="22"/>
          <w:szCs w:val="22"/>
          <w:highlight w:val="green"/>
        </w:rPr>
        <w:t>CODICE FISCALE</w:t>
      </w:r>
    </w:p>
    <w:p w14:paraId="054D6B6B" w14:textId="77777777" w:rsidR="008E2366" w:rsidRPr="0086232C" w:rsidRDefault="008E2366" w:rsidP="000B5A44">
      <w:pPr>
        <w:pStyle w:val="Corpotesto"/>
        <w:numPr>
          <w:ilvl w:val="0"/>
          <w:numId w:val="20"/>
        </w:numPr>
        <w:rPr>
          <w:sz w:val="22"/>
          <w:szCs w:val="22"/>
          <w:highlight w:val="green"/>
        </w:rPr>
      </w:pPr>
      <w:r w:rsidRPr="0086232C">
        <w:rPr>
          <w:sz w:val="22"/>
          <w:szCs w:val="22"/>
          <w:highlight w:val="green"/>
        </w:rPr>
        <w:t>FORO di appartenenza.</w:t>
      </w:r>
    </w:p>
    <w:p w14:paraId="061EA40B" w14:textId="77777777" w:rsidR="008E2366" w:rsidRPr="0086232C" w:rsidRDefault="008E2366" w:rsidP="008E2366">
      <w:pPr>
        <w:pStyle w:val="Corpotesto"/>
        <w:rPr>
          <w:sz w:val="22"/>
          <w:szCs w:val="22"/>
          <w:highlight w:val="green"/>
        </w:rPr>
      </w:pPr>
      <w:r w:rsidRPr="0086232C">
        <w:rPr>
          <w:sz w:val="22"/>
          <w:szCs w:val="22"/>
          <w:highlight w:val="green"/>
        </w:rPr>
        <w:t>Per nessun dato trovato, i criteri saranno ridotti a:</w:t>
      </w:r>
    </w:p>
    <w:p w14:paraId="6087E800" w14:textId="77777777" w:rsidR="008E2366" w:rsidRPr="0086232C" w:rsidRDefault="008E2366" w:rsidP="000B5A44">
      <w:pPr>
        <w:pStyle w:val="Corpotesto"/>
        <w:numPr>
          <w:ilvl w:val="0"/>
          <w:numId w:val="22"/>
        </w:numPr>
        <w:rPr>
          <w:sz w:val="22"/>
          <w:szCs w:val="22"/>
          <w:highlight w:val="green"/>
        </w:rPr>
      </w:pPr>
      <w:r w:rsidRPr="0086232C">
        <w:rPr>
          <w:sz w:val="22"/>
          <w:szCs w:val="22"/>
          <w:highlight w:val="green"/>
        </w:rPr>
        <w:t>COGNOME</w:t>
      </w:r>
    </w:p>
    <w:p w14:paraId="58DC3612" w14:textId="77777777" w:rsidR="008E2366" w:rsidRPr="0086232C" w:rsidRDefault="008E2366" w:rsidP="000B5A44">
      <w:pPr>
        <w:pStyle w:val="Corpotesto"/>
        <w:numPr>
          <w:ilvl w:val="0"/>
          <w:numId w:val="22"/>
        </w:numPr>
        <w:rPr>
          <w:sz w:val="22"/>
          <w:szCs w:val="22"/>
          <w:highlight w:val="green"/>
        </w:rPr>
      </w:pPr>
      <w:r w:rsidRPr="0086232C">
        <w:rPr>
          <w:sz w:val="22"/>
          <w:szCs w:val="22"/>
          <w:highlight w:val="green"/>
        </w:rPr>
        <w:t>NOME</w:t>
      </w:r>
    </w:p>
    <w:p w14:paraId="131323DD" w14:textId="77777777" w:rsidR="008E2366" w:rsidRPr="0086232C" w:rsidRDefault="008E2366" w:rsidP="000B5A44">
      <w:pPr>
        <w:pStyle w:val="Corpotesto"/>
        <w:numPr>
          <w:ilvl w:val="0"/>
          <w:numId w:val="22"/>
        </w:numPr>
        <w:rPr>
          <w:sz w:val="22"/>
          <w:szCs w:val="22"/>
          <w:highlight w:val="green"/>
        </w:rPr>
      </w:pPr>
      <w:r w:rsidRPr="0086232C">
        <w:rPr>
          <w:sz w:val="22"/>
          <w:szCs w:val="22"/>
          <w:highlight w:val="green"/>
        </w:rPr>
        <w:t>FORO di appartenenza.</w:t>
      </w:r>
    </w:p>
    <w:p w14:paraId="60538829" w14:textId="77777777" w:rsidR="008E2366" w:rsidRPr="0083180D" w:rsidRDefault="008E2366" w:rsidP="008E2366">
      <w:pPr>
        <w:pStyle w:val="Corpotesto"/>
        <w:rPr>
          <w:sz w:val="22"/>
          <w:szCs w:val="22"/>
        </w:rPr>
      </w:pPr>
    </w:p>
    <w:p w14:paraId="7F9B738B" w14:textId="77777777" w:rsidR="008E2366" w:rsidRPr="007648EC" w:rsidRDefault="008E2366" w:rsidP="008E2366">
      <w:pPr>
        <w:pStyle w:val="Corpotesto"/>
        <w:rPr>
          <w:sz w:val="22"/>
          <w:szCs w:val="22"/>
          <w:highlight w:val="green"/>
        </w:rPr>
      </w:pPr>
      <w:r w:rsidRPr="007648EC">
        <w:rPr>
          <w:sz w:val="22"/>
          <w:szCs w:val="22"/>
          <w:highlight w:val="green"/>
        </w:rPr>
        <w:t>Il sistema, in base all’esito di tale verifica, eseguirà le seguenti operazioni:</w:t>
      </w:r>
    </w:p>
    <w:p w14:paraId="09AC95DC" w14:textId="77777777" w:rsidR="008E2366" w:rsidRPr="007648EC" w:rsidRDefault="008E2366" w:rsidP="000B5A44">
      <w:pPr>
        <w:pStyle w:val="Corpotesto"/>
        <w:numPr>
          <w:ilvl w:val="0"/>
          <w:numId w:val="23"/>
        </w:numPr>
        <w:rPr>
          <w:sz w:val="22"/>
          <w:szCs w:val="22"/>
          <w:highlight w:val="green"/>
        </w:rPr>
      </w:pPr>
      <w:r w:rsidRPr="007648EC">
        <w:rPr>
          <w:i/>
          <w:iCs/>
          <w:sz w:val="22"/>
          <w:szCs w:val="22"/>
          <w:highlight w:val="green"/>
        </w:rPr>
        <w:t>Esito Verifica: Avvocato individuato univocamente nella tabella ‘AVVOCATO’ del SIES:</w:t>
      </w:r>
    </w:p>
    <w:p w14:paraId="3CFDBDDD" w14:textId="3050F029" w:rsidR="008E2366" w:rsidRPr="007648EC" w:rsidRDefault="008E2366" w:rsidP="008E2366">
      <w:pPr>
        <w:pStyle w:val="Corpotesto"/>
        <w:ind w:left="360"/>
        <w:rPr>
          <w:sz w:val="22"/>
          <w:szCs w:val="22"/>
          <w:highlight w:val="green"/>
        </w:rPr>
      </w:pPr>
      <w:r w:rsidRPr="007648EC">
        <w:rPr>
          <w:sz w:val="22"/>
          <w:szCs w:val="22"/>
          <w:highlight w:val="green"/>
        </w:rPr>
        <w:t>il sistema aggiornerà i dati del record trovato con i dati recuperati da ReGIndE relativamente alla PEC, all’Indirizzo, al Numero di telefono e allo Stato dell’avvocato (ad es. attivo o cancellato) ed assocerà l’identificativo dell’avvocato al fascicolo SIES in lavorazione.</w:t>
      </w:r>
      <w:r w:rsidR="003D1BA8" w:rsidRPr="007648EC">
        <w:rPr>
          <w:sz w:val="22"/>
          <w:szCs w:val="22"/>
          <w:highlight w:val="green"/>
        </w:rPr>
        <w:t xml:space="preserve"> Nel caso che la Ricerca su </w:t>
      </w:r>
      <w:r w:rsidR="0086232C" w:rsidRPr="007648EC">
        <w:rPr>
          <w:sz w:val="22"/>
          <w:szCs w:val="22"/>
          <w:highlight w:val="green"/>
        </w:rPr>
        <w:t>ReGIndE</w:t>
      </w:r>
      <w:r w:rsidR="003D1BA8" w:rsidRPr="007648EC">
        <w:rPr>
          <w:sz w:val="22"/>
          <w:szCs w:val="22"/>
          <w:highlight w:val="green"/>
        </w:rPr>
        <w:t>, in corrispondenza del tag indirizzo, dovesse fornire più record con tipologia a ‘D’, sarà selezionato il primo ottenuto ordinando alfabeticamente la colonna Indirizzo.</w:t>
      </w:r>
    </w:p>
    <w:p w14:paraId="05BF182D" w14:textId="77777777" w:rsidR="008E2366" w:rsidRPr="007648EC" w:rsidRDefault="008E2366" w:rsidP="000B5A44">
      <w:pPr>
        <w:pStyle w:val="Corpotesto"/>
        <w:numPr>
          <w:ilvl w:val="0"/>
          <w:numId w:val="23"/>
        </w:numPr>
        <w:rPr>
          <w:i/>
          <w:iCs/>
          <w:sz w:val="22"/>
          <w:szCs w:val="22"/>
          <w:highlight w:val="green"/>
        </w:rPr>
      </w:pPr>
      <w:r w:rsidRPr="007648EC">
        <w:rPr>
          <w:i/>
          <w:iCs/>
          <w:sz w:val="22"/>
          <w:szCs w:val="22"/>
          <w:highlight w:val="green"/>
        </w:rPr>
        <w:t>Esito Verifica: Avvocato NON trovato nella tabella ‘AVVOCATO’ del SIES:</w:t>
      </w:r>
    </w:p>
    <w:p w14:paraId="0F0F2255" w14:textId="4888FCD0" w:rsidR="008E2366" w:rsidRPr="0083180D" w:rsidRDefault="008E2366" w:rsidP="008E2366">
      <w:pPr>
        <w:pStyle w:val="Corpotesto"/>
        <w:ind w:left="360"/>
        <w:rPr>
          <w:sz w:val="22"/>
          <w:szCs w:val="22"/>
        </w:rPr>
      </w:pPr>
      <w:r w:rsidRPr="007648EC">
        <w:rPr>
          <w:sz w:val="22"/>
          <w:szCs w:val="22"/>
          <w:highlight w:val="green"/>
        </w:rPr>
        <w:t>il sistema effettuerà l’inserimento nella tabella ‘AVVOCATO’ del SIES utilizzando i dati recuperati da ReGIndE e, l’identificativo del nuovo avvocato inserito, sarà associato al fascicolo SIES in lavorazione. Nell’inserimento del record sulla tabella del SIES sarà impostato il nuovo campo FLAG_REGINDE con il valore ‘SI’</w:t>
      </w:r>
      <w:r w:rsidR="00F432D2" w:rsidRPr="007648EC">
        <w:rPr>
          <w:sz w:val="22"/>
          <w:szCs w:val="22"/>
          <w:highlight w:val="green"/>
        </w:rPr>
        <w:t xml:space="preserve"> e il COD_UFFICIO_APPARTENENZA = ‘00000’.</w:t>
      </w:r>
    </w:p>
    <w:p w14:paraId="52A4E242" w14:textId="77777777" w:rsidR="008E2366" w:rsidRPr="0083180D" w:rsidRDefault="008E2366" w:rsidP="008E2366">
      <w:pPr>
        <w:pStyle w:val="Corpotesto"/>
        <w:rPr>
          <w:rFonts w:cstheme="minorHAnsi"/>
          <w:sz w:val="22"/>
          <w:szCs w:val="22"/>
        </w:rPr>
      </w:pPr>
    </w:p>
    <w:p w14:paraId="1A88CD7A" w14:textId="77777777" w:rsidR="008E2366" w:rsidRPr="007648EC" w:rsidRDefault="008E2366" w:rsidP="008E2366">
      <w:pPr>
        <w:rPr>
          <w:rFonts w:cstheme="minorHAnsi"/>
          <w:sz w:val="22"/>
          <w:szCs w:val="22"/>
          <w:highlight w:val="green"/>
        </w:rPr>
      </w:pPr>
      <w:r w:rsidRPr="007648EC">
        <w:rPr>
          <w:rFonts w:cstheme="minorHAnsi"/>
          <w:sz w:val="22"/>
          <w:szCs w:val="22"/>
          <w:highlight w:val="green"/>
        </w:rPr>
        <w:t>Si evidenzia che tutte le ricerche di un avvocato su SIES avverranno per FLAG_REGINDE = ‘SI’, pertanto</w:t>
      </w:r>
    </w:p>
    <w:p w14:paraId="0D3F9073" w14:textId="77777777" w:rsidR="008E2366" w:rsidRPr="007648EC" w:rsidRDefault="008E2366" w:rsidP="008E2366">
      <w:pPr>
        <w:rPr>
          <w:rFonts w:cstheme="minorHAnsi"/>
          <w:sz w:val="22"/>
          <w:szCs w:val="22"/>
          <w:highlight w:val="green"/>
        </w:rPr>
      </w:pPr>
      <w:r w:rsidRPr="007648EC">
        <w:rPr>
          <w:rFonts w:cstheme="minorHAnsi"/>
          <w:sz w:val="22"/>
          <w:szCs w:val="22"/>
          <w:highlight w:val="green"/>
        </w:rPr>
        <w:t>non si incorrerà nella casistica di risultati multipli della ricerca SIES.</w:t>
      </w:r>
    </w:p>
    <w:p w14:paraId="4C61057D" w14:textId="77777777" w:rsidR="00E715FA" w:rsidRPr="007648EC" w:rsidRDefault="00E715FA" w:rsidP="00E715FA">
      <w:pPr>
        <w:pStyle w:val="Corpotesto"/>
        <w:rPr>
          <w:sz w:val="22"/>
          <w:szCs w:val="22"/>
          <w:highlight w:val="green"/>
        </w:rPr>
      </w:pPr>
    </w:p>
    <w:p w14:paraId="34555A80" w14:textId="09F1AF11" w:rsidR="003F2B8F" w:rsidRDefault="00E715FA" w:rsidP="00E715FA">
      <w:pPr>
        <w:rPr>
          <w:rFonts w:cstheme="minorHAnsi"/>
          <w:sz w:val="22"/>
          <w:szCs w:val="22"/>
        </w:rPr>
      </w:pPr>
      <w:r w:rsidRPr="007648EC">
        <w:rPr>
          <w:rFonts w:cstheme="minorHAnsi"/>
          <w:sz w:val="22"/>
          <w:szCs w:val="22"/>
          <w:highlight w:val="green"/>
        </w:rPr>
        <w:t xml:space="preserve">A seguito dell’acquisizione del </w:t>
      </w:r>
      <w:r w:rsidR="003F2B8F" w:rsidRPr="007648EC">
        <w:rPr>
          <w:rFonts w:cstheme="minorHAnsi"/>
          <w:sz w:val="22"/>
          <w:szCs w:val="22"/>
          <w:highlight w:val="green"/>
        </w:rPr>
        <w:t>dato relativo alla PEC, anche l’attuale</w:t>
      </w:r>
      <w:r w:rsidRPr="007648EC">
        <w:rPr>
          <w:rFonts w:cstheme="minorHAnsi"/>
          <w:sz w:val="22"/>
          <w:szCs w:val="22"/>
          <w:highlight w:val="green"/>
        </w:rPr>
        <w:t xml:space="preserve"> form di Dettagli</w:t>
      </w:r>
      <w:r w:rsidR="00751BF0" w:rsidRPr="007648EC">
        <w:rPr>
          <w:rFonts w:cstheme="minorHAnsi"/>
          <w:sz w:val="22"/>
          <w:szCs w:val="22"/>
          <w:highlight w:val="green"/>
        </w:rPr>
        <w:t>o Avvocato del procedimento SIGE</w:t>
      </w:r>
      <w:r>
        <w:rPr>
          <w:rFonts w:cstheme="minorHAnsi"/>
          <w:sz w:val="22"/>
          <w:szCs w:val="22"/>
        </w:rPr>
        <w:t xml:space="preserve"> </w:t>
      </w:r>
    </w:p>
    <w:p w14:paraId="6A7BE547" w14:textId="6E1E9B8D" w:rsidR="003F2B8F" w:rsidRDefault="00AA00C2" w:rsidP="00E715FA">
      <w:pPr>
        <w:rPr>
          <w:rFonts w:cstheme="minorHAnsi"/>
          <w:sz w:val="22"/>
          <w:szCs w:val="22"/>
        </w:rPr>
      </w:pPr>
      <w:r>
        <w:rPr>
          <w:noProof/>
        </w:rPr>
        <w:drawing>
          <wp:inline distT="0" distB="0" distL="0" distR="0" wp14:anchorId="27425740" wp14:editId="371A02CC">
            <wp:extent cx="5266667" cy="34000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66667" cy="3400000"/>
                    </a:xfrm>
                    <a:prstGeom prst="rect">
                      <a:avLst/>
                    </a:prstGeom>
                  </pic:spPr>
                </pic:pic>
              </a:graphicData>
            </a:graphic>
          </wp:inline>
        </w:drawing>
      </w:r>
    </w:p>
    <w:p w14:paraId="4F837FC0" w14:textId="598A7E1C" w:rsidR="00C35271" w:rsidRPr="00D84F8E" w:rsidRDefault="00C35271" w:rsidP="00C35271">
      <w:pPr>
        <w:pStyle w:val="Didascalia"/>
        <w:jc w:val="center"/>
        <w:rPr>
          <w:rFonts w:asciiTheme="minorHAnsi" w:hAnsiTheme="minorHAnsi" w:cstheme="minorHAnsi"/>
          <w:sz w:val="18"/>
          <w:szCs w:val="18"/>
        </w:rPr>
      </w:pPr>
      <w:bookmarkStart w:id="271" w:name="_Toc77679031"/>
      <w:r w:rsidRPr="00D84F8E">
        <w:rPr>
          <w:rFonts w:asciiTheme="minorHAnsi" w:hAnsiTheme="minorHAnsi" w:cstheme="minorHAnsi"/>
          <w:sz w:val="18"/>
          <w:szCs w:val="18"/>
        </w:rPr>
        <w:lastRenderedPageBreak/>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27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Attuale</w:t>
      </w:r>
      <w:bookmarkEnd w:id="271"/>
    </w:p>
    <w:p w14:paraId="2E9F18F7" w14:textId="7343C1AB" w:rsidR="00E715FA" w:rsidRDefault="00E715FA" w:rsidP="00E715FA">
      <w:pPr>
        <w:rPr>
          <w:rFonts w:cstheme="minorHAnsi"/>
          <w:sz w:val="22"/>
          <w:szCs w:val="22"/>
        </w:rPr>
      </w:pPr>
      <w:r w:rsidRPr="007648EC">
        <w:rPr>
          <w:rFonts w:cstheme="minorHAnsi"/>
          <w:sz w:val="22"/>
          <w:szCs w:val="22"/>
          <w:highlight w:val="green"/>
        </w:rPr>
        <w:t>sarà modificata</w:t>
      </w:r>
      <w:r w:rsidR="003F2B8F" w:rsidRPr="007648EC">
        <w:rPr>
          <w:rFonts w:cstheme="minorHAnsi"/>
          <w:sz w:val="22"/>
          <w:szCs w:val="22"/>
          <w:highlight w:val="green"/>
        </w:rPr>
        <w:t>, oltre che per la visualizzazione del nuovo dato PEC, anche con la presentazione di dati pre</w:t>
      </w:r>
      <w:r w:rsidR="00775EC2" w:rsidRPr="007648EC">
        <w:rPr>
          <w:rFonts w:cstheme="minorHAnsi"/>
          <w:sz w:val="22"/>
          <w:szCs w:val="22"/>
          <w:highlight w:val="green"/>
        </w:rPr>
        <w:t>senti nella form di Assegnazione</w:t>
      </w:r>
      <w:r w:rsidR="003F2B8F" w:rsidRPr="007648EC">
        <w:rPr>
          <w:rFonts w:cstheme="minorHAnsi"/>
          <w:sz w:val="22"/>
          <w:szCs w:val="22"/>
          <w:highlight w:val="green"/>
        </w:rPr>
        <w:t xml:space="preserve"> ma non presentati in quella di Dettaglio (Luogo nascita, Data Nascita, Comune Residenza, pec). Pertanto la nuova form sarà la seguente</w:t>
      </w:r>
      <w:r w:rsidR="00A962DA" w:rsidRPr="007648EC">
        <w:rPr>
          <w:rFonts w:cstheme="minorHAnsi"/>
          <w:sz w:val="22"/>
          <w:szCs w:val="22"/>
          <w:highlight w:val="green"/>
        </w:rPr>
        <w:t>:</w:t>
      </w:r>
    </w:p>
    <w:p w14:paraId="59FABBDB" w14:textId="3B6B6CE4" w:rsidR="00E715FA" w:rsidRPr="0083180D" w:rsidRDefault="00AA00C2" w:rsidP="00E715FA">
      <w:pPr>
        <w:rPr>
          <w:rFonts w:cstheme="minorHAnsi"/>
          <w:sz w:val="22"/>
          <w:szCs w:val="22"/>
        </w:rPr>
      </w:pPr>
      <w:r>
        <w:rPr>
          <w:noProof/>
        </w:rPr>
        <w:drawing>
          <wp:inline distT="0" distB="0" distL="0" distR="0" wp14:anchorId="233D45D7" wp14:editId="00AD08E0">
            <wp:extent cx="5333333" cy="3980952"/>
            <wp:effectExtent l="0" t="0" r="1270" b="63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33333" cy="3980952"/>
                    </a:xfrm>
                    <a:prstGeom prst="rect">
                      <a:avLst/>
                    </a:prstGeom>
                  </pic:spPr>
                </pic:pic>
              </a:graphicData>
            </a:graphic>
          </wp:inline>
        </w:drawing>
      </w:r>
    </w:p>
    <w:p w14:paraId="6FBA6DD9" w14:textId="361FB365" w:rsidR="00C35271" w:rsidRPr="00D84F8E" w:rsidRDefault="00C35271" w:rsidP="00C35271">
      <w:pPr>
        <w:pStyle w:val="Didascalia"/>
        <w:jc w:val="center"/>
        <w:rPr>
          <w:rFonts w:asciiTheme="minorHAnsi" w:hAnsiTheme="minorHAnsi" w:cstheme="minorHAnsi"/>
          <w:sz w:val="18"/>
          <w:szCs w:val="18"/>
        </w:rPr>
      </w:pPr>
      <w:bookmarkStart w:id="272" w:name="_Toc7767903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28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Nuova</w:t>
      </w:r>
      <w:bookmarkEnd w:id="272"/>
    </w:p>
    <w:p w14:paraId="0D597AAE" w14:textId="3DA1DB1B" w:rsidR="00E715FA" w:rsidRPr="00A962DA" w:rsidRDefault="00E715FA" w:rsidP="00E715FA">
      <w:pPr>
        <w:rPr>
          <w:sz w:val="22"/>
          <w:szCs w:val="22"/>
        </w:rPr>
      </w:pPr>
      <w:r w:rsidRPr="00EE2FA8">
        <w:rPr>
          <w:sz w:val="22"/>
          <w:szCs w:val="22"/>
          <w:highlight w:val="green"/>
        </w:rPr>
        <w:t xml:space="preserve">Anche la funzione </w:t>
      </w:r>
      <w:r w:rsidR="0081299A" w:rsidRPr="00EE2FA8">
        <w:rPr>
          <w:b/>
          <w:sz w:val="22"/>
          <w:szCs w:val="22"/>
          <w:highlight w:val="green"/>
        </w:rPr>
        <w:t>‘Sostituzione Difensore’ SI</w:t>
      </w:r>
      <w:r w:rsidR="003A7461" w:rsidRPr="00EE2FA8">
        <w:rPr>
          <w:b/>
          <w:sz w:val="22"/>
          <w:szCs w:val="22"/>
          <w:highlight w:val="green"/>
        </w:rPr>
        <w:t>GE</w:t>
      </w:r>
      <w:r w:rsidRPr="00EE2FA8">
        <w:rPr>
          <w:sz w:val="22"/>
          <w:szCs w:val="22"/>
          <w:highlight w:val="green"/>
        </w:rPr>
        <w:t xml:space="preserve"> sarà modificata alla stessa maniera descritta per la funzione Assegnazione Difensore </w:t>
      </w:r>
      <w:r w:rsidR="0081299A" w:rsidRPr="00EE2FA8">
        <w:rPr>
          <w:sz w:val="22"/>
          <w:szCs w:val="22"/>
          <w:highlight w:val="green"/>
        </w:rPr>
        <w:t>SI</w:t>
      </w:r>
      <w:r w:rsidR="008709FB" w:rsidRPr="00EE2FA8">
        <w:rPr>
          <w:sz w:val="22"/>
          <w:szCs w:val="22"/>
          <w:highlight w:val="green"/>
        </w:rPr>
        <w:t>GE</w:t>
      </w:r>
      <w:r w:rsidR="0081299A" w:rsidRPr="00EE2FA8">
        <w:rPr>
          <w:sz w:val="22"/>
          <w:szCs w:val="22"/>
          <w:highlight w:val="green"/>
        </w:rPr>
        <w:t xml:space="preserve"> </w:t>
      </w:r>
      <w:r w:rsidRPr="00EE2FA8">
        <w:rPr>
          <w:sz w:val="22"/>
          <w:szCs w:val="22"/>
          <w:highlight w:val="green"/>
        </w:rPr>
        <w:t xml:space="preserve">con l’inserimento nella form del Link </w:t>
      </w:r>
      <w:r w:rsidRPr="00EE2FA8">
        <w:rPr>
          <w:noProof/>
          <w:sz w:val="22"/>
          <w:szCs w:val="22"/>
          <w:highlight w:val="green"/>
        </w:rPr>
        <w:drawing>
          <wp:inline distT="0" distB="0" distL="0" distR="0" wp14:anchorId="5FBAC1B3" wp14:editId="1AA5C692">
            <wp:extent cx="1514286" cy="247619"/>
            <wp:effectExtent l="0" t="0" r="0" b="635"/>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14286" cy="247619"/>
                    </a:xfrm>
                    <a:prstGeom prst="rect">
                      <a:avLst/>
                    </a:prstGeom>
                  </pic:spPr>
                </pic:pic>
              </a:graphicData>
            </a:graphic>
          </wp:inline>
        </w:drawing>
      </w:r>
      <w:r w:rsidRPr="00EE2FA8">
        <w:rPr>
          <w:sz w:val="22"/>
          <w:szCs w:val="22"/>
          <w:highlight w:val="green"/>
        </w:rPr>
        <w:t xml:space="preserve"> e del campo Pec.</w:t>
      </w:r>
    </w:p>
    <w:p w14:paraId="4C584511" w14:textId="5097B642" w:rsidR="00E715FA" w:rsidRDefault="006B7D4D" w:rsidP="00E715FA">
      <w:r>
        <w:rPr>
          <w:noProof/>
        </w:rPr>
        <w:lastRenderedPageBreak/>
        <w:drawing>
          <wp:inline distT="0" distB="0" distL="0" distR="0" wp14:anchorId="6737DDC3" wp14:editId="65436F3C">
            <wp:extent cx="5466667" cy="4838095"/>
            <wp:effectExtent l="0" t="0" r="1270" b="635"/>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66667" cy="4838095"/>
                    </a:xfrm>
                    <a:prstGeom prst="rect">
                      <a:avLst/>
                    </a:prstGeom>
                  </pic:spPr>
                </pic:pic>
              </a:graphicData>
            </a:graphic>
          </wp:inline>
        </w:drawing>
      </w:r>
    </w:p>
    <w:p w14:paraId="67D4D1EC" w14:textId="7D313524" w:rsidR="00C35271" w:rsidRPr="00D84F8E" w:rsidRDefault="00C35271" w:rsidP="00C35271">
      <w:pPr>
        <w:pStyle w:val="Didascalia"/>
        <w:jc w:val="center"/>
        <w:rPr>
          <w:rFonts w:asciiTheme="minorHAnsi" w:hAnsiTheme="minorHAnsi" w:cstheme="minorHAnsi"/>
          <w:sz w:val="18"/>
          <w:szCs w:val="18"/>
        </w:rPr>
      </w:pPr>
      <w:bookmarkStart w:id="273" w:name="_Toc7767903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29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SIGE - Nuova</w:t>
      </w:r>
      <w:bookmarkEnd w:id="273"/>
    </w:p>
    <w:p w14:paraId="4F4AEEA9" w14:textId="77777777" w:rsidR="00E715FA" w:rsidRPr="00F850FA" w:rsidRDefault="00E715FA" w:rsidP="00E715FA">
      <w:pPr>
        <w:rPr>
          <w:sz w:val="22"/>
          <w:szCs w:val="22"/>
        </w:rPr>
      </w:pPr>
      <w:r w:rsidRPr="00EE2FA8">
        <w:rPr>
          <w:sz w:val="22"/>
          <w:szCs w:val="22"/>
          <w:highlight w:val="green"/>
        </w:rPr>
        <w:t>Il funzionamento sarà esattamente uguale a quello descritto per funzione ‘Assegnazione Difensore’.</w:t>
      </w:r>
    </w:p>
    <w:p w14:paraId="173AF175" w14:textId="5535A6A6" w:rsidR="0044132C" w:rsidRPr="0044312D" w:rsidRDefault="00EF41E7" w:rsidP="00E715FA">
      <w:pPr>
        <w:rPr>
          <w:sz w:val="22"/>
          <w:szCs w:val="22"/>
          <w:highlight w:val="green"/>
        </w:rPr>
      </w:pPr>
      <w:r w:rsidRPr="0044312D">
        <w:rPr>
          <w:sz w:val="22"/>
          <w:szCs w:val="22"/>
          <w:highlight w:val="green"/>
        </w:rPr>
        <w:t>Anche la funzione</w:t>
      </w:r>
      <w:r w:rsidR="0044132C" w:rsidRPr="0044312D">
        <w:rPr>
          <w:sz w:val="22"/>
          <w:szCs w:val="22"/>
          <w:highlight w:val="green"/>
        </w:rPr>
        <w:t xml:space="preserve"> </w:t>
      </w:r>
      <w:r w:rsidR="00270071" w:rsidRPr="0044312D">
        <w:rPr>
          <w:b/>
          <w:sz w:val="22"/>
          <w:szCs w:val="22"/>
          <w:highlight w:val="green"/>
        </w:rPr>
        <w:t>Inserimento</w:t>
      </w:r>
      <w:r w:rsidR="0044132C" w:rsidRPr="0044312D">
        <w:rPr>
          <w:b/>
          <w:sz w:val="22"/>
          <w:szCs w:val="22"/>
          <w:highlight w:val="green"/>
        </w:rPr>
        <w:t xml:space="preserve"> Difensore</w:t>
      </w:r>
      <w:r w:rsidRPr="0044312D">
        <w:rPr>
          <w:sz w:val="22"/>
          <w:szCs w:val="22"/>
          <w:highlight w:val="green"/>
        </w:rPr>
        <w:t xml:space="preserve"> </w:t>
      </w:r>
      <w:r w:rsidR="00270071" w:rsidRPr="0044312D">
        <w:rPr>
          <w:sz w:val="22"/>
          <w:szCs w:val="22"/>
          <w:highlight w:val="green"/>
        </w:rPr>
        <w:t>Parte</w:t>
      </w:r>
    </w:p>
    <w:p w14:paraId="59D8B696" w14:textId="7A897180" w:rsidR="00EF41E7" w:rsidRPr="0044312D" w:rsidRDefault="00EF41E7" w:rsidP="00E715FA">
      <w:pPr>
        <w:rPr>
          <w:highlight w:val="green"/>
        </w:rPr>
      </w:pPr>
      <w:r w:rsidRPr="0044312D">
        <w:rPr>
          <w:noProof/>
          <w:highlight w:val="green"/>
        </w:rPr>
        <w:lastRenderedPageBreak/>
        <w:drawing>
          <wp:inline distT="0" distB="0" distL="0" distR="0" wp14:anchorId="05D42201" wp14:editId="3629466C">
            <wp:extent cx="6200000" cy="6066667"/>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200000" cy="6066667"/>
                    </a:xfrm>
                    <a:prstGeom prst="rect">
                      <a:avLst/>
                    </a:prstGeom>
                  </pic:spPr>
                </pic:pic>
              </a:graphicData>
            </a:graphic>
          </wp:inline>
        </w:drawing>
      </w:r>
    </w:p>
    <w:p w14:paraId="04A8B690" w14:textId="661150A8" w:rsidR="00C67B17" w:rsidRPr="0044312D" w:rsidRDefault="00C67B17" w:rsidP="00C67B17">
      <w:pPr>
        <w:pStyle w:val="Didascalia"/>
        <w:jc w:val="center"/>
        <w:rPr>
          <w:rFonts w:asciiTheme="minorHAnsi" w:hAnsiTheme="minorHAnsi" w:cstheme="minorHAnsi"/>
          <w:sz w:val="18"/>
          <w:szCs w:val="18"/>
          <w:highlight w:val="green"/>
        </w:rPr>
      </w:pPr>
      <w:bookmarkStart w:id="274" w:name="_Toc77679034"/>
      <w:r w:rsidRPr="0044312D">
        <w:rPr>
          <w:rFonts w:asciiTheme="minorHAnsi" w:hAnsiTheme="minorHAnsi" w:cstheme="minorHAnsi"/>
          <w:sz w:val="18"/>
          <w:szCs w:val="18"/>
          <w:highlight w:val="green"/>
        </w:rPr>
        <w:t xml:space="preserve">Figura </w:t>
      </w:r>
      <w:r w:rsidRPr="0044312D">
        <w:rPr>
          <w:rFonts w:asciiTheme="minorHAnsi" w:hAnsiTheme="minorHAnsi" w:cstheme="minorHAnsi"/>
          <w:sz w:val="18"/>
          <w:szCs w:val="18"/>
          <w:highlight w:val="green"/>
        </w:rPr>
        <w:fldChar w:fldCharType="begin"/>
      </w:r>
      <w:r w:rsidRPr="0044312D">
        <w:rPr>
          <w:rFonts w:asciiTheme="minorHAnsi" w:hAnsiTheme="minorHAnsi" w:cstheme="minorHAnsi"/>
          <w:sz w:val="18"/>
          <w:szCs w:val="18"/>
          <w:highlight w:val="green"/>
        </w:rPr>
        <w:instrText xml:space="preserve"> SEQ Figura \* ARABIC </w:instrText>
      </w:r>
      <w:r w:rsidRPr="0044312D">
        <w:rPr>
          <w:rFonts w:asciiTheme="minorHAnsi" w:hAnsiTheme="minorHAnsi" w:cstheme="minorHAnsi"/>
          <w:sz w:val="18"/>
          <w:szCs w:val="18"/>
          <w:highlight w:val="green"/>
        </w:rPr>
        <w:fldChar w:fldCharType="separate"/>
      </w:r>
      <w:r w:rsidR="009D367D" w:rsidRPr="0044312D">
        <w:rPr>
          <w:rFonts w:asciiTheme="minorHAnsi" w:hAnsiTheme="minorHAnsi" w:cstheme="minorHAnsi"/>
          <w:noProof/>
          <w:sz w:val="18"/>
          <w:szCs w:val="18"/>
          <w:highlight w:val="green"/>
        </w:rPr>
        <w:t>30</w:t>
      </w:r>
      <w:r w:rsidRPr="0044312D">
        <w:rPr>
          <w:rFonts w:asciiTheme="minorHAnsi" w:hAnsiTheme="minorHAnsi" w:cstheme="minorHAnsi"/>
          <w:sz w:val="18"/>
          <w:szCs w:val="18"/>
          <w:highlight w:val="green"/>
        </w:rPr>
        <w:fldChar w:fldCharType="end"/>
      </w:r>
      <w:r w:rsidRPr="0044312D">
        <w:rPr>
          <w:rFonts w:asciiTheme="minorHAnsi" w:hAnsiTheme="minorHAnsi" w:cstheme="minorHAnsi"/>
          <w:sz w:val="18"/>
          <w:szCs w:val="18"/>
          <w:highlight w:val="green"/>
        </w:rPr>
        <w:t xml:space="preserve">: </w:t>
      </w:r>
      <w:r w:rsidR="00AB302C" w:rsidRPr="0044312D">
        <w:rPr>
          <w:rFonts w:asciiTheme="minorHAnsi" w:hAnsiTheme="minorHAnsi" w:cstheme="minorHAnsi"/>
          <w:sz w:val="18"/>
          <w:szCs w:val="18"/>
          <w:highlight w:val="green"/>
        </w:rPr>
        <w:t>Form</w:t>
      </w:r>
      <w:r w:rsidRPr="0044312D">
        <w:rPr>
          <w:rFonts w:asciiTheme="minorHAnsi" w:hAnsiTheme="minorHAnsi" w:cstheme="minorHAnsi"/>
          <w:sz w:val="18"/>
          <w:szCs w:val="18"/>
          <w:highlight w:val="green"/>
        </w:rPr>
        <w:t xml:space="preserve"> Inserimento Difensore procedimento SIGE – Parti in causa</w:t>
      </w:r>
      <w:bookmarkEnd w:id="274"/>
    </w:p>
    <w:p w14:paraId="5006F24D" w14:textId="44F0BD0F" w:rsidR="00270071" w:rsidRPr="0044312D" w:rsidRDefault="00F850FA" w:rsidP="00270071">
      <w:pPr>
        <w:rPr>
          <w:sz w:val="22"/>
          <w:szCs w:val="22"/>
          <w:highlight w:val="green"/>
        </w:rPr>
      </w:pPr>
      <w:r w:rsidRPr="0044312D">
        <w:rPr>
          <w:sz w:val="22"/>
          <w:szCs w:val="22"/>
          <w:highlight w:val="green"/>
        </w:rPr>
        <w:t>attivabile</w:t>
      </w:r>
      <w:r w:rsidR="00270071" w:rsidRPr="0044312D">
        <w:rPr>
          <w:sz w:val="22"/>
          <w:szCs w:val="22"/>
          <w:highlight w:val="green"/>
        </w:rPr>
        <w:t xml:space="preserve"> dal link Gestione Difensore, presente nelle form Inserimento</w:t>
      </w:r>
      <w:r w:rsidR="008C157E" w:rsidRPr="0044312D">
        <w:rPr>
          <w:sz w:val="22"/>
          <w:szCs w:val="22"/>
          <w:highlight w:val="green"/>
        </w:rPr>
        <w:t xml:space="preserve"> Difensore Parte</w:t>
      </w:r>
      <w:r w:rsidR="008E2366" w:rsidRPr="0044312D">
        <w:rPr>
          <w:sz w:val="22"/>
          <w:szCs w:val="22"/>
          <w:highlight w:val="green"/>
        </w:rPr>
        <w:t>,</w:t>
      </w:r>
      <w:r w:rsidR="008C157E" w:rsidRPr="0044312D">
        <w:rPr>
          <w:sz w:val="22"/>
          <w:szCs w:val="22"/>
          <w:highlight w:val="green"/>
        </w:rPr>
        <w:t xml:space="preserve"> </w:t>
      </w:r>
      <w:r w:rsidR="00270071" w:rsidRPr="0044312D">
        <w:rPr>
          <w:sz w:val="22"/>
          <w:szCs w:val="22"/>
          <w:highlight w:val="green"/>
        </w:rPr>
        <w:t xml:space="preserve">raggiungibile dalle funzioni Gestioni Parti Civili e Gestione Parti Offese, </w:t>
      </w:r>
      <w:r w:rsidR="008C157E" w:rsidRPr="0044312D">
        <w:rPr>
          <w:sz w:val="22"/>
          <w:szCs w:val="22"/>
          <w:highlight w:val="green"/>
        </w:rPr>
        <w:t>presenti in</w:t>
      </w:r>
      <w:r w:rsidR="006D3D49" w:rsidRPr="0044312D">
        <w:rPr>
          <w:sz w:val="22"/>
          <w:szCs w:val="22"/>
          <w:highlight w:val="green"/>
        </w:rPr>
        <w:t xml:space="preserve"> Dettaglio Fissazione Udienza</w:t>
      </w:r>
      <w:r w:rsidR="006B7D4D" w:rsidRPr="0044312D">
        <w:rPr>
          <w:sz w:val="22"/>
          <w:szCs w:val="22"/>
          <w:highlight w:val="green"/>
        </w:rPr>
        <w:t xml:space="preserve">, Dettaglio Rinvio Udienza con Ordinanza, Dettaglio Rinvio Udienza da Verbale, Dettaglio Nomina Periti </w:t>
      </w:r>
      <w:r w:rsidR="006D3D49" w:rsidRPr="0044312D">
        <w:rPr>
          <w:sz w:val="22"/>
          <w:szCs w:val="22"/>
          <w:highlight w:val="green"/>
        </w:rPr>
        <w:t>e</w:t>
      </w:r>
      <w:r w:rsidR="00270071" w:rsidRPr="0044312D">
        <w:rPr>
          <w:sz w:val="22"/>
          <w:szCs w:val="22"/>
          <w:highlight w:val="green"/>
        </w:rPr>
        <w:t xml:space="preserve"> </w:t>
      </w:r>
      <w:r w:rsidR="008C157E" w:rsidRPr="0044312D">
        <w:rPr>
          <w:sz w:val="22"/>
          <w:szCs w:val="22"/>
          <w:highlight w:val="green"/>
        </w:rPr>
        <w:t xml:space="preserve">in </w:t>
      </w:r>
      <w:r w:rsidR="00270071" w:rsidRPr="0044312D">
        <w:rPr>
          <w:sz w:val="22"/>
          <w:szCs w:val="22"/>
          <w:highlight w:val="green"/>
        </w:rPr>
        <w:t xml:space="preserve">Dettaglio Ordinanza </w:t>
      </w:r>
    </w:p>
    <w:p w14:paraId="73F53DC1" w14:textId="0A1D9EEA" w:rsidR="00EF41E7" w:rsidRPr="0044312D" w:rsidRDefault="00EF41E7" w:rsidP="00C67B17">
      <w:pPr>
        <w:jc w:val="center"/>
        <w:rPr>
          <w:highlight w:val="green"/>
        </w:rPr>
      </w:pPr>
      <w:r w:rsidRPr="0044312D">
        <w:rPr>
          <w:noProof/>
          <w:highlight w:val="green"/>
        </w:rPr>
        <w:lastRenderedPageBreak/>
        <w:drawing>
          <wp:inline distT="0" distB="0" distL="0" distR="0" wp14:anchorId="2D662205" wp14:editId="4233D755">
            <wp:extent cx="4761905" cy="3571429"/>
            <wp:effectExtent l="0" t="0" r="635"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61905" cy="3571429"/>
                    </a:xfrm>
                    <a:prstGeom prst="rect">
                      <a:avLst/>
                    </a:prstGeom>
                  </pic:spPr>
                </pic:pic>
              </a:graphicData>
            </a:graphic>
          </wp:inline>
        </w:drawing>
      </w:r>
    </w:p>
    <w:p w14:paraId="5AB4B1CB" w14:textId="15FFF702" w:rsidR="00C67B17" w:rsidRPr="0044312D" w:rsidRDefault="00C67B17" w:rsidP="00C67B17">
      <w:pPr>
        <w:pStyle w:val="Didascalia"/>
        <w:jc w:val="center"/>
        <w:rPr>
          <w:rFonts w:asciiTheme="minorHAnsi" w:hAnsiTheme="minorHAnsi" w:cstheme="minorHAnsi"/>
          <w:sz w:val="18"/>
          <w:szCs w:val="18"/>
          <w:highlight w:val="green"/>
        </w:rPr>
      </w:pPr>
      <w:bookmarkStart w:id="275" w:name="_Toc77679035"/>
      <w:r w:rsidRPr="0044312D">
        <w:rPr>
          <w:rFonts w:asciiTheme="minorHAnsi" w:hAnsiTheme="minorHAnsi" w:cstheme="minorHAnsi"/>
          <w:sz w:val="18"/>
          <w:szCs w:val="18"/>
          <w:highlight w:val="green"/>
        </w:rPr>
        <w:t xml:space="preserve">Figura </w:t>
      </w:r>
      <w:r w:rsidRPr="0044312D">
        <w:rPr>
          <w:rFonts w:asciiTheme="minorHAnsi" w:hAnsiTheme="minorHAnsi" w:cstheme="minorHAnsi"/>
          <w:sz w:val="18"/>
          <w:szCs w:val="18"/>
          <w:highlight w:val="green"/>
        </w:rPr>
        <w:fldChar w:fldCharType="begin"/>
      </w:r>
      <w:r w:rsidRPr="0044312D">
        <w:rPr>
          <w:rFonts w:asciiTheme="minorHAnsi" w:hAnsiTheme="minorHAnsi" w:cstheme="minorHAnsi"/>
          <w:sz w:val="18"/>
          <w:szCs w:val="18"/>
          <w:highlight w:val="green"/>
        </w:rPr>
        <w:instrText xml:space="preserve"> SEQ Figura \* ARABIC </w:instrText>
      </w:r>
      <w:r w:rsidRPr="0044312D">
        <w:rPr>
          <w:rFonts w:asciiTheme="minorHAnsi" w:hAnsiTheme="minorHAnsi" w:cstheme="minorHAnsi"/>
          <w:sz w:val="18"/>
          <w:szCs w:val="18"/>
          <w:highlight w:val="green"/>
        </w:rPr>
        <w:fldChar w:fldCharType="separate"/>
      </w:r>
      <w:r w:rsidR="009D367D" w:rsidRPr="0044312D">
        <w:rPr>
          <w:rFonts w:asciiTheme="minorHAnsi" w:hAnsiTheme="minorHAnsi" w:cstheme="minorHAnsi"/>
          <w:noProof/>
          <w:sz w:val="18"/>
          <w:szCs w:val="18"/>
          <w:highlight w:val="green"/>
        </w:rPr>
        <w:t>31</w:t>
      </w:r>
      <w:r w:rsidRPr="0044312D">
        <w:rPr>
          <w:rFonts w:asciiTheme="minorHAnsi" w:hAnsiTheme="minorHAnsi" w:cstheme="minorHAnsi"/>
          <w:sz w:val="18"/>
          <w:szCs w:val="18"/>
          <w:highlight w:val="green"/>
        </w:rPr>
        <w:fldChar w:fldCharType="end"/>
      </w:r>
      <w:r w:rsidRPr="0044312D">
        <w:rPr>
          <w:rFonts w:asciiTheme="minorHAnsi" w:hAnsiTheme="minorHAnsi" w:cstheme="minorHAnsi"/>
          <w:sz w:val="18"/>
          <w:szCs w:val="18"/>
          <w:highlight w:val="green"/>
        </w:rPr>
        <w:t xml:space="preserve">: </w:t>
      </w:r>
      <w:r w:rsidR="00AB302C" w:rsidRPr="0044312D">
        <w:rPr>
          <w:rFonts w:asciiTheme="minorHAnsi" w:hAnsiTheme="minorHAnsi" w:cstheme="minorHAnsi"/>
          <w:sz w:val="18"/>
          <w:szCs w:val="18"/>
          <w:highlight w:val="green"/>
        </w:rPr>
        <w:t>Form</w:t>
      </w:r>
      <w:r w:rsidRPr="0044312D">
        <w:rPr>
          <w:rFonts w:asciiTheme="minorHAnsi" w:hAnsiTheme="minorHAnsi" w:cstheme="minorHAnsi"/>
          <w:sz w:val="18"/>
          <w:szCs w:val="18"/>
          <w:highlight w:val="green"/>
        </w:rPr>
        <w:t xml:space="preserve"> Inserimento Difensore Parte</w:t>
      </w:r>
      <w:bookmarkEnd w:id="275"/>
      <w:r w:rsidRPr="0044312D">
        <w:rPr>
          <w:rFonts w:asciiTheme="minorHAnsi" w:hAnsiTheme="minorHAnsi" w:cstheme="minorHAnsi"/>
          <w:sz w:val="18"/>
          <w:szCs w:val="18"/>
          <w:highlight w:val="green"/>
        </w:rPr>
        <w:t xml:space="preserve"> </w:t>
      </w:r>
    </w:p>
    <w:p w14:paraId="4B4DD844" w14:textId="1443E80B" w:rsidR="0044132C" w:rsidRPr="0044312D" w:rsidRDefault="0044132C" w:rsidP="00E715FA">
      <w:pPr>
        <w:rPr>
          <w:highlight w:val="green"/>
        </w:rPr>
      </w:pPr>
      <w:r w:rsidRPr="0044312D">
        <w:rPr>
          <w:noProof/>
          <w:highlight w:val="green"/>
        </w:rPr>
        <w:lastRenderedPageBreak/>
        <w:drawing>
          <wp:inline distT="0" distB="0" distL="0" distR="0" wp14:anchorId="0C299D6E" wp14:editId="2BFB638F">
            <wp:extent cx="6210300" cy="4640580"/>
            <wp:effectExtent l="0" t="0" r="0" b="762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10300" cy="4640580"/>
                    </a:xfrm>
                    <a:prstGeom prst="rect">
                      <a:avLst/>
                    </a:prstGeom>
                  </pic:spPr>
                </pic:pic>
              </a:graphicData>
            </a:graphic>
          </wp:inline>
        </w:drawing>
      </w:r>
    </w:p>
    <w:p w14:paraId="0EEFAF52" w14:textId="5E0BF92A" w:rsidR="00C67B17" w:rsidRPr="0044312D" w:rsidRDefault="00C67B17" w:rsidP="00C67B17">
      <w:pPr>
        <w:pStyle w:val="Didascalia"/>
        <w:jc w:val="center"/>
        <w:rPr>
          <w:rFonts w:asciiTheme="minorHAnsi" w:hAnsiTheme="minorHAnsi" w:cstheme="minorHAnsi"/>
          <w:sz w:val="18"/>
          <w:szCs w:val="18"/>
          <w:highlight w:val="green"/>
        </w:rPr>
      </w:pPr>
      <w:bookmarkStart w:id="276" w:name="_Toc77679036"/>
      <w:r w:rsidRPr="0044312D">
        <w:rPr>
          <w:rFonts w:asciiTheme="minorHAnsi" w:hAnsiTheme="minorHAnsi" w:cstheme="minorHAnsi"/>
          <w:sz w:val="18"/>
          <w:szCs w:val="18"/>
          <w:highlight w:val="green"/>
        </w:rPr>
        <w:t xml:space="preserve">Figura </w:t>
      </w:r>
      <w:r w:rsidRPr="0044312D">
        <w:rPr>
          <w:rFonts w:asciiTheme="minorHAnsi" w:hAnsiTheme="minorHAnsi" w:cstheme="minorHAnsi"/>
          <w:sz w:val="18"/>
          <w:szCs w:val="18"/>
          <w:highlight w:val="green"/>
        </w:rPr>
        <w:fldChar w:fldCharType="begin"/>
      </w:r>
      <w:r w:rsidRPr="0044312D">
        <w:rPr>
          <w:rFonts w:asciiTheme="minorHAnsi" w:hAnsiTheme="minorHAnsi" w:cstheme="minorHAnsi"/>
          <w:sz w:val="18"/>
          <w:szCs w:val="18"/>
          <w:highlight w:val="green"/>
        </w:rPr>
        <w:instrText xml:space="preserve"> SEQ Figura \* ARABIC </w:instrText>
      </w:r>
      <w:r w:rsidRPr="0044312D">
        <w:rPr>
          <w:rFonts w:asciiTheme="minorHAnsi" w:hAnsiTheme="minorHAnsi" w:cstheme="minorHAnsi"/>
          <w:sz w:val="18"/>
          <w:szCs w:val="18"/>
          <w:highlight w:val="green"/>
        </w:rPr>
        <w:fldChar w:fldCharType="separate"/>
      </w:r>
      <w:r w:rsidR="009D367D" w:rsidRPr="0044312D">
        <w:rPr>
          <w:rFonts w:asciiTheme="minorHAnsi" w:hAnsiTheme="minorHAnsi" w:cstheme="minorHAnsi"/>
          <w:noProof/>
          <w:sz w:val="18"/>
          <w:szCs w:val="18"/>
          <w:highlight w:val="green"/>
        </w:rPr>
        <w:t>32</w:t>
      </w:r>
      <w:r w:rsidRPr="0044312D">
        <w:rPr>
          <w:rFonts w:asciiTheme="minorHAnsi" w:hAnsiTheme="minorHAnsi" w:cstheme="minorHAnsi"/>
          <w:sz w:val="18"/>
          <w:szCs w:val="18"/>
          <w:highlight w:val="green"/>
        </w:rPr>
        <w:fldChar w:fldCharType="end"/>
      </w:r>
      <w:r w:rsidRPr="0044312D">
        <w:rPr>
          <w:rFonts w:asciiTheme="minorHAnsi" w:hAnsiTheme="minorHAnsi" w:cstheme="minorHAnsi"/>
          <w:sz w:val="18"/>
          <w:szCs w:val="18"/>
          <w:highlight w:val="green"/>
        </w:rPr>
        <w:t xml:space="preserve">: </w:t>
      </w:r>
      <w:r w:rsidR="00AB302C" w:rsidRPr="0044312D">
        <w:rPr>
          <w:rFonts w:asciiTheme="minorHAnsi" w:hAnsiTheme="minorHAnsi" w:cstheme="minorHAnsi"/>
          <w:sz w:val="18"/>
          <w:szCs w:val="18"/>
          <w:highlight w:val="green"/>
        </w:rPr>
        <w:t>Form</w:t>
      </w:r>
      <w:r w:rsidRPr="0044312D">
        <w:rPr>
          <w:rFonts w:asciiTheme="minorHAnsi" w:hAnsiTheme="minorHAnsi" w:cstheme="minorHAnsi"/>
          <w:sz w:val="18"/>
          <w:szCs w:val="18"/>
          <w:highlight w:val="green"/>
        </w:rPr>
        <w:t xml:space="preserve"> Dettaglio Fissazione Udienza procedimento SIGE</w:t>
      </w:r>
      <w:bookmarkEnd w:id="276"/>
      <w:r w:rsidRPr="0044312D">
        <w:rPr>
          <w:rFonts w:asciiTheme="minorHAnsi" w:hAnsiTheme="minorHAnsi" w:cstheme="minorHAnsi"/>
          <w:sz w:val="18"/>
          <w:szCs w:val="18"/>
          <w:highlight w:val="green"/>
        </w:rPr>
        <w:t xml:space="preserve"> </w:t>
      </w:r>
    </w:p>
    <w:p w14:paraId="6F21F98B" w14:textId="5F5049CE" w:rsidR="006D3D49" w:rsidRPr="0044312D" w:rsidRDefault="006D3D49" w:rsidP="00E715FA">
      <w:pPr>
        <w:rPr>
          <w:sz w:val="22"/>
          <w:szCs w:val="22"/>
          <w:highlight w:val="green"/>
        </w:rPr>
      </w:pPr>
      <w:r w:rsidRPr="0044312D">
        <w:rPr>
          <w:sz w:val="22"/>
          <w:szCs w:val="22"/>
          <w:highlight w:val="green"/>
        </w:rPr>
        <w:t xml:space="preserve">sarà modificata </w:t>
      </w:r>
    </w:p>
    <w:p w14:paraId="262C4A44" w14:textId="41FB3270" w:rsidR="006D3D49" w:rsidRPr="0044312D" w:rsidRDefault="006D3D49" w:rsidP="00E715FA">
      <w:pPr>
        <w:rPr>
          <w:highlight w:val="green"/>
        </w:rPr>
      </w:pPr>
      <w:r w:rsidRPr="0044312D">
        <w:rPr>
          <w:noProof/>
          <w:highlight w:val="green"/>
        </w:rPr>
        <w:lastRenderedPageBreak/>
        <w:drawing>
          <wp:inline distT="0" distB="0" distL="0" distR="0" wp14:anchorId="5CCABC44" wp14:editId="68A564C7">
            <wp:extent cx="6171429" cy="4800000"/>
            <wp:effectExtent l="0" t="0" r="1270" b="63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71429" cy="4800000"/>
                    </a:xfrm>
                    <a:prstGeom prst="rect">
                      <a:avLst/>
                    </a:prstGeom>
                  </pic:spPr>
                </pic:pic>
              </a:graphicData>
            </a:graphic>
          </wp:inline>
        </w:drawing>
      </w:r>
    </w:p>
    <w:p w14:paraId="7AF3935B" w14:textId="42EF1415" w:rsidR="00C67B17" w:rsidRPr="00D84F8E" w:rsidRDefault="00C67B17" w:rsidP="00C67B17">
      <w:pPr>
        <w:pStyle w:val="Didascalia"/>
        <w:jc w:val="center"/>
        <w:rPr>
          <w:rFonts w:asciiTheme="minorHAnsi" w:hAnsiTheme="minorHAnsi" w:cstheme="minorHAnsi"/>
          <w:sz w:val="18"/>
          <w:szCs w:val="18"/>
        </w:rPr>
      </w:pPr>
      <w:bookmarkStart w:id="277" w:name="_Toc77679037"/>
      <w:r w:rsidRPr="0044312D">
        <w:rPr>
          <w:rFonts w:asciiTheme="minorHAnsi" w:hAnsiTheme="minorHAnsi" w:cstheme="minorHAnsi"/>
          <w:sz w:val="18"/>
          <w:szCs w:val="18"/>
          <w:highlight w:val="green"/>
        </w:rPr>
        <w:t xml:space="preserve">Figura </w:t>
      </w:r>
      <w:r w:rsidRPr="0044312D">
        <w:rPr>
          <w:rFonts w:asciiTheme="minorHAnsi" w:hAnsiTheme="minorHAnsi" w:cstheme="minorHAnsi"/>
          <w:sz w:val="18"/>
          <w:szCs w:val="18"/>
          <w:highlight w:val="green"/>
        </w:rPr>
        <w:fldChar w:fldCharType="begin"/>
      </w:r>
      <w:r w:rsidRPr="0044312D">
        <w:rPr>
          <w:rFonts w:asciiTheme="minorHAnsi" w:hAnsiTheme="minorHAnsi" w:cstheme="minorHAnsi"/>
          <w:sz w:val="18"/>
          <w:szCs w:val="18"/>
          <w:highlight w:val="green"/>
        </w:rPr>
        <w:instrText xml:space="preserve"> SEQ Figura \* ARABIC </w:instrText>
      </w:r>
      <w:r w:rsidRPr="0044312D">
        <w:rPr>
          <w:rFonts w:asciiTheme="minorHAnsi" w:hAnsiTheme="minorHAnsi" w:cstheme="minorHAnsi"/>
          <w:sz w:val="18"/>
          <w:szCs w:val="18"/>
          <w:highlight w:val="green"/>
        </w:rPr>
        <w:fldChar w:fldCharType="separate"/>
      </w:r>
      <w:r w:rsidR="009D367D" w:rsidRPr="0044312D">
        <w:rPr>
          <w:rFonts w:asciiTheme="minorHAnsi" w:hAnsiTheme="minorHAnsi" w:cstheme="minorHAnsi"/>
          <w:noProof/>
          <w:sz w:val="18"/>
          <w:szCs w:val="18"/>
          <w:highlight w:val="green"/>
        </w:rPr>
        <w:t>33</w:t>
      </w:r>
      <w:r w:rsidRPr="0044312D">
        <w:rPr>
          <w:rFonts w:asciiTheme="minorHAnsi" w:hAnsiTheme="minorHAnsi" w:cstheme="minorHAnsi"/>
          <w:sz w:val="18"/>
          <w:szCs w:val="18"/>
          <w:highlight w:val="green"/>
        </w:rPr>
        <w:fldChar w:fldCharType="end"/>
      </w:r>
      <w:r w:rsidRPr="0044312D">
        <w:rPr>
          <w:rFonts w:asciiTheme="minorHAnsi" w:hAnsiTheme="minorHAnsi" w:cstheme="minorHAnsi"/>
          <w:sz w:val="18"/>
          <w:szCs w:val="18"/>
          <w:highlight w:val="green"/>
        </w:rPr>
        <w:t xml:space="preserve">: </w:t>
      </w:r>
      <w:r w:rsidR="00AB302C" w:rsidRPr="0044312D">
        <w:rPr>
          <w:rFonts w:asciiTheme="minorHAnsi" w:hAnsiTheme="minorHAnsi" w:cstheme="minorHAnsi"/>
          <w:sz w:val="18"/>
          <w:szCs w:val="18"/>
          <w:highlight w:val="green"/>
        </w:rPr>
        <w:t>Form</w:t>
      </w:r>
      <w:r w:rsidRPr="0044312D">
        <w:rPr>
          <w:rFonts w:asciiTheme="minorHAnsi" w:hAnsiTheme="minorHAnsi" w:cstheme="minorHAnsi"/>
          <w:sz w:val="18"/>
          <w:szCs w:val="18"/>
          <w:highlight w:val="green"/>
        </w:rPr>
        <w:t xml:space="preserve"> Inserimento Difensor</w:t>
      </w:r>
      <w:r w:rsidR="00CE0611" w:rsidRPr="0044312D">
        <w:rPr>
          <w:rFonts w:asciiTheme="minorHAnsi" w:hAnsiTheme="minorHAnsi" w:cstheme="minorHAnsi"/>
          <w:sz w:val="18"/>
          <w:szCs w:val="18"/>
          <w:highlight w:val="green"/>
        </w:rPr>
        <w:t>e procedimento SIGE Parti in ca</w:t>
      </w:r>
      <w:r w:rsidRPr="0044312D">
        <w:rPr>
          <w:rFonts w:asciiTheme="minorHAnsi" w:hAnsiTheme="minorHAnsi" w:cstheme="minorHAnsi"/>
          <w:sz w:val="18"/>
          <w:szCs w:val="18"/>
          <w:highlight w:val="green"/>
        </w:rPr>
        <w:t>usa - Nuova</w:t>
      </w:r>
      <w:bookmarkEnd w:id="277"/>
    </w:p>
    <w:p w14:paraId="035ACFEA" w14:textId="77777777" w:rsidR="006D3D49" w:rsidRPr="00F850FA" w:rsidRDefault="006D3D49" w:rsidP="006D3D49">
      <w:pPr>
        <w:rPr>
          <w:sz w:val="22"/>
          <w:szCs w:val="22"/>
        </w:rPr>
      </w:pPr>
      <w:r w:rsidRPr="0044312D">
        <w:rPr>
          <w:sz w:val="22"/>
          <w:szCs w:val="22"/>
          <w:highlight w:val="green"/>
        </w:rPr>
        <w:t xml:space="preserve">alla stessa maniera descritta per la funzione Assegnazione Difensore SIGE con l’inserimento nella form del Link </w:t>
      </w:r>
      <w:r w:rsidRPr="0044312D">
        <w:rPr>
          <w:noProof/>
          <w:sz w:val="22"/>
          <w:szCs w:val="22"/>
          <w:highlight w:val="green"/>
        </w:rPr>
        <w:drawing>
          <wp:inline distT="0" distB="0" distL="0" distR="0" wp14:anchorId="7E597175" wp14:editId="48629F99">
            <wp:extent cx="1514286" cy="247619"/>
            <wp:effectExtent l="0" t="0" r="0" b="63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14286" cy="247619"/>
                    </a:xfrm>
                    <a:prstGeom prst="rect">
                      <a:avLst/>
                    </a:prstGeom>
                  </pic:spPr>
                </pic:pic>
              </a:graphicData>
            </a:graphic>
          </wp:inline>
        </w:drawing>
      </w:r>
      <w:r w:rsidRPr="0044312D">
        <w:rPr>
          <w:sz w:val="22"/>
          <w:szCs w:val="22"/>
          <w:highlight w:val="green"/>
        </w:rPr>
        <w:t xml:space="preserve">  e del campo Pec. Il funzionamento sarà esattamente uguale a quello descritto per funzione ‘Assegnazione Difensore’.</w:t>
      </w:r>
      <w:bookmarkStart w:id="278" w:name="_GoBack"/>
      <w:bookmarkEnd w:id="278"/>
    </w:p>
    <w:p w14:paraId="39FE5CFE" w14:textId="0B2236DB" w:rsidR="003A1F8D" w:rsidRDefault="003A1F8D">
      <w:pPr>
        <w:jc w:val="left"/>
      </w:pPr>
      <w:r>
        <w:br w:type="page"/>
      </w:r>
    </w:p>
    <w:p w14:paraId="5AC26E88" w14:textId="1CE0A065" w:rsidR="00D1210B" w:rsidRDefault="00D1210B" w:rsidP="000B5A44">
      <w:pPr>
        <w:pStyle w:val="Titolo3"/>
        <w:keepLines w:val="0"/>
        <w:numPr>
          <w:ilvl w:val="3"/>
          <w:numId w:val="15"/>
        </w:numPr>
        <w:tabs>
          <w:tab w:val="left" w:pos="567"/>
        </w:tabs>
        <w:spacing w:before="180" w:after="120"/>
        <w:rPr>
          <w:color w:val="365F91" w:themeColor="accent1" w:themeShade="BF"/>
          <w:sz w:val="22"/>
          <w:szCs w:val="22"/>
        </w:rPr>
      </w:pPr>
      <w:bookmarkStart w:id="279" w:name="_Toc77839111"/>
      <w:r>
        <w:rPr>
          <w:color w:val="365F91" w:themeColor="accent1" w:themeShade="BF"/>
          <w:sz w:val="22"/>
          <w:szCs w:val="22"/>
        </w:rPr>
        <w:lastRenderedPageBreak/>
        <w:t>Sottosistema SIUS</w:t>
      </w:r>
      <w:bookmarkEnd w:id="279"/>
    </w:p>
    <w:p w14:paraId="094697A8" w14:textId="77777777" w:rsidR="00CF38A8" w:rsidRDefault="00CF38A8" w:rsidP="00CF38A8"/>
    <w:p w14:paraId="7434CA1D" w14:textId="7F7F2AA0" w:rsidR="00CF38A8" w:rsidRDefault="00CF38A8" w:rsidP="00CF38A8">
      <w:pPr>
        <w:pStyle w:val="Corpotesto"/>
        <w:rPr>
          <w:sz w:val="22"/>
          <w:szCs w:val="22"/>
        </w:rPr>
      </w:pPr>
      <w:r w:rsidRPr="00AA00C2">
        <w:rPr>
          <w:sz w:val="22"/>
          <w:szCs w:val="22"/>
        </w:rPr>
        <w:t xml:space="preserve">L’attuale funzione di </w:t>
      </w:r>
      <w:r w:rsidRPr="00AA00C2">
        <w:rPr>
          <w:b/>
          <w:sz w:val="22"/>
          <w:szCs w:val="22"/>
        </w:rPr>
        <w:t xml:space="preserve">Assegnazione/Inserimento </w:t>
      </w:r>
      <w:r w:rsidR="00E11190">
        <w:rPr>
          <w:b/>
          <w:sz w:val="22"/>
          <w:szCs w:val="22"/>
        </w:rPr>
        <w:t>Difensore</w:t>
      </w:r>
      <w:r w:rsidR="00452B95" w:rsidRPr="00AA00C2">
        <w:rPr>
          <w:b/>
          <w:sz w:val="22"/>
          <w:szCs w:val="22"/>
        </w:rPr>
        <w:t xml:space="preserve">   SIUS</w:t>
      </w:r>
    </w:p>
    <w:p w14:paraId="283AC2AF" w14:textId="77777777" w:rsidR="00CF38A8" w:rsidRDefault="00CF38A8" w:rsidP="00CF38A8">
      <w:pPr>
        <w:pStyle w:val="Corpotesto"/>
        <w:rPr>
          <w:sz w:val="22"/>
          <w:szCs w:val="22"/>
        </w:rPr>
      </w:pPr>
    </w:p>
    <w:p w14:paraId="714B68B2" w14:textId="69C0BF0E" w:rsidR="00CF38A8" w:rsidRDefault="00AA00C2" w:rsidP="00CF38A8">
      <w:pPr>
        <w:pStyle w:val="Corpotesto"/>
        <w:rPr>
          <w:sz w:val="22"/>
          <w:szCs w:val="22"/>
        </w:rPr>
      </w:pPr>
      <w:r>
        <w:rPr>
          <w:noProof/>
        </w:rPr>
        <w:drawing>
          <wp:inline distT="0" distB="0" distL="0" distR="0" wp14:anchorId="0E269001" wp14:editId="14D9B69D">
            <wp:extent cx="6210300" cy="5228466"/>
            <wp:effectExtent l="0" t="0" r="0" b="0"/>
            <wp:docPr id="15" name="Immagine 15" descr="C:\Users\ummig\AppData\Local\Temp\SNAGHTML4a4a1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mmig\AppData\Local\Temp\SNAGHTML4a4a12f.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10300" cy="5228466"/>
                    </a:xfrm>
                    <a:prstGeom prst="rect">
                      <a:avLst/>
                    </a:prstGeom>
                    <a:noFill/>
                    <a:ln>
                      <a:noFill/>
                    </a:ln>
                  </pic:spPr>
                </pic:pic>
              </a:graphicData>
            </a:graphic>
          </wp:inline>
        </w:drawing>
      </w:r>
    </w:p>
    <w:p w14:paraId="6D0E112F" w14:textId="56AC3D31" w:rsidR="00C35271" w:rsidRPr="00D84F8E" w:rsidRDefault="00C35271" w:rsidP="00C35271">
      <w:pPr>
        <w:pStyle w:val="Didascalia"/>
        <w:jc w:val="center"/>
        <w:rPr>
          <w:rFonts w:asciiTheme="minorHAnsi" w:hAnsiTheme="minorHAnsi" w:cstheme="minorHAnsi"/>
          <w:sz w:val="18"/>
          <w:szCs w:val="18"/>
        </w:rPr>
      </w:pPr>
      <w:bookmarkStart w:id="280" w:name="_Toc7767903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34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Attuale</w:t>
      </w:r>
      <w:bookmarkEnd w:id="280"/>
    </w:p>
    <w:p w14:paraId="74FC6C8C" w14:textId="77777777" w:rsidR="00CF38A8" w:rsidRDefault="00CF38A8" w:rsidP="00CF38A8">
      <w:pPr>
        <w:pStyle w:val="Corpotesto"/>
        <w:rPr>
          <w:sz w:val="22"/>
          <w:szCs w:val="22"/>
        </w:rPr>
      </w:pPr>
    </w:p>
    <w:p w14:paraId="12DD28AE" w14:textId="77777777" w:rsidR="00CF38A8" w:rsidRDefault="00CF38A8" w:rsidP="00CF38A8">
      <w:pPr>
        <w:pStyle w:val="Corpotesto"/>
        <w:rPr>
          <w:sz w:val="22"/>
          <w:szCs w:val="22"/>
        </w:rPr>
      </w:pPr>
      <w:r>
        <w:rPr>
          <w:sz w:val="22"/>
          <w:szCs w:val="22"/>
        </w:rPr>
        <w:t>sarà modificata come di seguito</w:t>
      </w:r>
    </w:p>
    <w:p w14:paraId="496E4B64" w14:textId="77777777" w:rsidR="00CF38A8" w:rsidRDefault="00CF38A8" w:rsidP="00CF38A8">
      <w:pPr>
        <w:pStyle w:val="Corpotesto"/>
        <w:rPr>
          <w:sz w:val="22"/>
          <w:szCs w:val="22"/>
        </w:rPr>
      </w:pPr>
    </w:p>
    <w:p w14:paraId="274F0D4D" w14:textId="77777777" w:rsidR="00CF38A8" w:rsidRDefault="00CF38A8" w:rsidP="00CF38A8">
      <w:pPr>
        <w:pStyle w:val="Corpotesto"/>
        <w:rPr>
          <w:sz w:val="22"/>
          <w:szCs w:val="22"/>
        </w:rPr>
      </w:pPr>
      <w:r>
        <w:rPr>
          <w:noProof/>
        </w:rPr>
        <w:lastRenderedPageBreak/>
        <w:drawing>
          <wp:inline distT="0" distB="0" distL="0" distR="0" wp14:anchorId="0458ED8A" wp14:editId="629D68B3">
            <wp:extent cx="6120130" cy="4467225"/>
            <wp:effectExtent l="0" t="0" r="0" b="9525"/>
            <wp:docPr id="117" name="Immagin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4467225"/>
                    </a:xfrm>
                    <a:prstGeom prst="rect">
                      <a:avLst/>
                    </a:prstGeom>
                  </pic:spPr>
                </pic:pic>
              </a:graphicData>
            </a:graphic>
          </wp:inline>
        </w:drawing>
      </w:r>
    </w:p>
    <w:p w14:paraId="0B8F9849" w14:textId="0422E4F5" w:rsidR="00C35271" w:rsidRPr="00D84F8E" w:rsidRDefault="00C35271" w:rsidP="00C35271">
      <w:pPr>
        <w:pStyle w:val="Didascalia"/>
        <w:jc w:val="center"/>
        <w:rPr>
          <w:rFonts w:asciiTheme="minorHAnsi" w:hAnsiTheme="minorHAnsi" w:cstheme="minorHAnsi"/>
          <w:sz w:val="18"/>
          <w:szCs w:val="18"/>
        </w:rPr>
      </w:pPr>
      <w:bookmarkStart w:id="281" w:name="_Toc7767903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35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Nuova</w:t>
      </w:r>
      <w:bookmarkEnd w:id="281"/>
    </w:p>
    <w:p w14:paraId="1EBE11E0" w14:textId="77777777" w:rsidR="00CF38A8" w:rsidRDefault="00CF38A8" w:rsidP="00CF38A8">
      <w:pPr>
        <w:pStyle w:val="Corpotesto"/>
        <w:rPr>
          <w:sz w:val="22"/>
          <w:szCs w:val="22"/>
        </w:rPr>
      </w:pPr>
    </w:p>
    <w:p w14:paraId="7CC07C1D" w14:textId="0A3E42DF" w:rsidR="00CF38A8" w:rsidRDefault="00CF38A8" w:rsidP="00CF38A8">
      <w:pPr>
        <w:pStyle w:val="Corpotesto"/>
        <w:rPr>
          <w:sz w:val="22"/>
          <w:szCs w:val="22"/>
        </w:rPr>
      </w:pPr>
      <w:r>
        <w:rPr>
          <w:sz w:val="22"/>
          <w:szCs w:val="22"/>
        </w:rPr>
        <w:t xml:space="preserve">con l’eliminazione dell’attuale link </w:t>
      </w:r>
      <w:r>
        <w:rPr>
          <w:noProof/>
        </w:rPr>
        <w:drawing>
          <wp:inline distT="0" distB="0" distL="0" distR="0" wp14:anchorId="4BC68341" wp14:editId="19A6217E">
            <wp:extent cx="1390476" cy="257143"/>
            <wp:effectExtent l="0" t="0" r="635" b="0"/>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90476" cy="257143"/>
                    </a:xfrm>
                    <a:prstGeom prst="rect">
                      <a:avLst/>
                    </a:prstGeom>
                  </pic:spPr>
                </pic:pic>
              </a:graphicData>
            </a:graphic>
          </wp:inline>
        </w:drawing>
      </w:r>
      <w:r>
        <w:rPr>
          <w:sz w:val="22"/>
          <w:szCs w:val="22"/>
        </w:rPr>
        <w:t xml:space="preserve">, che permette di selezionare l’avvocato fra quelli già presenti in SIES, con il nuovo link </w:t>
      </w:r>
      <w:r>
        <w:rPr>
          <w:noProof/>
        </w:rPr>
        <w:drawing>
          <wp:inline distT="0" distB="0" distL="0" distR="0" wp14:anchorId="155FA030" wp14:editId="10911ADF">
            <wp:extent cx="1514286" cy="247619"/>
            <wp:effectExtent l="0" t="0" r="0" b="635"/>
            <wp:docPr id="119" name="Immagin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14286" cy="247619"/>
                    </a:xfrm>
                    <a:prstGeom prst="rect">
                      <a:avLst/>
                    </a:prstGeom>
                  </pic:spPr>
                </pic:pic>
              </a:graphicData>
            </a:graphic>
          </wp:inline>
        </w:drawing>
      </w:r>
      <w:r>
        <w:rPr>
          <w:sz w:val="22"/>
          <w:szCs w:val="22"/>
        </w:rPr>
        <w:t xml:space="preserve">, che permetterà di ricercare l’avvocato nella base dati di </w:t>
      </w:r>
      <w:r w:rsidR="00F710D0">
        <w:rPr>
          <w:sz w:val="22"/>
          <w:szCs w:val="22"/>
        </w:rPr>
        <w:t>ReGIndE</w:t>
      </w:r>
      <w:r>
        <w:rPr>
          <w:sz w:val="22"/>
          <w:szCs w:val="22"/>
        </w:rPr>
        <w:t xml:space="preserve">, e con l’aggiunta del nuovo campo PEC, dato che risulta essere presente in </w:t>
      </w:r>
      <w:r w:rsidR="00F710D0">
        <w:rPr>
          <w:sz w:val="22"/>
          <w:szCs w:val="22"/>
        </w:rPr>
        <w:t>ReGIndE</w:t>
      </w:r>
      <w:r>
        <w:rPr>
          <w:sz w:val="22"/>
          <w:szCs w:val="22"/>
        </w:rPr>
        <w:t>.</w:t>
      </w:r>
    </w:p>
    <w:p w14:paraId="7F665825" w14:textId="77777777" w:rsidR="00CF38A8" w:rsidRDefault="00CF38A8" w:rsidP="00CF38A8">
      <w:pPr>
        <w:pStyle w:val="Corpotesto"/>
        <w:rPr>
          <w:sz w:val="22"/>
          <w:szCs w:val="22"/>
        </w:rPr>
      </w:pPr>
    </w:p>
    <w:p w14:paraId="14508E23" w14:textId="47BCCA23"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29C090CA" wp14:editId="5B7F5C90">
            <wp:extent cx="1733333" cy="238095"/>
            <wp:effectExtent l="0" t="0" r="635" b="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A75FF9">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71699094" w14:textId="77777777" w:rsidR="00CF38A8" w:rsidRPr="0083180D" w:rsidRDefault="00CF38A8" w:rsidP="00CF38A8">
      <w:pPr>
        <w:pStyle w:val="Corpotesto"/>
        <w:jc w:val="center"/>
        <w:rPr>
          <w:sz w:val="22"/>
          <w:szCs w:val="22"/>
        </w:rPr>
      </w:pPr>
    </w:p>
    <w:p w14:paraId="79DC82FC" w14:textId="5F8DA3AE" w:rsidR="00CF38A8" w:rsidRPr="0083180D" w:rsidRDefault="00CF38A8" w:rsidP="00CF38A8">
      <w:pPr>
        <w:pStyle w:val="Corpotesto"/>
        <w:rPr>
          <w:sz w:val="22"/>
          <w:szCs w:val="22"/>
        </w:rPr>
      </w:pPr>
      <w:r w:rsidRPr="0083180D">
        <w:rPr>
          <w:sz w:val="22"/>
          <w:szCs w:val="22"/>
        </w:rPr>
        <w:t xml:space="preserve">Al click </w:t>
      </w:r>
      <w:r>
        <w:rPr>
          <w:sz w:val="22"/>
          <w:szCs w:val="22"/>
        </w:rPr>
        <w:t>del</w:t>
      </w:r>
      <w:r w:rsidRPr="0083180D">
        <w:rPr>
          <w:sz w:val="22"/>
          <w:szCs w:val="22"/>
        </w:rPr>
        <w:t xml:space="preserve"> link </w:t>
      </w:r>
      <w:r>
        <w:rPr>
          <w:noProof/>
        </w:rPr>
        <w:drawing>
          <wp:inline distT="0" distB="0" distL="0" distR="0" wp14:anchorId="400EEF95" wp14:editId="1809F6DB">
            <wp:extent cx="1514286" cy="247619"/>
            <wp:effectExtent l="0" t="0" r="0" b="635"/>
            <wp:docPr id="121" name="Immagin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14286" cy="247619"/>
                    </a:xfrm>
                    <a:prstGeom prst="rect">
                      <a:avLst/>
                    </a:prstGeom>
                  </pic:spPr>
                </pic:pic>
              </a:graphicData>
            </a:graphic>
          </wp:inline>
        </w:drawing>
      </w:r>
      <w:r>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Pr>
          <w:sz w:val="22"/>
          <w:szCs w:val="22"/>
        </w:rPr>
        <w:t>già in precedenza per il sottosistema SIEP, con identico funzionamento.</w:t>
      </w:r>
    </w:p>
    <w:p w14:paraId="1B99FC41" w14:textId="77777777" w:rsidR="00CF38A8" w:rsidRDefault="00CF38A8" w:rsidP="00CF38A8">
      <w:pPr>
        <w:pStyle w:val="Corpotesto"/>
        <w:rPr>
          <w:sz w:val="22"/>
          <w:szCs w:val="22"/>
        </w:rPr>
      </w:pPr>
    </w:p>
    <w:p w14:paraId="7D6F0314" w14:textId="77777777" w:rsidR="00CF38A8" w:rsidRPr="00775EC2" w:rsidRDefault="00CF38A8" w:rsidP="00CF38A8">
      <w:pPr>
        <w:pStyle w:val="Corpotesto"/>
        <w:rPr>
          <w:b/>
          <w:bCs/>
          <w:sz w:val="22"/>
          <w:szCs w:val="22"/>
        </w:rPr>
      </w:pPr>
      <w:r>
        <w:rPr>
          <w:sz w:val="22"/>
          <w:szCs w:val="22"/>
        </w:rPr>
        <w:lastRenderedPageBreak/>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SIUS </w:t>
      </w:r>
      <w:r w:rsidRPr="0083180D">
        <w:rPr>
          <w:sz w:val="22"/>
          <w:szCs w:val="22"/>
        </w:rPr>
        <w:t xml:space="preserve">in lavorazione, per l’avvocato selezionato dall’elenco, il sistema verificherà la presenza nella tabella ‘AVVOCATO’ del SIES, limitatamente </w:t>
      </w:r>
    </w:p>
    <w:p w14:paraId="26D622AF" w14:textId="77777777" w:rsidR="00CF38A8" w:rsidRPr="0083180D" w:rsidRDefault="00CF38A8" w:rsidP="00CF38A8">
      <w:pPr>
        <w:pStyle w:val="Corpotesto"/>
        <w:rPr>
          <w:sz w:val="22"/>
          <w:szCs w:val="22"/>
        </w:rPr>
      </w:pPr>
      <w:r w:rsidRPr="0083180D">
        <w:rPr>
          <w:sz w:val="22"/>
          <w:szCs w:val="22"/>
        </w:rPr>
        <w:t>ai record presenti in tabella aventi il FLAG_REGINDE = ’SI’.</w:t>
      </w:r>
    </w:p>
    <w:p w14:paraId="7FFD5655" w14:textId="77777777" w:rsidR="00CF38A8" w:rsidRPr="0083180D" w:rsidRDefault="00CF38A8" w:rsidP="00CF38A8">
      <w:pPr>
        <w:pStyle w:val="Corpotesto"/>
        <w:rPr>
          <w:sz w:val="22"/>
          <w:szCs w:val="22"/>
        </w:rPr>
      </w:pPr>
    </w:p>
    <w:p w14:paraId="34E5F503" w14:textId="77777777" w:rsidR="00CF38A8" w:rsidRPr="0083180D" w:rsidRDefault="00CF38A8" w:rsidP="00CF38A8">
      <w:pPr>
        <w:pStyle w:val="Corpotesto"/>
        <w:rPr>
          <w:sz w:val="22"/>
          <w:szCs w:val="22"/>
        </w:rPr>
      </w:pPr>
      <w:r w:rsidRPr="0083180D">
        <w:rPr>
          <w:sz w:val="22"/>
          <w:szCs w:val="22"/>
        </w:rPr>
        <w:t>I criteri utilizzati per tale verifica saranno:</w:t>
      </w:r>
    </w:p>
    <w:p w14:paraId="74F550EC" w14:textId="77777777" w:rsidR="00CF38A8" w:rsidRPr="0083180D" w:rsidRDefault="00CF38A8" w:rsidP="000B5A44">
      <w:pPr>
        <w:pStyle w:val="Corpotesto"/>
        <w:numPr>
          <w:ilvl w:val="0"/>
          <w:numId w:val="20"/>
        </w:numPr>
        <w:rPr>
          <w:sz w:val="22"/>
          <w:szCs w:val="22"/>
        </w:rPr>
      </w:pPr>
      <w:r w:rsidRPr="0083180D">
        <w:rPr>
          <w:sz w:val="22"/>
          <w:szCs w:val="22"/>
        </w:rPr>
        <w:t>COGNOME</w:t>
      </w:r>
    </w:p>
    <w:p w14:paraId="022E6FF7" w14:textId="77777777" w:rsidR="00CF38A8" w:rsidRPr="0083180D" w:rsidRDefault="00CF38A8" w:rsidP="000B5A44">
      <w:pPr>
        <w:pStyle w:val="Corpotesto"/>
        <w:numPr>
          <w:ilvl w:val="0"/>
          <w:numId w:val="20"/>
        </w:numPr>
        <w:rPr>
          <w:sz w:val="22"/>
          <w:szCs w:val="22"/>
        </w:rPr>
      </w:pPr>
      <w:r w:rsidRPr="0083180D">
        <w:rPr>
          <w:sz w:val="22"/>
          <w:szCs w:val="22"/>
        </w:rPr>
        <w:t>NOME</w:t>
      </w:r>
    </w:p>
    <w:p w14:paraId="4A89FE84" w14:textId="77777777" w:rsidR="00CF38A8" w:rsidRPr="0083180D" w:rsidRDefault="00CF38A8" w:rsidP="000B5A44">
      <w:pPr>
        <w:pStyle w:val="Corpotesto"/>
        <w:numPr>
          <w:ilvl w:val="0"/>
          <w:numId w:val="20"/>
        </w:numPr>
        <w:rPr>
          <w:sz w:val="22"/>
          <w:szCs w:val="22"/>
        </w:rPr>
      </w:pPr>
      <w:r w:rsidRPr="0083180D">
        <w:rPr>
          <w:sz w:val="22"/>
          <w:szCs w:val="22"/>
        </w:rPr>
        <w:t>CODICE FISCALE</w:t>
      </w:r>
    </w:p>
    <w:p w14:paraId="2AF5F91B" w14:textId="77777777" w:rsidR="00CF38A8" w:rsidRPr="0083180D" w:rsidRDefault="00CF38A8" w:rsidP="000B5A44">
      <w:pPr>
        <w:pStyle w:val="Corpotesto"/>
        <w:numPr>
          <w:ilvl w:val="0"/>
          <w:numId w:val="20"/>
        </w:numPr>
        <w:rPr>
          <w:sz w:val="22"/>
          <w:szCs w:val="22"/>
        </w:rPr>
      </w:pPr>
      <w:r w:rsidRPr="0083180D">
        <w:rPr>
          <w:sz w:val="22"/>
          <w:szCs w:val="22"/>
        </w:rPr>
        <w:t>FORO di appartenenza.</w:t>
      </w:r>
    </w:p>
    <w:p w14:paraId="3962418C" w14:textId="77777777" w:rsidR="00CF38A8" w:rsidRPr="0083180D" w:rsidRDefault="00CF38A8" w:rsidP="00CF38A8">
      <w:pPr>
        <w:pStyle w:val="Corpotesto"/>
        <w:rPr>
          <w:sz w:val="22"/>
          <w:szCs w:val="22"/>
        </w:rPr>
      </w:pPr>
      <w:r w:rsidRPr="0083180D">
        <w:rPr>
          <w:sz w:val="22"/>
          <w:szCs w:val="22"/>
        </w:rPr>
        <w:t>Per nessun dato trovato, i criteri saranno ridotti a:</w:t>
      </w:r>
    </w:p>
    <w:p w14:paraId="09796F4E" w14:textId="77777777" w:rsidR="00CF38A8" w:rsidRPr="0083180D" w:rsidRDefault="00CF38A8" w:rsidP="000B5A44">
      <w:pPr>
        <w:pStyle w:val="Corpotesto"/>
        <w:numPr>
          <w:ilvl w:val="0"/>
          <w:numId w:val="22"/>
        </w:numPr>
        <w:rPr>
          <w:sz w:val="22"/>
          <w:szCs w:val="22"/>
        </w:rPr>
      </w:pPr>
      <w:r w:rsidRPr="0083180D">
        <w:rPr>
          <w:sz w:val="22"/>
          <w:szCs w:val="22"/>
        </w:rPr>
        <w:t>COGNOME</w:t>
      </w:r>
    </w:p>
    <w:p w14:paraId="12AFB5D7" w14:textId="77777777" w:rsidR="00CF38A8" w:rsidRPr="0083180D" w:rsidRDefault="00CF38A8" w:rsidP="000B5A44">
      <w:pPr>
        <w:pStyle w:val="Corpotesto"/>
        <w:numPr>
          <w:ilvl w:val="0"/>
          <w:numId w:val="22"/>
        </w:numPr>
        <w:rPr>
          <w:sz w:val="22"/>
          <w:szCs w:val="22"/>
        </w:rPr>
      </w:pPr>
      <w:r w:rsidRPr="0083180D">
        <w:rPr>
          <w:sz w:val="22"/>
          <w:szCs w:val="22"/>
        </w:rPr>
        <w:t>NOME</w:t>
      </w:r>
    </w:p>
    <w:p w14:paraId="79DFBCEA" w14:textId="77777777" w:rsidR="00CF38A8" w:rsidRPr="0083180D" w:rsidRDefault="00CF38A8" w:rsidP="000B5A44">
      <w:pPr>
        <w:pStyle w:val="Corpotesto"/>
        <w:numPr>
          <w:ilvl w:val="0"/>
          <w:numId w:val="22"/>
        </w:numPr>
        <w:rPr>
          <w:sz w:val="22"/>
          <w:szCs w:val="22"/>
        </w:rPr>
      </w:pPr>
      <w:r w:rsidRPr="0083180D">
        <w:rPr>
          <w:sz w:val="22"/>
          <w:szCs w:val="22"/>
        </w:rPr>
        <w:t>FORO di appartenenza.</w:t>
      </w:r>
    </w:p>
    <w:p w14:paraId="175F459C" w14:textId="77777777" w:rsidR="00CF38A8" w:rsidRPr="0083180D" w:rsidRDefault="00CF38A8" w:rsidP="00CF38A8">
      <w:pPr>
        <w:pStyle w:val="Corpotesto"/>
        <w:rPr>
          <w:sz w:val="22"/>
          <w:szCs w:val="22"/>
        </w:rPr>
      </w:pPr>
    </w:p>
    <w:p w14:paraId="3CFE3B07" w14:textId="77777777" w:rsidR="00CF38A8" w:rsidRPr="0083180D" w:rsidRDefault="00CF38A8" w:rsidP="00CF38A8">
      <w:pPr>
        <w:pStyle w:val="Corpotesto"/>
        <w:rPr>
          <w:sz w:val="22"/>
          <w:szCs w:val="22"/>
        </w:rPr>
      </w:pPr>
      <w:r w:rsidRPr="0083180D">
        <w:rPr>
          <w:sz w:val="22"/>
          <w:szCs w:val="22"/>
        </w:rPr>
        <w:t>Il sistema, in base all’esito di tale verifica, eseguirà le seguenti operazioni:</w:t>
      </w:r>
    </w:p>
    <w:p w14:paraId="002B4EB8" w14:textId="77777777" w:rsidR="00CF38A8" w:rsidRPr="0083180D" w:rsidRDefault="00CF38A8" w:rsidP="000B5A44">
      <w:pPr>
        <w:pStyle w:val="Corpotesto"/>
        <w:numPr>
          <w:ilvl w:val="0"/>
          <w:numId w:val="23"/>
        </w:numPr>
        <w:rPr>
          <w:sz w:val="22"/>
          <w:szCs w:val="22"/>
        </w:rPr>
      </w:pPr>
      <w:r w:rsidRPr="0083180D">
        <w:rPr>
          <w:i/>
          <w:iCs/>
          <w:sz w:val="22"/>
          <w:szCs w:val="22"/>
        </w:rPr>
        <w:t>Esito Verifica: Avvocato individuato univocamente nella tabella ‘AVVOCATO’ del SIES:</w:t>
      </w:r>
    </w:p>
    <w:p w14:paraId="18778DC9" w14:textId="747264AA" w:rsidR="00CF38A8" w:rsidRDefault="00CF38A8" w:rsidP="00CF38A8">
      <w:pPr>
        <w:pStyle w:val="Corpotesto"/>
        <w:ind w:left="360"/>
        <w:rPr>
          <w:sz w:val="22"/>
          <w:szCs w:val="22"/>
        </w:rPr>
      </w:pPr>
      <w:r w:rsidRPr="0083180D">
        <w:rPr>
          <w:sz w:val="22"/>
          <w:szCs w:val="22"/>
        </w:rPr>
        <w:t xml:space="preserve">il sistema aggiornerà i dati del record trovato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sidRPr="003D1BA8">
        <w:rPr>
          <w:sz w:val="22"/>
          <w:szCs w:val="22"/>
        </w:rPr>
        <w:t xml:space="preserve"> Nel caso che la Ricerca su </w:t>
      </w:r>
      <w:proofErr w:type="spellStart"/>
      <w:r w:rsidR="003D1BA8" w:rsidRPr="003D1BA8">
        <w:rPr>
          <w:sz w:val="22"/>
          <w:szCs w:val="22"/>
        </w:rPr>
        <w:t>ReGInde</w:t>
      </w:r>
      <w:proofErr w:type="spellEnd"/>
      <w:r w:rsidR="003D1BA8" w:rsidRPr="003D1BA8">
        <w:rPr>
          <w:sz w:val="22"/>
          <w:szCs w:val="22"/>
        </w:rPr>
        <w:t>, in corrispondenza del tag indirizzo, dovesse fornire più record con tipologia a ‘D’, sarà selezionato il primo ottenuto ordinando alfabeticamente la colonna Indirizzo</w:t>
      </w:r>
      <w:r w:rsidR="003D1BA8">
        <w:rPr>
          <w:sz w:val="22"/>
          <w:szCs w:val="22"/>
        </w:rPr>
        <w:t>.</w:t>
      </w:r>
    </w:p>
    <w:p w14:paraId="2F7D4951" w14:textId="77777777" w:rsidR="003D1BA8" w:rsidRPr="0083180D" w:rsidRDefault="003D1BA8" w:rsidP="00CF38A8">
      <w:pPr>
        <w:pStyle w:val="Corpotesto"/>
        <w:ind w:left="360"/>
        <w:rPr>
          <w:sz w:val="22"/>
          <w:szCs w:val="22"/>
        </w:rPr>
      </w:pPr>
    </w:p>
    <w:p w14:paraId="03F8A2D7" w14:textId="77777777" w:rsidR="00CF38A8" w:rsidRPr="0083180D" w:rsidRDefault="00CF38A8" w:rsidP="000B5A44">
      <w:pPr>
        <w:pStyle w:val="Corpotesto"/>
        <w:numPr>
          <w:ilvl w:val="0"/>
          <w:numId w:val="23"/>
        </w:numPr>
        <w:rPr>
          <w:i/>
          <w:iCs/>
          <w:sz w:val="22"/>
          <w:szCs w:val="22"/>
        </w:rPr>
      </w:pPr>
      <w:r w:rsidRPr="0083180D">
        <w:rPr>
          <w:i/>
          <w:iCs/>
          <w:sz w:val="22"/>
          <w:szCs w:val="22"/>
        </w:rPr>
        <w:t>Esito Verifica: Avvocato NON trovato nella tabella ‘AVVOCATO’ del SIES:</w:t>
      </w:r>
    </w:p>
    <w:p w14:paraId="748BC115" w14:textId="7D1BD0DA" w:rsidR="00CF38A8" w:rsidRPr="0083180D" w:rsidRDefault="00CF38A8" w:rsidP="00CF38A8">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sidR="00F710D0">
        <w:rPr>
          <w:sz w:val="22"/>
          <w:szCs w:val="22"/>
        </w:rPr>
        <w:t>REGINDE</w:t>
      </w:r>
      <w:r w:rsidRPr="0083180D">
        <w:rPr>
          <w:sz w:val="22"/>
          <w:szCs w:val="22"/>
        </w:rPr>
        <w:t xml:space="preserve"> con il valore ‘S</w:t>
      </w:r>
      <w:r w:rsidR="0074765E">
        <w:rPr>
          <w:sz w:val="22"/>
          <w:szCs w:val="22"/>
        </w:rPr>
        <w:t>I</w:t>
      </w:r>
      <w:r w:rsidRPr="0083180D">
        <w:rPr>
          <w:sz w:val="22"/>
          <w:szCs w:val="22"/>
        </w:rPr>
        <w:t>’</w:t>
      </w:r>
      <w:r w:rsidR="00F432D2">
        <w:rPr>
          <w:sz w:val="22"/>
          <w:szCs w:val="22"/>
        </w:rPr>
        <w:t xml:space="preserve"> e il COD_UFFICIO_APPARTENENZA = ‘00000’.</w:t>
      </w:r>
    </w:p>
    <w:p w14:paraId="307B3E90" w14:textId="77777777" w:rsidR="00CF38A8" w:rsidRPr="0083180D" w:rsidRDefault="00CF38A8" w:rsidP="00CF38A8">
      <w:pPr>
        <w:pStyle w:val="Corpotesto"/>
        <w:rPr>
          <w:rFonts w:cstheme="minorHAnsi"/>
          <w:sz w:val="22"/>
          <w:szCs w:val="22"/>
        </w:rPr>
      </w:pPr>
    </w:p>
    <w:p w14:paraId="5F367316" w14:textId="59A79F55" w:rsidR="00CF38A8" w:rsidRDefault="00CF38A8" w:rsidP="00CF38A8">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r w:rsidR="00F850FA">
        <w:rPr>
          <w:rFonts w:cstheme="minorHAnsi"/>
          <w:sz w:val="22"/>
          <w:szCs w:val="22"/>
        </w:rPr>
        <w:t xml:space="preserve"> </w:t>
      </w:r>
      <w:r w:rsidRPr="0083180D">
        <w:rPr>
          <w:rFonts w:cstheme="minorHAnsi"/>
          <w:sz w:val="22"/>
          <w:szCs w:val="22"/>
        </w:rPr>
        <w:t>non si incorrerà nella casistica di risultati multipli della ricerca SIES.</w:t>
      </w:r>
    </w:p>
    <w:p w14:paraId="46E9E9FC" w14:textId="77777777" w:rsidR="00CF38A8" w:rsidRDefault="00CF38A8" w:rsidP="00CF38A8">
      <w:pPr>
        <w:rPr>
          <w:rFonts w:cstheme="minorHAnsi"/>
          <w:sz w:val="22"/>
          <w:szCs w:val="22"/>
        </w:rPr>
      </w:pPr>
    </w:p>
    <w:p w14:paraId="16C254F9" w14:textId="77777777" w:rsidR="00CF38A8" w:rsidRDefault="00CF38A8" w:rsidP="00CF38A8">
      <w:pPr>
        <w:rPr>
          <w:rFonts w:cstheme="minorHAnsi"/>
          <w:sz w:val="22"/>
          <w:szCs w:val="22"/>
        </w:rPr>
      </w:pPr>
      <w:r>
        <w:rPr>
          <w:rFonts w:cstheme="minorHAnsi"/>
          <w:sz w:val="22"/>
          <w:szCs w:val="22"/>
        </w:rPr>
        <w:t xml:space="preserve">A seguito dell’acquisizione del dato relativo alla PEC, anche l’attuale form di Dettaglio Avvocato del procedimento SIUS </w:t>
      </w:r>
    </w:p>
    <w:p w14:paraId="38428191" w14:textId="77777777" w:rsidR="00CF38A8" w:rsidRDefault="00CF38A8" w:rsidP="00CF38A8">
      <w:pPr>
        <w:rPr>
          <w:rFonts w:cstheme="minorHAnsi"/>
          <w:sz w:val="22"/>
          <w:szCs w:val="22"/>
        </w:rPr>
      </w:pPr>
    </w:p>
    <w:p w14:paraId="6A71587D" w14:textId="66C178A1" w:rsidR="00CF38A8" w:rsidRDefault="000329CA" w:rsidP="00CF38A8">
      <w:pPr>
        <w:rPr>
          <w:rFonts w:cstheme="minorHAnsi"/>
          <w:sz w:val="22"/>
          <w:szCs w:val="22"/>
        </w:rPr>
      </w:pPr>
      <w:r>
        <w:rPr>
          <w:noProof/>
        </w:rPr>
        <w:lastRenderedPageBreak/>
        <w:drawing>
          <wp:inline distT="0" distB="0" distL="0" distR="0" wp14:anchorId="273DB46C" wp14:editId="0BD75A2C">
            <wp:extent cx="6210300" cy="3041650"/>
            <wp:effectExtent l="0" t="0" r="0" b="635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210300" cy="3041650"/>
                    </a:xfrm>
                    <a:prstGeom prst="rect">
                      <a:avLst/>
                    </a:prstGeom>
                  </pic:spPr>
                </pic:pic>
              </a:graphicData>
            </a:graphic>
          </wp:inline>
        </w:drawing>
      </w:r>
    </w:p>
    <w:p w14:paraId="5C2B3ACA" w14:textId="6429B302" w:rsidR="00C35271" w:rsidRPr="00D84F8E" w:rsidRDefault="00C35271" w:rsidP="00C35271">
      <w:pPr>
        <w:pStyle w:val="Didascalia"/>
        <w:jc w:val="center"/>
        <w:rPr>
          <w:rFonts w:asciiTheme="minorHAnsi" w:hAnsiTheme="minorHAnsi" w:cstheme="minorHAnsi"/>
          <w:sz w:val="18"/>
          <w:szCs w:val="18"/>
        </w:rPr>
      </w:pPr>
      <w:bookmarkStart w:id="282" w:name="_Toc7767904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36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Attuale</w:t>
      </w:r>
      <w:bookmarkEnd w:id="282"/>
    </w:p>
    <w:p w14:paraId="195C91D3" w14:textId="77777777" w:rsidR="00CF38A8" w:rsidRDefault="00CF38A8" w:rsidP="00CF38A8">
      <w:pPr>
        <w:rPr>
          <w:rFonts w:cstheme="minorHAnsi"/>
          <w:sz w:val="22"/>
          <w:szCs w:val="22"/>
        </w:rPr>
      </w:pPr>
    </w:p>
    <w:p w14:paraId="0F52FA09" w14:textId="0E9869AE" w:rsidR="00CF38A8" w:rsidRDefault="00CF38A8" w:rsidP="00CF38A8">
      <w:pPr>
        <w:rPr>
          <w:rFonts w:cstheme="minorHAnsi"/>
          <w:sz w:val="22"/>
          <w:szCs w:val="22"/>
        </w:rPr>
      </w:pPr>
      <w:r>
        <w:rPr>
          <w:rFonts w:cstheme="minorHAnsi"/>
          <w:sz w:val="22"/>
          <w:szCs w:val="22"/>
        </w:rPr>
        <w:t>sarà modificata, oltre che per la visualizzazione del nuovo dato PEC, anche con la presentazione di dati presenti nella form di Assegnazione ma non presentati in quella di Dettaglio (Luogo nascita, Data Nascita, Comune Residenza, pec). Pertanto la nuova form sarà la seguente</w:t>
      </w:r>
      <w:r w:rsidR="00F850FA">
        <w:rPr>
          <w:rFonts w:cstheme="minorHAnsi"/>
          <w:sz w:val="22"/>
          <w:szCs w:val="22"/>
        </w:rPr>
        <w:t>:</w:t>
      </w:r>
    </w:p>
    <w:p w14:paraId="7D4EEF73" w14:textId="77777777" w:rsidR="00CF38A8" w:rsidRDefault="00CF38A8" w:rsidP="00CF38A8">
      <w:pPr>
        <w:rPr>
          <w:rFonts w:cstheme="minorHAnsi"/>
          <w:sz w:val="22"/>
          <w:szCs w:val="22"/>
        </w:rPr>
      </w:pPr>
    </w:p>
    <w:p w14:paraId="58451A38" w14:textId="1821C999" w:rsidR="00CF38A8" w:rsidRPr="0083180D" w:rsidRDefault="000329CA" w:rsidP="00CF38A8">
      <w:pPr>
        <w:rPr>
          <w:rFonts w:cstheme="minorHAnsi"/>
          <w:sz w:val="22"/>
          <w:szCs w:val="22"/>
        </w:rPr>
      </w:pPr>
      <w:r>
        <w:rPr>
          <w:noProof/>
        </w:rPr>
        <w:drawing>
          <wp:inline distT="0" distB="0" distL="0" distR="0" wp14:anchorId="633FA2C3" wp14:editId="53F4C7F6">
            <wp:extent cx="6210300" cy="3401060"/>
            <wp:effectExtent l="0" t="0" r="0" b="889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210300" cy="3401060"/>
                    </a:xfrm>
                    <a:prstGeom prst="rect">
                      <a:avLst/>
                    </a:prstGeom>
                  </pic:spPr>
                </pic:pic>
              </a:graphicData>
            </a:graphic>
          </wp:inline>
        </w:drawing>
      </w:r>
    </w:p>
    <w:p w14:paraId="3FB7ABA3" w14:textId="695A1B4D" w:rsidR="00C35271" w:rsidRPr="00D84F8E" w:rsidRDefault="00C35271" w:rsidP="00C35271">
      <w:pPr>
        <w:pStyle w:val="Didascalia"/>
        <w:jc w:val="center"/>
        <w:rPr>
          <w:rFonts w:asciiTheme="minorHAnsi" w:hAnsiTheme="minorHAnsi" w:cstheme="minorHAnsi"/>
          <w:sz w:val="18"/>
          <w:szCs w:val="18"/>
        </w:rPr>
      </w:pPr>
      <w:bookmarkStart w:id="283" w:name="_Toc7767904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37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Nuova</w:t>
      </w:r>
      <w:bookmarkEnd w:id="283"/>
    </w:p>
    <w:p w14:paraId="6E0BB187" w14:textId="77777777" w:rsidR="00CF38A8" w:rsidRPr="0083180D" w:rsidRDefault="00CF38A8" w:rsidP="00CF38A8">
      <w:pPr>
        <w:pStyle w:val="Corpotesto"/>
        <w:rPr>
          <w:sz w:val="22"/>
          <w:szCs w:val="22"/>
        </w:rPr>
      </w:pPr>
    </w:p>
    <w:p w14:paraId="51A68A6B" w14:textId="77777777" w:rsidR="00CF38A8" w:rsidRPr="00F850FA" w:rsidRDefault="00CF38A8" w:rsidP="00CF38A8">
      <w:pPr>
        <w:rPr>
          <w:sz w:val="22"/>
          <w:szCs w:val="22"/>
        </w:rPr>
      </w:pPr>
      <w:r w:rsidRPr="00F850FA">
        <w:rPr>
          <w:sz w:val="22"/>
          <w:szCs w:val="22"/>
        </w:rPr>
        <w:lastRenderedPageBreak/>
        <w:t xml:space="preserve">Anche la funzione </w:t>
      </w:r>
      <w:r w:rsidRPr="00F850FA">
        <w:rPr>
          <w:b/>
          <w:sz w:val="22"/>
          <w:szCs w:val="22"/>
        </w:rPr>
        <w:t>‘Sostituzione Difensore’ SIUS</w:t>
      </w:r>
      <w:r w:rsidRPr="00F850FA">
        <w:rPr>
          <w:sz w:val="22"/>
          <w:szCs w:val="22"/>
        </w:rPr>
        <w:t xml:space="preserve"> sarà modificata alla stessa maniera descritta per la funzione Assegnazione Difensore SIUS con l’inserimento nella form del Link </w:t>
      </w:r>
      <w:r w:rsidRPr="00F850FA">
        <w:rPr>
          <w:noProof/>
          <w:sz w:val="22"/>
          <w:szCs w:val="22"/>
        </w:rPr>
        <w:drawing>
          <wp:inline distT="0" distB="0" distL="0" distR="0" wp14:anchorId="69F7C93B" wp14:editId="61EFC3E8">
            <wp:extent cx="1514286" cy="247619"/>
            <wp:effectExtent l="0" t="0" r="0" b="635"/>
            <wp:docPr id="124" name="Immagin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14286" cy="247619"/>
                    </a:xfrm>
                    <a:prstGeom prst="rect">
                      <a:avLst/>
                    </a:prstGeom>
                  </pic:spPr>
                </pic:pic>
              </a:graphicData>
            </a:graphic>
          </wp:inline>
        </w:drawing>
      </w:r>
      <w:r w:rsidRPr="00F850FA">
        <w:rPr>
          <w:sz w:val="22"/>
          <w:szCs w:val="22"/>
        </w:rPr>
        <w:t xml:space="preserve"> e del campo Pec.</w:t>
      </w:r>
    </w:p>
    <w:p w14:paraId="7D1906CE" w14:textId="77777777" w:rsidR="00CF38A8" w:rsidRDefault="00CF38A8" w:rsidP="00CF38A8"/>
    <w:p w14:paraId="4427082B" w14:textId="19EDD209" w:rsidR="00CF38A8" w:rsidRDefault="00324641" w:rsidP="00CF38A8">
      <w:r>
        <w:rPr>
          <w:noProof/>
        </w:rPr>
        <w:drawing>
          <wp:inline distT="0" distB="0" distL="0" distR="0" wp14:anchorId="539F67D4" wp14:editId="07F0C9C4">
            <wp:extent cx="6120130" cy="4508500"/>
            <wp:effectExtent l="0" t="0" r="0" b="6350"/>
            <wp:docPr id="134" name="Immagin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4508500"/>
                    </a:xfrm>
                    <a:prstGeom prst="rect">
                      <a:avLst/>
                    </a:prstGeom>
                  </pic:spPr>
                </pic:pic>
              </a:graphicData>
            </a:graphic>
          </wp:inline>
        </w:drawing>
      </w:r>
    </w:p>
    <w:p w14:paraId="413EC573" w14:textId="46ACDBD7" w:rsidR="00C35271" w:rsidRPr="00D84F8E" w:rsidRDefault="00C35271" w:rsidP="00C35271">
      <w:pPr>
        <w:pStyle w:val="Didascalia"/>
        <w:jc w:val="center"/>
        <w:rPr>
          <w:rFonts w:asciiTheme="minorHAnsi" w:hAnsiTheme="minorHAnsi" w:cstheme="minorHAnsi"/>
          <w:sz w:val="18"/>
          <w:szCs w:val="18"/>
        </w:rPr>
      </w:pPr>
      <w:bookmarkStart w:id="284" w:name="_Toc7767904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38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SIUS - Nuova</w:t>
      </w:r>
      <w:bookmarkEnd w:id="284"/>
    </w:p>
    <w:p w14:paraId="287132DD" w14:textId="77777777" w:rsidR="00CF38A8" w:rsidRDefault="00CF38A8" w:rsidP="00CF38A8"/>
    <w:p w14:paraId="19B90894" w14:textId="49F2F2D1"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62357FDE" wp14:editId="39776527">
            <wp:extent cx="1733333" cy="238095"/>
            <wp:effectExtent l="0" t="0" r="635" b="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F021DB">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6A8AC365" w14:textId="46B5143B" w:rsidR="00CF38A8" w:rsidRDefault="00F021DB" w:rsidP="00CF38A8">
      <w:r>
        <w:t xml:space="preserve"> </w:t>
      </w:r>
    </w:p>
    <w:p w14:paraId="6876EB48" w14:textId="77777777" w:rsidR="00CF38A8" w:rsidRPr="00E82BA6" w:rsidRDefault="00CF38A8" w:rsidP="00E82BA6">
      <w:pPr>
        <w:pStyle w:val="Corpotesto"/>
        <w:rPr>
          <w:sz w:val="22"/>
          <w:szCs w:val="22"/>
        </w:rPr>
      </w:pPr>
      <w:r w:rsidRPr="00E82BA6">
        <w:rPr>
          <w:sz w:val="22"/>
          <w:szCs w:val="22"/>
        </w:rPr>
        <w:t>Il funzionamento sarà esattamente uguale a quello descritto per funzione ‘Assegnazione Difensore’.</w:t>
      </w:r>
    </w:p>
    <w:p w14:paraId="00A8680C" w14:textId="77777777" w:rsidR="00CF38A8" w:rsidRDefault="00CF38A8" w:rsidP="00E715FA"/>
    <w:p w14:paraId="66AA5736" w14:textId="77777777" w:rsidR="00711BDE" w:rsidRPr="00592F60"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highlight w:val="green"/>
        </w:rPr>
      </w:pPr>
      <w:bookmarkStart w:id="285" w:name="_Toc77839112"/>
      <w:r w:rsidRPr="00592F60">
        <w:rPr>
          <w:color w:val="365F91" w:themeColor="accent1" w:themeShade="BF"/>
          <w:sz w:val="22"/>
          <w:szCs w:val="22"/>
          <w:highlight w:val="green"/>
        </w:rPr>
        <w:t>Basi dati</w:t>
      </w:r>
      <w:bookmarkEnd w:id="285"/>
    </w:p>
    <w:p w14:paraId="2FE0ADCD" w14:textId="23BC114A" w:rsidR="00711BDE" w:rsidRDefault="004F5B20" w:rsidP="00E82BA6">
      <w:pPr>
        <w:pStyle w:val="Corpotesto"/>
        <w:rPr>
          <w:b/>
          <w:sz w:val="22"/>
          <w:szCs w:val="22"/>
        </w:rPr>
      </w:pPr>
      <w:r w:rsidRPr="00592F60">
        <w:rPr>
          <w:sz w:val="22"/>
          <w:szCs w:val="22"/>
          <w:highlight w:val="green"/>
        </w:rPr>
        <w:t xml:space="preserve">La tabella AVVOCATO di SIES sarà modificata con l’aggiunta di </w:t>
      </w:r>
      <w:r w:rsidR="004C0E77" w:rsidRPr="00592F60">
        <w:rPr>
          <w:sz w:val="22"/>
          <w:szCs w:val="22"/>
          <w:highlight w:val="green"/>
        </w:rPr>
        <w:t>tre nuove colonne: PEC,</w:t>
      </w:r>
      <w:r w:rsidRPr="00592F60">
        <w:rPr>
          <w:sz w:val="22"/>
          <w:szCs w:val="22"/>
          <w:highlight w:val="green"/>
        </w:rPr>
        <w:t xml:space="preserve"> FLAG_REGINDE</w:t>
      </w:r>
      <w:r w:rsidR="004C0E77" w:rsidRPr="00592F60">
        <w:rPr>
          <w:sz w:val="22"/>
          <w:szCs w:val="22"/>
          <w:highlight w:val="green"/>
        </w:rPr>
        <w:t>, DESCR_COMUNE_STUDIO</w:t>
      </w:r>
      <w:r w:rsidR="00103A72" w:rsidRPr="00592F60">
        <w:rPr>
          <w:sz w:val="22"/>
          <w:szCs w:val="22"/>
          <w:highlight w:val="green"/>
        </w:rPr>
        <w:t xml:space="preserve">. A tal fine sarà preparato </w:t>
      </w:r>
      <w:r w:rsidR="0069160D" w:rsidRPr="00592F60">
        <w:rPr>
          <w:sz w:val="22"/>
          <w:szCs w:val="22"/>
          <w:highlight w:val="green"/>
        </w:rPr>
        <w:t>uno</w:t>
      </w:r>
      <w:r w:rsidR="000329CA" w:rsidRPr="00592F60">
        <w:rPr>
          <w:sz w:val="22"/>
          <w:szCs w:val="22"/>
          <w:highlight w:val="green"/>
        </w:rPr>
        <w:t xml:space="preserve"> </w:t>
      </w:r>
      <w:r w:rsidR="00103A72" w:rsidRPr="00592F60">
        <w:rPr>
          <w:sz w:val="22"/>
          <w:szCs w:val="22"/>
          <w:highlight w:val="green"/>
        </w:rPr>
        <w:t>script</w:t>
      </w:r>
      <w:r w:rsidR="000329CA" w:rsidRPr="00592F60">
        <w:rPr>
          <w:sz w:val="22"/>
          <w:szCs w:val="22"/>
          <w:highlight w:val="green"/>
        </w:rPr>
        <w:t xml:space="preserve"> </w:t>
      </w:r>
      <w:r w:rsidR="0069160D" w:rsidRPr="00592F60">
        <w:rPr>
          <w:sz w:val="22"/>
          <w:szCs w:val="22"/>
          <w:highlight w:val="green"/>
        </w:rPr>
        <w:t xml:space="preserve">del tipo </w:t>
      </w:r>
      <w:proofErr w:type="spellStart"/>
      <w:r w:rsidR="000329CA" w:rsidRPr="00592F60">
        <w:rPr>
          <w:b/>
          <w:sz w:val="22"/>
          <w:szCs w:val="22"/>
          <w:highlight w:val="green"/>
        </w:rPr>
        <w:t>Alter_Table_Avvocato.sql</w:t>
      </w:r>
      <w:proofErr w:type="spellEnd"/>
      <w:r w:rsidR="000329CA" w:rsidRPr="00592F60">
        <w:rPr>
          <w:b/>
          <w:sz w:val="22"/>
          <w:szCs w:val="22"/>
          <w:highlight w:val="green"/>
        </w:rPr>
        <w:t>.</w:t>
      </w:r>
    </w:p>
    <w:p w14:paraId="296FF694" w14:textId="77777777" w:rsidR="0069160D" w:rsidRDefault="0069160D" w:rsidP="00E82BA6">
      <w:pPr>
        <w:pStyle w:val="Corpotesto"/>
        <w:rPr>
          <w:b/>
          <w:sz w:val="22"/>
          <w:szCs w:val="22"/>
        </w:rPr>
      </w:pPr>
    </w:p>
    <w:p w14:paraId="73022E65" w14:textId="77777777" w:rsidR="00587FFE" w:rsidRDefault="00587FFE" w:rsidP="00E82BA6">
      <w:pPr>
        <w:pStyle w:val="Corpotesto"/>
        <w:rPr>
          <w:sz w:val="22"/>
          <w:szCs w:val="22"/>
        </w:rPr>
      </w:pPr>
    </w:p>
    <w:p w14:paraId="05C047A1" w14:textId="77777777" w:rsidR="00DC7CC4" w:rsidRDefault="00DC7CC4" w:rsidP="00E82BA6">
      <w:pPr>
        <w:pStyle w:val="Corpotesto"/>
        <w:rPr>
          <w:sz w:val="22"/>
          <w:szCs w:val="22"/>
        </w:rPr>
      </w:pPr>
    </w:p>
    <w:p w14:paraId="59785CA0" w14:textId="77777777" w:rsidR="00711BDE" w:rsidRPr="004D1F52"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highlight w:val="green"/>
        </w:rPr>
      </w:pPr>
      <w:bookmarkStart w:id="286" w:name="_Toc77839113"/>
      <w:r w:rsidRPr="004D1F52">
        <w:rPr>
          <w:color w:val="365F91" w:themeColor="accent1" w:themeShade="BF"/>
          <w:sz w:val="22"/>
          <w:szCs w:val="22"/>
          <w:highlight w:val="green"/>
        </w:rPr>
        <w:t>WEB services</w:t>
      </w:r>
      <w:bookmarkEnd w:id="286"/>
    </w:p>
    <w:p w14:paraId="5CF9D9E7" w14:textId="326FCF6C" w:rsidR="00A62FB7" w:rsidRPr="004D1F52" w:rsidRDefault="00A62FB7" w:rsidP="00E82BA6">
      <w:pPr>
        <w:pStyle w:val="Corpotesto"/>
        <w:rPr>
          <w:sz w:val="22"/>
          <w:szCs w:val="22"/>
          <w:highlight w:val="green"/>
        </w:rPr>
      </w:pPr>
      <w:r w:rsidRPr="004D1F52">
        <w:rPr>
          <w:sz w:val="22"/>
          <w:szCs w:val="22"/>
          <w:highlight w:val="green"/>
        </w:rPr>
        <w:t xml:space="preserve">L’implementazione delle ricerca dell’avvocato su </w:t>
      </w:r>
      <w:r w:rsidR="00F710D0" w:rsidRPr="004D1F52">
        <w:rPr>
          <w:sz w:val="22"/>
          <w:szCs w:val="22"/>
          <w:highlight w:val="green"/>
        </w:rPr>
        <w:t>ReGIndE</w:t>
      </w:r>
      <w:r w:rsidRPr="004D1F52">
        <w:rPr>
          <w:sz w:val="22"/>
          <w:szCs w:val="22"/>
          <w:highlight w:val="green"/>
        </w:rPr>
        <w:t>, operativamente</w:t>
      </w:r>
      <w:r w:rsidR="00F850FA" w:rsidRPr="004D1F52">
        <w:rPr>
          <w:sz w:val="22"/>
          <w:szCs w:val="22"/>
          <w:highlight w:val="green"/>
        </w:rPr>
        <w:t>,</w:t>
      </w:r>
      <w:r w:rsidRPr="004D1F52">
        <w:rPr>
          <w:sz w:val="22"/>
          <w:szCs w:val="22"/>
          <w:highlight w:val="green"/>
        </w:rPr>
        <w:t xml:space="preserve"> è legata all’invocazione di un webservice esposto dal sistema Registro Generale degli Indirizzi Elettronici (</w:t>
      </w:r>
      <w:r w:rsidR="00F710D0" w:rsidRPr="004D1F52">
        <w:rPr>
          <w:sz w:val="22"/>
          <w:szCs w:val="22"/>
          <w:highlight w:val="green"/>
        </w:rPr>
        <w:t>ReGIndE</w:t>
      </w:r>
      <w:r w:rsidRPr="004D1F52">
        <w:rPr>
          <w:sz w:val="22"/>
          <w:szCs w:val="22"/>
          <w:highlight w:val="green"/>
        </w:rPr>
        <w:t>)</w:t>
      </w:r>
      <w:r w:rsidR="00DB3D74" w:rsidRPr="004D1F52">
        <w:rPr>
          <w:sz w:val="22"/>
          <w:szCs w:val="22"/>
          <w:highlight w:val="green"/>
        </w:rPr>
        <w:t>.</w:t>
      </w:r>
    </w:p>
    <w:p w14:paraId="67EA8CAD" w14:textId="77777777" w:rsidR="00A62FB7" w:rsidRPr="004D1F52" w:rsidRDefault="00A62FB7" w:rsidP="00E82BA6">
      <w:pPr>
        <w:pStyle w:val="Corpotesto"/>
        <w:rPr>
          <w:sz w:val="22"/>
          <w:szCs w:val="22"/>
          <w:highlight w:val="green"/>
        </w:rPr>
      </w:pPr>
    </w:p>
    <w:p w14:paraId="79864714" w14:textId="3C4B55DF" w:rsidR="00711BDE" w:rsidRPr="004D1F52" w:rsidRDefault="00DB3D74" w:rsidP="00E82BA6">
      <w:pPr>
        <w:pStyle w:val="Corpotesto"/>
        <w:rPr>
          <w:sz w:val="22"/>
          <w:szCs w:val="22"/>
          <w:highlight w:val="green"/>
        </w:rPr>
      </w:pPr>
      <w:r w:rsidRPr="004D1F52">
        <w:rPr>
          <w:sz w:val="22"/>
          <w:szCs w:val="22"/>
          <w:highlight w:val="green"/>
        </w:rPr>
        <w:t>Nel</w:t>
      </w:r>
      <w:r w:rsidR="00A62FB7" w:rsidRPr="004D1F52">
        <w:rPr>
          <w:sz w:val="22"/>
          <w:szCs w:val="22"/>
          <w:highlight w:val="green"/>
        </w:rPr>
        <w:t xml:space="preserve"> sistema SIES occorre predisporre un</w:t>
      </w:r>
      <w:r w:rsidRPr="004D1F52">
        <w:rPr>
          <w:sz w:val="22"/>
          <w:szCs w:val="22"/>
          <w:highlight w:val="green"/>
        </w:rPr>
        <w:t xml:space="preserve"> modulo client in java che permetterà di interloquire c</w:t>
      </w:r>
      <w:r w:rsidR="00805381" w:rsidRPr="004D1F52">
        <w:rPr>
          <w:sz w:val="22"/>
          <w:szCs w:val="22"/>
          <w:highlight w:val="green"/>
        </w:rPr>
        <w:t xml:space="preserve">on gli  </w:t>
      </w:r>
      <w:r w:rsidRPr="004D1F52">
        <w:rPr>
          <w:sz w:val="22"/>
          <w:szCs w:val="22"/>
          <w:highlight w:val="green"/>
        </w:rPr>
        <w:t xml:space="preserve">endpoint dei servizi </w:t>
      </w:r>
      <w:r w:rsidR="00F710D0" w:rsidRPr="004D1F52">
        <w:rPr>
          <w:sz w:val="22"/>
          <w:szCs w:val="22"/>
          <w:highlight w:val="green"/>
        </w:rPr>
        <w:t>ReGIndE</w:t>
      </w:r>
      <w:r w:rsidR="00EB56B7" w:rsidRPr="004D1F52">
        <w:rPr>
          <w:sz w:val="22"/>
          <w:szCs w:val="22"/>
          <w:highlight w:val="green"/>
        </w:rPr>
        <w:t xml:space="preserve"> attraverso</w:t>
      </w:r>
      <w:r w:rsidRPr="004D1F52">
        <w:rPr>
          <w:sz w:val="22"/>
          <w:szCs w:val="22"/>
          <w:highlight w:val="green"/>
        </w:rPr>
        <w:t xml:space="preserve"> i quali sarà poi </w:t>
      </w:r>
      <w:r w:rsidR="00EB56B7" w:rsidRPr="004D1F52">
        <w:rPr>
          <w:sz w:val="22"/>
          <w:szCs w:val="22"/>
          <w:highlight w:val="green"/>
        </w:rPr>
        <w:t>raggiungibile il</w:t>
      </w:r>
      <w:r w:rsidRPr="004D1F52">
        <w:rPr>
          <w:sz w:val="22"/>
          <w:szCs w:val="22"/>
          <w:highlight w:val="green"/>
        </w:rPr>
        <w:t xml:space="preserve"> servizio applicativo per le interrogazioni per “Soggetti” (</w:t>
      </w:r>
      <w:r w:rsidR="00F10C6F" w:rsidRPr="004D1F52">
        <w:rPr>
          <w:sz w:val="22"/>
          <w:szCs w:val="22"/>
          <w:highlight w:val="green"/>
        </w:rPr>
        <w:t>difensori</w:t>
      </w:r>
      <w:r w:rsidRPr="004D1F52">
        <w:rPr>
          <w:sz w:val="22"/>
          <w:szCs w:val="22"/>
          <w:highlight w:val="green"/>
        </w:rPr>
        <w:t>).</w:t>
      </w:r>
      <w:r w:rsidR="00F10C6F" w:rsidRPr="004D1F52">
        <w:rPr>
          <w:sz w:val="22"/>
          <w:szCs w:val="22"/>
          <w:highlight w:val="green"/>
        </w:rPr>
        <w:t xml:space="preserve"> Nello specifico il sistema SIES si interfaccerà con l’endpoint esposto per </w:t>
      </w:r>
      <w:r w:rsidR="00853F82" w:rsidRPr="004D1F52">
        <w:rPr>
          <w:sz w:val="22"/>
          <w:szCs w:val="22"/>
          <w:highlight w:val="green"/>
        </w:rPr>
        <w:t>‘chiamate interne’ per sistemi su giustizia.</w:t>
      </w:r>
    </w:p>
    <w:p w14:paraId="3E3461AE" w14:textId="40AE6D51" w:rsidR="00853F82" w:rsidRPr="004D1F52" w:rsidRDefault="00853F82" w:rsidP="00E82BA6">
      <w:pPr>
        <w:pStyle w:val="Corpotesto"/>
        <w:rPr>
          <w:sz w:val="22"/>
          <w:szCs w:val="22"/>
          <w:highlight w:val="green"/>
        </w:rPr>
      </w:pPr>
      <w:r w:rsidRPr="004D1F52">
        <w:rPr>
          <w:sz w:val="22"/>
          <w:szCs w:val="22"/>
          <w:highlight w:val="green"/>
        </w:rPr>
        <w:t>L’endpoint di interesse è identificato dalla seguente url:</w:t>
      </w:r>
    </w:p>
    <w:p w14:paraId="71C666E4" w14:textId="77777777" w:rsidR="00853F82" w:rsidRPr="004D1F52" w:rsidRDefault="00853F82" w:rsidP="00EB56B7">
      <w:pPr>
        <w:rPr>
          <w:highlight w:val="green"/>
        </w:rPr>
      </w:pPr>
    </w:p>
    <w:p w14:paraId="63663FD9" w14:textId="3C7D6716" w:rsidR="00853F82" w:rsidRPr="004D1F52" w:rsidRDefault="008B5F47" w:rsidP="00EB56B7">
      <w:pPr>
        <w:rPr>
          <w:rFonts w:cstheme="minorHAnsi"/>
          <w:i/>
          <w:iCs/>
          <w:color w:val="2A00FF"/>
          <w:sz w:val="22"/>
          <w:szCs w:val="22"/>
          <w:highlight w:val="green"/>
          <w:shd w:val="clear" w:color="auto" w:fill="E8F2FE"/>
        </w:rPr>
      </w:pPr>
      <w:hyperlink r:id="rId58" w:history="1">
        <w:r w:rsidR="00853F82" w:rsidRPr="004D1F52">
          <w:rPr>
            <w:rStyle w:val="Collegamentoipertestuale"/>
            <w:rFonts w:asciiTheme="minorHAnsi" w:hAnsiTheme="minorHAnsi" w:cstheme="minorHAnsi"/>
            <w:i/>
            <w:iCs/>
            <w:sz w:val="22"/>
            <w:szCs w:val="22"/>
            <w:highlight w:val="green"/>
            <w:shd w:val="clear" w:color="auto" w:fill="E8F2FE"/>
          </w:rPr>
          <w:t>https://XX.XXX.XXXX.XXX/ServiziInterrogazioneRegindeExt/ServiziInterrogazioneInterni</w:t>
        </w:r>
      </w:hyperlink>
    </w:p>
    <w:p w14:paraId="31E891A8" w14:textId="378180A7" w:rsidR="00853F82" w:rsidRPr="004D1F52" w:rsidRDefault="00853F82" w:rsidP="00EB56B7">
      <w:pPr>
        <w:rPr>
          <w:rFonts w:cstheme="minorHAnsi"/>
          <w:i/>
          <w:iCs/>
          <w:color w:val="2A00FF"/>
          <w:szCs w:val="24"/>
          <w:highlight w:val="green"/>
          <w:shd w:val="clear" w:color="auto" w:fill="E8F2FE"/>
        </w:rPr>
      </w:pPr>
    </w:p>
    <w:p w14:paraId="23544021" w14:textId="31401918" w:rsidR="00F10C6F" w:rsidRPr="000329CA" w:rsidRDefault="00E82BA6" w:rsidP="00EB56B7">
      <w:pPr>
        <w:rPr>
          <w:rFonts w:cstheme="minorHAnsi"/>
          <w:sz w:val="22"/>
          <w:szCs w:val="22"/>
        </w:rPr>
      </w:pPr>
      <w:r w:rsidRPr="004D1F52">
        <w:rPr>
          <w:rFonts w:cstheme="minorHAnsi"/>
          <w:sz w:val="22"/>
          <w:szCs w:val="22"/>
          <w:highlight w:val="green"/>
        </w:rPr>
        <w:t>e l’operazione, servizio applicativo a cui fare accesso, è ‘</w:t>
      </w:r>
      <w:proofErr w:type="spellStart"/>
      <w:r w:rsidRPr="004D1F52">
        <w:rPr>
          <w:rStyle w:val="Collegamentoipertestuale"/>
          <w:rFonts w:asciiTheme="minorHAnsi" w:hAnsiTheme="minorHAnsi" w:cstheme="minorHAnsi"/>
          <w:sz w:val="22"/>
          <w:szCs w:val="22"/>
          <w:highlight w:val="green"/>
        </w:rPr>
        <w:t>ricercaSoggettoComplete</w:t>
      </w:r>
      <w:proofErr w:type="spellEnd"/>
      <w:r w:rsidRPr="004D1F52">
        <w:rPr>
          <w:sz w:val="22"/>
          <w:szCs w:val="22"/>
          <w:highlight w:val="green"/>
        </w:rPr>
        <w:t>’.</w:t>
      </w:r>
    </w:p>
    <w:p w14:paraId="046A32DB" w14:textId="77777777" w:rsidR="00DB3D74" w:rsidRPr="000329CA" w:rsidRDefault="00DB3D74" w:rsidP="00711BDE">
      <w:pPr>
        <w:rPr>
          <w:sz w:val="22"/>
          <w:szCs w:val="22"/>
        </w:rPr>
      </w:pPr>
    </w:p>
    <w:p w14:paraId="08C9263C" w14:textId="7EBE6115" w:rsidR="00E82BA6" w:rsidRPr="004D1F52" w:rsidRDefault="00E82BA6" w:rsidP="00711BDE">
      <w:pPr>
        <w:rPr>
          <w:sz w:val="22"/>
          <w:szCs w:val="22"/>
          <w:highlight w:val="green"/>
        </w:rPr>
      </w:pPr>
      <w:r w:rsidRPr="004D1F52">
        <w:rPr>
          <w:sz w:val="22"/>
          <w:szCs w:val="22"/>
          <w:highlight w:val="green"/>
        </w:rPr>
        <w:t>Tale servizio permette una ricerca del soggetto difensore sul sistema Registro Generale degli Indirizzi Elettronici secondo i seguenti parametri:</w:t>
      </w:r>
    </w:p>
    <w:p w14:paraId="689F58DD" w14:textId="77777777" w:rsidR="00E82BA6" w:rsidRPr="004D1F52" w:rsidRDefault="00E82BA6" w:rsidP="00711BDE">
      <w:pPr>
        <w:rPr>
          <w:sz w:val="22"/>
          <w:szCs w:val="22"/>
          <w:highlight w:val="green"/>
        </w:rPr>
      </w:pPr>
    </w:p>
    <w:p w14:paraId="4FB0E4E0" w14:textId="77777777" w:rsidR="00E82BA6" w:rsidRPr="004D1F52" w:rsidRDefault="00E82BA6" w:rsidP="00B26E26">
      <w:pPr>
        <w:pStyle w:val="Paragrafoelenco"/>
        <w:numPr>
          <w:ilvl w:val="0"/>
          <w:numId w:val="26"/>
        </w:numPr>
        <w:rPr>
          <w:highlight w:val="green"/>
        </w:rPr>
      </w:pPr>
      <w:r w:rsidRPr="004D1F52">
        <w:rPr>
          <w:highlight w:val="green"/>
        </w:rPr>
        <w:t>nome</w:t>
      </w:r>
    </w:p>
    <w:p w14:paraId="7A514882" w14:textId="25FC67CA" w:rsidR="00E82BA6" w:rsidRPr="004D1F52" w:rsidRDefault="00E82BA6" w:rsidP="00B26E26">
      <w:pPr>
        <w:pStyle w:val="Paragrafoelenco"/>
        <w:numPr>
          <w:ilvl w:val="0"/>
          <w:numId w:val="26"/>
        </w:numPr>
        <w:rPr>
          <w:highlight w:val="green"/>
        </w:rPr>
      </w:pPr>
      <w:r w:rsidRPr="004D1F52">
        <w:rPr>
          <w:highlight w:val="green"/>
        </w:rPr>
        <w:t>cognome</w:t>
      </w:r>
    </w:p>
    <w:p w14:paraId="0CAF7E81" w14:textId="06444AF5" w:rsidR="00E82BA6" w:rsidRPr="004D1F52" w:rsidRDefault="003200CB" w:rsidP="00B26E26">
      <w:pPr>
        <w:pStyle w:val="Paragrafoelenco"/>
        <w:numPr>
          <w:ilvl w:val="0"/>
          <w:numId w:val="26"/>
        </w:numPr>
        <w:rPr>
          <w:highlight w:val="green"/>
        </w:rPr>
      </w:pPr>
      <w:proofErr w:type="spellStart"/>
      <w:r w:rsidRPr="004D1F52">
        <w:rPr>
          <w:highlight w:val="green"/>
        </w:rPr>
        <w:t>codiceFiscale</w:t>
      </w:r>
      <w:proofErr w:type="spellEnd"/>
    </w:p>
    <w:p w14:paraId="3ED0D05F" w14:textId="06D512F0" w:rsidR="00E82BA6" w:rsidRPr="004D1F52" w:rsidRDefault="005A16BF" w:rsidP="00B26E26">
      <w:pPr>
        <w:pStyle w:val="Paragrafoelenco"/>
        <w:numPr>
          <w:ilvl w:val="0"/>
          <w:numId w:val="26"/>
        </w:numPr>
        <w:rPr>
          <w:highlight w:val="green"/>
        </w:rPr>
      </w:pPr>
      <w:proofErr w:type="spellStart"/>
      <w:r w:rsidRPr="004D1F52">
        <w:rPr>
          <w:highlight w:val="green"/>
        </w:rPr>
        <w:t>indirizzoPec</w:t>
      </w:r>
      <w:proofErr w:type="spellEnd"/>
    </w:p>
    <w:p w14:paraId="7765CC60" w14:textId="789BA861" w:rsidR="00E82BA6" w:rsidRPr="004D1F52" w:rsidRDefault="00E82BA6" w:rsidP="00B26E26">
      <w:pPr>
        <w:pStyle w:val="Paragrafoelenco"/>
        <w:numPr>
          <w:ilvl w:val="0"/>
          <w:numId w:val="26"/>
        </w:numPr>
        <w:rPr>
          <w:highlight w:val="green"/>
        </w:rPr>
      </w:pPr>
      <w:proofErr w:type="spellStart"/>
      <w:r w:rsidRPr="004D1F52">
        <w:rPr>
          <w:highlight w:val="green"/>
        </w:rPr>
        <w:t>codiceEnte</w:t>
      </w:r>
      <w:proofErr w:type="spellEnd"/>
      <w:r w:rsidRPr="004D1F52">
        <w:rPr>
          <w:highlight w:val="green"/>
        </w:rPr>
        <w:t xml:space="preserve"> </w:t>
      </w:r>
    </w:p>
    <w:p w14:paraId="46200449" w14:textId="77777777" w:rsidR="003200CB" w:rsidRPr="000329CA" w:rsidRDefault="003200CB" w:rsidP="00711BDE">
      <w:pPr>
        <w:rPr>
          <w:rFonts w:cstheme="minorHAnsi"/>
          <w:sz w:val="22"/>
          <w:szCs w:val="22"/>
        </w:rPr>
      </w:pPr>
    </w:p>
    <w:p w14:paraId="4046E99A" w14:textId="67FBB6DF" w:rsidR="00406988" w:rsidRPr="004D1F52" w:rsidRDefault="00406988" w:rsidP="00711BDE">
      <w:pPr>
        <w:rPr>
          <w:rFonts w:cstheme="minorHAnsi"/>
          <w:b/>
          <w:sz w:val="22"/>
          <w:szCs w:val="22"/>
          <w:highlight w:val="green"/>
          <w:u w:val="single"/>
        </w:rPr>
      </w:pPr>
      <w:r w:rsidRPr="004D1F52">
        <w:rPr>
          <w:rFonts w:cstheme="minorHAnsi"/>
          <w:b/>
          <w:sz w:val="22"/>
          <w:szCs w:val="22"/>
          <w:highlight w:val="green"/>
          <w:u w:val="single"/>
        </w:rPr>
        <w:t>Nome</w:t>
      </w:r>
      <w:r w:rsidRPr="004D1F52">
        <w:rPr>
          <w:rFonts w:cstheme="minorHAnsi"/>
          <w:b/>
          <w:sz w:val="22"/>
          <w:szCs w:val="22"/>
          <w:highlight w:val="green"/>
        </w:rPr>
        <w:t xml:space="preserve">: </w:t>
      </w:r>
      <w:r w:rsidRPr="004D1F52">
        <w:rPr>
          <w:rFonts w:cstheme="minorHAnsi"/>
          <w:sz w:val="22"/>
          <w:szCs w:val="22"/>
          <w:highlight w:val="green"/>
        </w:rPr>
        <w:t>indica il nome del difensore di interesse per la ricerca;</w:t>
      </w:r>
    </w:p>
    <w:p w14:paraId="76850A44" w14:textId="5771F24C" w:rsidR="00406988" w:rsidRPr="004D1F52" w:rsidRDefault="00406988" w:rsidP="00711BDE">
      <w:pPr>
        <w:rPr>
          <w:rFonts w:cstheme="minorHAnsi"/>
          <w:b/>
          <w:sz w:val="22"/>
          <w:szCs w:val="22"/>
          <w:highlight w:val="green"/>
          <w:u w:val="single"/>
        </w:rPr>
      </w:pPr>
      <w:r w:rsidRPr="004D1F52">
        <w:rPr>
          <w:rFonts w:cstheme="minorHAnsi"/>
          <w:b/>
          <w:sz w:val="22"/>
          <w:szCs w:val="22"/>
          <w:highlight w:val="green"/>
          <w:u w:val="single"/>
        </w:rPr>
        <w:t>Cognome</w:t>
      </w:r>
      <w:r w:rsidRPr="004D1F52">
        <w:rPr>
          <w:rFonts w:cstheme="minorHAnsi"/>
          <w:b/>
          <w:sz w:val="22"/>
          <w:szCs w:val="22"/>
          <w:highlight w:val="green"/>
        </w:rPr>
        <w:t>:</w:t>
      </w:r>
      <w:r w:rsidRPr="004D1F52">
        <w:rPr>
          <w:rFonts w:cstheme="minorHAnsi"/>
          <w:sz w:val="22"/>
          <w:szCs w:val="22"/>
          <w:highlight w:val="green"/>
        </w:rPr>
        <w:t xml:space="preserve"> indica il cognome del difensore di interesse per la ricerca;</w:t>
      </w:r>
    </w:p>
    <w:p w14:paraId="5DCB256B" w14:textId="49694126" w:rsidR="00406988" w:rsidRPr="004D1F52" w:rsidRDefault="00406988" w:rsidP="00711BDE">
      <w:pPr>
        <w:rPr>
          <w:rFonts w:cstheme="minorHAnsi"/>
          <w:b/>
          <w:sz w:val="22"/>
          <w:szCs w:val="22"/>
          <w:highlight w:val="green"/>
          <w:u w:val="single"/>
        </w:rPr>
      </w:pPr>
      <w:r w:rsidRPr="004D1F52">
        <w:rPr>
          <w:rFonts w:cstheme="minorHAnsi"/>
          <w:b/>
          <w:sz w:val="22"/>
          <w:szCs w:val="22"/>
          <w:highlight w:val="green"/>
          <w:u w:val="single"/>
        </w:rPr>
        <w:t>Codice Fiscale</w:t>
      </w:r>
      <w:r w:rsidRPr="004D1F52">
        <w:rPr>
          <w:rFonts w:cstheme="minorHAnsi"/>
          <w:b/>
          <w:sz w:val="22"/>
          <w:szCs w:val="22"/>
          <w:highlight w:val="green"/>
        </w:rPr>
        <w:t xml:space="preserve">: </w:t>
      </w:r>
      <w:r w:rsidRPr="004D1F52">
        <w:rPr>
          <w:rFonts w:cstheme="minorHAnsi"/>
          <w:sz w:val="22"/>
          <w:szCs w:val="22"/>
          <w:highlight w:val="green"/>
        </w:rPr>
        <w:t>indica il codice fiscale del difensore di interesse per la ricerca;</w:t>
      </w:r>
    </w:p>
    <w:p w14:paraId="2CE79BE3" w14:textId="55AFF647" w:rsidR="00406988" w:rsidRPr="004D1F52" w:rsidRDefault="00406988" w:rsidP="00711BDE">
      <w:pPr>
        <w:rPr>
          <w:rFonts w:cstheme="minorHAnsi"/>
          <w:b/>
          <w:sz w:val="22"/>
          <w:szCs w:val="22"/>
          <w:highlight w:val="green"/>
          <w:u w:val="single"/>
        </w:rPr>
      </w:pPr>
      <w:r w:rsidRPr="004D1F52">
        <w:rPr>
          <w:rFonts w:cstheme="minorHAnsi"/>
          <w:b/>
          <w:sz w:val="22"/>
          <w:szCs w:val="22"/>
          <w:highlight w:val="green"/>
          <w:u w:val="single"/>
        </w:rPr>
        <w:t>Indirizzo</w:t>
      </w:r>
      <w:r w:rsidR="005A16BF" w:rsidRPr="004D1F52">
        <w:rPr>
          <w:rFonts w:cstheme="minorHAnsi"/>
          <w:b/>
          <w:sz w:val="22"/>
          <w:szCs w:val="22"/>
          <w:highlight w:val="green"/>
          <w:u w:val="single"/>
        </w:rPr>
        <w:t xml:space="preserve"> Pec</w:t>
      </w:r>
      <w:r w:rsidRPr="004D1F52">
        <w:rPr>
          <w:rFonts w:cstheme="minorHAnsi"/>
          <w:b/>
          <w:sz w:val="22"/>
          <w:szCs w:val="22"/>
          <w:highlight w:val="green"/>
        </w:rPr>
        <w:t xml:space="preserve">: </w:t>
      </w:r>
      <w:r w:rsidRPr="004D1F52">
        <w:rPr>
          <w:rFonts w:cstheme="minorHAnsi"/>
          <w:sz w:val="22"/>
          <w:szCs w:val="22"/>
          <w:highlight w:val="green"/>
        </w:rPr>
        <w:t xml:space="preserve">indica </w:t>
      </w:r>
      <w:r w:rsidR="005A16BF" w:rsidRPr="004D1F52">
        <w:rPr>
          <w:rFonts w:cstheme="minorHAnsi"/>
          <w:sz w:val="22"/>
          <w:szCs w:val="22"/>
          <w:highlight w:val="green"/>
        </w:rPr>
        <w:t>l’indirizzo della PEC</w:t>
      </w:r>
      <w:r w:rsidRPr="004D1F52">
        <w:rPr>
          <w:rFonts w:cstheme="minorHAnsi"/>
          <w:sz w:val="22"/>
          <w:szCs w:val="22"/>
          <w:highlight w:val="green"/>
        </w:rPr>
        <w:t xml:space="preserve"> del difensore di interesse per la ricerca;</w:t>
      </w:r>
    </w:p>
    <w:p w14:paraId="5477C6DE" w14:textId="019C5696" w:rsidR="0003437A" w:rsidRPr="000329CA" w:rsidRDefault="00406988" w:rsidP="00711BDE">
      <w:pPr>
        <w:rPr>
          <w:rFonts w:cstheme="minorHAnsi"/>
          <w:sz w:val="22"/>
          <w:szCs w:val="22"/>
        </w:rPr>
      </w:pPr>
      <w:r w:rsidRPr="004D1F52">
        <w:rPr>
          <w:rFonts w:cstheme="minorHAnsi"/>
          <w:b/>
          <w:sz w:val="22"/>
          <w:szCs w:val="22"/>
          <w:highlight w:val="green"/>
          <w:u w:val="single"/>
        </w:rPr>
        <w:t xml:space="preserve">Codice </w:t>
      </w:r>
      <w:r w:rsidR="0003437A" w:rsidRPr="004D1F52">
        <w:rPr>
          <w:rFonts w:cstheme="minorHAnsi"/>
          <w:b/>
          <w:sz w:val="22"/>
          <w:szCs w:val="22"/>
          <w:highlight w:val="green"/>
          <w:u w:val="single"/>
        </w:rPr>
        <w:t>Ente</w:t>
      </w:r>
      <w:r w:rsidR="0003437A" w:rsidRPr="004D1F52">
        <w:rPr>
          <w:rFonts w:cstheme="minorHAnsi"/>
          <w:sz w:val="22"/>
          <w:szCs w:val="22"/>
          <w:highlight w:val="green"/>
        </w:rPr>
        <w:t>: indica il codice identificativo dell'ente</w:t>
      </w:r>
      <w:r w:rsidRPr="004D1F52">
        <w:rPr>
          <w:rFonts w:cstheme="minorHAnsi"/>
          <w:sz w:val="22"/>
          <w:szCs w:val="22"/>
          <w:highlight w:val="green"/>
        </w:rPr>
        <w:t xml:space="preserve">, quindi </w:t>
      </w:r>
      <w:r w:rsidR="00701A19" w:rsidRPr="004D1F52">
        <w:rPr>
          <w:rFonts w:cstheme="minorHAnsi"/>
          <w:sz w:val="22"/>
          <w:szCs w:val="22"/>
          <w:highlight w:val="green"/>
        </w:rPr>
        <w:t>l’</w:t>
      </w:r>
      <w:r w:rsidRPr="004D1F52">
        <w:rPr>
          <w:rFonts w:cstheme="minorHAnsi"/>
          <w:sz w:val="22"/>
          <w:szCs w:val="22"/>
          <w:highlight w:val="green"/>
        </w:rPr>
        <w:t xml:space="preserve">albo, che ha censito l’avvocato in </w:t>
      </w:r>
      <w:r w:rsidR="00F710D0" w:rsidRPr="004D1F52">
        <w:rPr>
          <w:rFonts w:cstheme="minorHAnsi"/>
          <w:sz w:val="22"/>
          <w:szCs w:val="22"/>
          <w:highlight w:val="green"/>
        </w:rPr>
        <w:t>ReGIndE</w:t>
      </w:r>
      <w:r w:rsidR="0003437A" w:rsidRPr="004D1F52">
        <w:rPr>
          <w:rFonts w:cstheme="minorHAnsi"/>
          <w:sz w:val="22"/>
          <w:szCs w:val="22"/>
          <w:highlight w:val="green"/>
        </w:rPr>
        <w:t xml:space="preserve">. Per gli avvocati iscritti ad un Consiglio dell'Ordine il codice dell'ente sarà rappresentato da una stringa data dal prefisso COA, al quale viene aggiunto il codice Istat del comune di riferimento del consiglio </w:t>
      </w:r>
      <w:r w:rsidRPr="004D1F52">
        <w:rPr>
          <w:rFonts w:cstheme="minorHAnsi"/>
          <w:sz w:val="22"/>
          <w:szCs w:val="22"/>
          <w:highlight w:val="green"/>
        </w:rPr>
        <w:t>dell’ordine</w:t>
      </w:r>
      <w:r w:rsidR="0003437A" w:rsidRPr="004D1F52">
        <w:rPr>
          <w:rFonts w:cstheme="minorHAnsi"/>
          <w:sz w:val="22"/>
          <w:szCs w:val="22"/>
          <w:highlight w:val="green"/>
        </w:rPr>
        <w:t xml:space="preserve"> stesso.</w:t>
      </w:r>
      <w:r w:rsidR="0003437A" w:rsidRPr="000329CA">
        <w:rPr>
          <w:rFonts w:cstheme="minorHAnsi"/>
          <w:sz w:val="22"/>
          <w:szCs w:val="22"/>
        </w:rPr>
        <w:t xml:space="preserve"> </w:t>
      </w:r>
    </w:p>
    <w:p w14:paraId="6C0FB321" w14:textId="77777777" w:rsidR="0003437A" w:rsidRPr="000329CA" w:rsidRDefault="0003437A" w:rsidP="00711BDE">
      <w:pPr>
        <w:rPr>
          <w:rFonts w:cstheme="minorHAnsi"/>
          <w:sz w:val="22"/>
          <w:szCs w:val="22"/>
        </w:rPr>
      </w:pPr>
    </w:p>
    <w:p w14:paraId="3157D933" w14:textId="77777777" w:rsidR="0003437A" w:rsidRPr="000329CA" w:rsidRDefault="0003437A" w:rsidP="00711BDE">
      <w:pPr>
        <w:rPr>
          <w:rFonts w:cstheme="minorHAnsi"/>
          <w:sz w:val="22"/>
          <w:szCs w:val="22"/>
        </w:rPr>
      </w:pPr>
    </w:p>
    <w:p w14:paraId="7500202B" w14:textId="09FBAE3A" w:rsidR="0003437A" w:rsidRPr="004D1F52" w:rsidRDefault="003200CB" w:rsidP="0003437A">
      <w:pPr>
        <w:rPr>
          <w:sz w:val="22"/>
          <w:szCs w:val="22"/>
          <w:highlight w:val="green"/>
        </w:rPr>
      </w:pPr>
      <w:r w:rsidRPr="004D1F52">
        <w:rPr>
          <w:sz w:val="22"/>
          <w:szCs w:val="22"/>
          <w:highlight w:val="green"/>
        </w:rPr>
        <w:t xml:space="preserve">In </w:t>
      </w:r>
      <w:r w:rsidR="0003437A" w:rsidRPr="004D1F52">
        <w:rPr>
          <w:sz w:val="22"/>
          <w:szCs w:val="22"/>
          <w:highlight w:val="green"/>
        </w:rPr>
        <w:t>riferimento</w:t>
      </w:r>
      <w:r w:rsidRPr="004D1F52">
        <w:rPr>
          <w:sz w:val="22"/>
          <w:szCs w:val="22"/>
          <w:highlight w:val="green"/>
        </w:rPr>
        <w:t xml:space="preserve"> al requisito </w:t>
      </w:r>
      <w:r w:rsidR="0003437A" w:rsidRPr="004D1F52">
        <w:rPr>
          <w:sz w:val="22"/>
          <w:szCs w:val="22"/>
          <w:highlight w:val="green"/>
        </w:rPr>
        <w:t xml:space="preserve">di ricerca su </w:t>
      </w:r>
      <w:r w:rsidR="00F710D0" w:rsidRPr="004D1F52">
        <w:rPr>
          <w:sz w:val="22"/>
          <w:szCs w:val="22"/>
          <w:highlight w:val="green"/>
        </w:rPr>
        <w:t>ReGIndE</w:t>
      </w:r>
      <w:r w:rsidR="0003437A" w:rsidRPr="004D1F52">
        <w:rPr>
          <w:sz w:val="22"/>
          <w:szCs w:val="22"/>
          <w:highlight w:val="green"/>
        </w:rPr>
        <w:t xml:space="preserve"> [REQ-SIE-021-02] la ricerca prevede come campi obbligatori il Cognome ed il Foro di appartenenza o in alternativa, Cognome e check-box ‘Tutti i Fori’ che si traduce pertanto in un’interrogazione al servizio senza specificare il </w:t>
      </w:r>
      <w:proofErr w:type="spellStart"/>
      <w:r w:rsidR="0003437A" w:rsidRPr="004D1F52">
        <w:rPr>
          <w:sz w:val="22"/>
          <w:szCs w:val="22"/>
          <w:highlight w:val="green"/>
        </w:rPr>
        <w:t>codiceEnte</w:t>
      </w:r>
      <w:proofErr w:type="spellEnd"/>
      <w:r w:rsidR="0003437A" w:rsidRPr="004D1F52">
        <w:rPr>
          <w:sz w:val="22"/>
          <w:szCs w:val="22"/>
          <w:highlight w:val="green"/>
        </w:rPr>
        <w:t>.</w:t>
      </w:r>
    </w:p>
    <w:p w14:paraId="038398E7" w14:textId="2510D403" w:rsidR="0003437A" w:rsidRPr="004D1F52" w:rsidRDefault="00E06B9B" w:rsidP="00E06B9B">
      <w:pPr>
        <w:tabs>
          <w:tab w:val="left" w:pos="8663"/>
        </w:tabs>
        <w:rPr>
          <w:sz w:val="22"/>
          <w:szCs w:val="22"/>
          <w:highlight w:val="green"/>
        </w:rPr>
      </w:pPr>
      <w:r w:rsidRPr="004D1F52">
        <w:rPr>
          <w:sz w:val="22"/>
          <w:szCs w:val="22"/>
          <w:highlight w:val="green"/>
        </w:rPr>
        <w:tab/>
      </w:r>
    </w:p>
    <w:p w14:paraId="59364CF3" w14:textId="28D691CF" w:rsidR="00805381" w:rsidRPr="004D1F52" w:rsidRDefault="00805381" w:rsidP="0003437A">
      <w:pPr>
        <w:rPr>
          <w:sz w:val="22"/>
          <w:szCs w:val="22"/>
          <w:highlight w:val="green"/>
        </w:rPr>
      </w:pPr>
      <w:r w:rsidRPr="004D1F52">
        <w:rPr>
          <w:sz w:val="22"/>
          <w:szCs w:val="22"/>
          <w:highlight w:val="green"/>
        </w:rPr>
        <w:t xml:space="preserve">Il servizio di </w:t>
      </w:r>
      <w:r w:rsidRPr="004D1F52">
        <w:rPr>
          <w:rFonts w:cstheme="minorHAnsi"/>
          <w:sz w:val="22"/>
          <w:szCs w:val="22"/>
          <w:highlight w:val="green"/>
        </w:rPr>
        <w:t>‘</w:t>
      </w:r>
      <w:proofErr w:type="spellStart"/>
      <w:r w:rsidRPr="004D1F52">
        <w:rPr>
          <w:rStyle w:val="Collegamentoipertestuale"/>
          <w:rFonts w:asciiTheme="minorHAnsi" w:hAnsiTheme="minorHAnsi" w:cstheme="minorHAnsi"/>
          <w:sz w:val="22"/>
          <w:szCs w:val="22"/>
          <w:highlight w:val="green"/>
        </w:rPr>
        <w:t>ricercaSoggettoComplete</w:t>
      </w:r>
      <w:proofErr w:type="spellEnd"/>
      <w:r w:rsidRPr="004D1F52">
        <w:rPr>
          <w:sz w:val="22"/>
          <w:szCs w:val="22"/>
          <w:highlight w:val="green"/>
        </w:rPr>
        <w:t xml:space="preserve">’ restituisce </w:t>
      </w:r>
      <w:r w:rsidRPr="004D1F52">
        <w:rPr>
          <w:sz w:val="22"/>
          <w:szCs w:val="22"/>
          <w:highlight w:val="green"/>
          <w:u w:val="single"/>
        </w:rPr>
        <w:t>una lista di oggetti ‘soggetto’</w:t>
      </w:r>
      <w:r w:rsidRPr="004D1F52">
        <w:rPr>
          <w:sz w:val="22"/>
          <w:szCs w:val="22"/>
          <w:highlight w:val="green"/>
        </w:rPr>
        <w:t xml:space="preserve"> che analizzando il wsdl è così definito:</w:t>
      </w:r>
    </w:p>
    <w:p w14:paraId="4AA4861E" w14:textId="77777777" w:rsidR="00805381" w:rsidRPr="004D1F52" w:rsidRDefault="00805381" w:rsidP="0003437A">
      <w:pPr>
        <w:rPr>
          <w:sz w:val="22"/>
          <w:szCs w:val="22"/>
          <w:highlight w:val="green"/>
        </w:rPr>
      </w:pPr>
    </w:p>
    <w:p w14:paraId="167E5CB0"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xs:complexType</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soggetto</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08B68C01"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lastRenderedPageBreak/>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xs:sequence</w:t>
      </w:r>
      <w:proofErr w:type="spellEnd"/>
      <w:r w:rsidRPr="004D1F52">
        <w:rPr>
          <w:rFonts w:cstheme="minorHAnsi"/>
          <w:color w:val="008080"/>
          <w:sz w:val="20"/>
          <w:highlight w:val="green"/>
          <w:lang w:val="en-US"/>
        </w:rPr>
        <w:t>&gt;</w:t>
      </w:r>
    </w:p>
    <w:p w14:paraId="5E25C174"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proofErr w:type="spellStart"/>
      <w:r w:rsidRPr="004D1F52">
        <w:rPr>
          <w:rFonts w:cstheme="minorHAnsi"/>
          <w:color w:val="7F007F"/>
          <w:sz w:val="20"/>
          <w:highlight w:val="green"/>
          <w:lang w:val="en-US"/>
        </w:rPr>
        <w:t>maxOccurs</w:t>
      </w:r>
      <w:proofErr w:type="spellEnd"/>
      <w:r w:rsidRPr="004D1F52">
        <w:rPr>
          <w:rFonts w:cstheme="minorHAnsi"/>
          <w:color w:val="000000"/>
          <w:sz w:val="20"/>
          <w:highlight w:val="green"/>
          <w:lang w:val="en-US"/>
        </w:rPr>
        <w:t>=</w:t>
      </w:r>
      <w:r w:rsidRPr="004D1F52">
        <w:rPr>
          <w:rFonts w:cstheme="minorHAnsi"/>
          <w:i/>
          <w:iCs/>
          <w:color w:val="2A00FF"/>
          <w:sz w:val="20"/>
          <w:highlight w:val="green"/>
          <w:lang w:val="en-US"/>
        </w:rPr>
        <w:t>'unbounded'</w:t>
      </w:r>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ruoliente</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tns:ruoloente</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697B56BB"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proofErr w:type="spellStart"/>
      <w:r w:rsidRPr="004D1F52">
        <w:rPr>
          <w:rFonts w:cstheme="minorHAnsi"/>
          <w:color w:val="7F007F"/>
          <w:sz w:val="20"/>
          <w:highlight w:val="green"/>
          <w:lang w:val="en-US"/>
        </w:rPr>
        <w:t>maxOccurs</w:t>
      </w:r>
      <w:proofErr w:type="spellEnd"/>
      <w:r w:rsidRPr="004D1F52">
        <w:rPr>
          <w:rFonts w:cstheme="minorHAnsi"/>
          <w:color w:val="000000"/>
          <w:sz w:val="20"/>
          <w:highlight w:val="green"/>
          <w:lang w:val="en-US"/>
        </w:rPr>
        <w:t>=</w:t>
      </w:r>
      <w:r w:rsidRPr="004D1F52">
        <w:rPr>
          <w:rFonts w:cstheme="minorHAnsi"/>
          <w:i/>
          <w:iCs/>
          <w:color w:val="2A00FF"/>
          <w:sz w:val="20"/>
          <w:highlight w:val="green"/>
          <w:lang w:val="en-US"/>
        </w:rPr>
        <w:t>'unbounded'</w:t>
      </w:r>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indirizzi</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tns:indirizzo</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3BBB2ABC"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soggetto</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tns:soggetti</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1663503B" w14:textId="77777777" w:rsidR="00805381" w:rsidRPr="004D1F52" w:rsidRDefault="00805381" w:rsidP="00805381">
      <w:pPr>
        <w:autoSpaceDE w:val="0"/>
        <w:autoSpaceDN w:val="0"/>
        <w:adjustRightInd w:val="0"/>
        <w:jc w:val="left"/>
        <w:rPr>
          <w:rFonts w:cstheme="minorHAnsi"/>
          <w:sz w:val="20"/>
          <w:highlight w:val="green"/>
        </w:rPr>
      </w:pPr>
      <w:r w:rsidRPr="004D1F52">
        <w:rPr>
          <w:rFonts w:cstheme="minorHAnsi"/>
          <w:color w:val="000000"/>
          <w:sz w:val="20"/>
          <w:highlight w:val="green"/>
          <w:lang w:val="en-US"/>
        </w:rPr>
        <w:t xml:space="preserve">    </w:t>
      </w:r>
      <w:r w:rsidRPr="004D1F52">
        <w:rPr>
          <w:rFonts w:cstheme="minorHAnsi"/>
          <w:color w:val="008080"/>
          <w:sz w:val="20"/>
          <w:highlight w:val="green"/>
        </w:rPr>
        <w:t>&lt;/</w:t>
      </w:r>
      <w:proofErr w:type="spellStart"/>
      <w:r w:rsidRPr="004D1F52">
        <w:rPr>
          <w:rFonts w:cstheme="minorHAnsi"/>
          <w:color w:val="3F7F7F"/>
          <w:sz w:val="20"/>
          <w:highlight w:val="green"/>
        </w:rPr>
        <w:t>xs:sequence</w:t>
      </w:r>
      <w:proofErr w:type="spellEnd"/>
      <w:r w:rsidRPr="004D1F52">
        <w:rPr>
          <w:rFonts w:cstheme="minorHAnsi"/>
          <w:color w:val="008080"/>
          <w:sz w:val="20"/>
          <w:highlight w:val="green"/>
        </w:rPr>
        <w:t>&gt;</w:t>
      </w:r>
    </w:p>
    <w:p w14:paraId="24BA1786" w14:textId="7B09AA6B" w:rsidR="00805381" w:rsidRPr="000329CA" w:rsidRDefault="00805381" w:rsidP="00805381">
      <w:pPr>
        <w:rPr>
          <w:rFonts w:cstheme="minorHAnsi"/>
          <w:color w:val="008080"/>
          <w:sz w:val="20"/>
        </w:rPr>
      </w:pPr>
      <w:r w:rsidRPr="004D1F52">
        <w:rPr>
          <w:rFonts w:cstheme="minorHAnsi"/>
          <w:color w:val="000000"/>
          <w:sz w:val="20"/>
          <w:highlight w:val="green"/>
        </w:rPr>
        <w:t xml:space="preserve">   </w:t>
      </w:r>
      <w:r w:rsidRPr="004D1F52">
        <w:rPr>
          <w:rFonts w:cstheme="minorHAnsi"/>
          <w:color w:val="008080"/>
          <w:sz w:val="20"/>
          <w:highlight w:val="green"/>
        </w:rPr>
        <w:t>&lt;/</w:t>
      </w:r>
      <w:proofErr w:type="spellStart"/>
      <w:r w:rsidRPr="004D1F52">
        <w:rPr>
          <w:rFonts w:cstheme="minorHAnsi"/>
          <w:color w:val="3F7F7F"/>
          <w:sz w:val="20"/>
          <w:highlight w:val="green"/>
        </w:rPr>
        <w:t>xs:complexType</w:t>
      </w:r>
      <w:proofErr w:type="spellEnd"/>
      <w:r w:rsidRPr="004D1F52">
        <w:rPr>
          <w:rFonts w:cstheme="minorHAnsi"/>
          <w:color w:val="008080"/>
          <w:sz w:val="20"/>
          <w:highlight w:val="green"/>
        </w:rPr>
        <w:t>&gt;</w:t>
      </w:r>
    </w:p>
    <w:p w14:paraId="3CDBB38C" w14:textId="77777777" w:rsidR="00805381" w:rsidRPr="000329CA" w:rsidRDefault="00805381" w:rsidP="00805381">
      <w:pPr>
        <w:rPr>
          <w:sz w:val="22"/>
          <w:szCs w:val="22"/>
        </w:rPr>
      </w:pPr>
    </w:p>
    <w:p w14:paraId="64741531" w14:textId="005186CB" w:rsidR="00805381" w:rsidRPr="004D1F52" w:rsidRDefault="00805381" w:rsidP="00805381">
      <w:pPr>
        <w:rPr>
          <w:sz w:val="22"/>
          <w:szCs w:val="22"/>
          <w:highlight w:val="green"/>
        </w:rPr>
      </w:pPr>
      <w:r w:rsidRPr="004D1F52">
        <w:rPr>
          <w:sz w:val="22"/>
          <w:szCs w:val="22"/>
          <w:highlight w:val="green"/>
        </w:rPr>
        <w:t>Quindi avremmo, un oggetto di tipo ‘soggetti’ così definito:</w:t>
      </w:r>
    </w:p>
    <w:p w14:paraId="52ACC820" w14:textId="77777777" w:rsidR="00805381" w:rsidRPr="004D1F52" w:rsidRDefault="00805381" w:rsidP="00805381">
      <w:pPr>
        <w:rPr>
          <w:sz w:val="22"/>
          <w:szCs w:val="22"/>
          <w:highlight w:val="green"/>
        </w:rPr>
      </w:pPr>
    </w:p>
    <w:p w14:paraId="7D29DF88"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8080"/>
          <w:sz w:val="20"/>
          <w:highlight w:val="green"/>
          <w:lang w:val="en-US"/>
        </w:rPr>
        <w:t>&lt;</w:t>
      </w:r>
      <w:proofErr w:type="spellStart"/>
      <w:r w:rsidRPr="004D1F52">
        <w:rPr>
          <w:rFonts w:cstheme="minorHAnsi"/>
          <w:color w:val="3F7F7F"/>
          <w:sz w:val="20"/>
          <w:highlight w:val="green"/>
          <w:shd w:val="clear" w:color="auto" w:fill="D4D4D4"/>
          <w:lang w:val="en-US"/>
        </w:rPr>
        <w:t>xs:complexType</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soggetti</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4A716FD9"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xs:sequence</w:t>
      </w:r>
      <w:proofErr w:type="spellEnd"/>
      <w:r w:rsidRPr="004D1F52">
        <w:rPr>
          <w:rFonts w:cstheme="minorHAnsi"/>
          <w:color w:val="008080"/>
          <w:sz w:val="20"/>
          <w:highlight w:val="green"/>
          <w:lang w:val="en-US"/>
        </w:rPr>
        <w:t>&gt;</w:t>
      </w:r>
    </w:p>
    <w:p w14:paraId="7CDCB304"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codFisc</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39CCA2D4"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cognome</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7A8F7AF3"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dataNascita</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xs:dateTime</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6D6CB79B"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luogoNascita</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7ECCB4E8"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nome</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0E453560"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'pec'</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101D588E" w14:textId="77777777" w:rsidR="00805381" w:rsidRPr="004D1F52" w:rsidRDefault="00805381" w:rsidP="00805381">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provNascita</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50DAE74C" w14:textId="77777777" w:rsidR="00805381" w:rsidRPr="004D1F52" w:rsidRDefault="00805381" w:rsidP="00805381">
      <w:pPr>
        <w:autoSpaceDE w:val="0"/>
        <w:autoSpaceDN w:val="0"/>
        <w:adjustRightInd w:val="0"/>
        <w:jc w:val="left"/>
        <w:rPr>
          <w:rFonts w:cstheme="minorHAnsi"/>
          <w:sz w:val="20"/>
          <w:highlight w:val="green"/>
        </w:rPr>
      </w:pPr>
      <w:r w:rsidRPr="004D1F52">
        <w:rPr>
          <w:rFonts w:cstheme="minorHAnsi"/>
          <w:color w:val="000000"/>
          <w:sz w:val="20"/>
          <w:highlight w:val="green"/>
          <w:lang w:val="en-US"/>
        </w:rPr>
        <w:t xml:space="preserve">    </w:t>
      </w:r>
      <w:r w:rsidRPr="004D1F52">
        <w:rPr>
          <w:rFonts w:cstheme="minorHAnsi"/>
          <w:color w:val="008080"/>
          <w:sz w:val="20"/>
          <w:highlight w:val="green"/>
        </w:rPr>
        <w:t>&lt;/</w:t>
      </w:r>
      <w:proofErr w:type="spellStart"/>
      <w:r w:rsidRPr="004D1F52">
        <w:rPr>
          <w:rFonts w:cstheme="minorHAnsi"/>
          <w:color w:val="3F7F7F"/>
          <w:sz w:val="20"/>
          <w:highlight w:val="green"/>
        </w:rPr>
        <w:t>xs:sequence</w:t>
      </w:r>
      <w:proofErr w:type="spellEnd"/>
      <w:r w:rsidRPr="004D1F52">
        <w:rPr>
          <w:rFonts w:cstheme="minorHAnsi"/>
          <w:color w:val="008080"/>
          <w:sz w:val="20"/>
          <w:highlight w:val="green"/>
        </w:rPr>
        <w:t>&gt;</w:t>
      </w:r>
    </w:p>
    <w:p w14:paraId="49865E2D" w14:textId="78E832C9" w:rsidR="00805381" w:rsidRPr="000329CA" w:rsidRDefault="00805381" w:rsidP="00805381">
      <w:pPr>
        <w:rPr>
          <w:rFonts w:cstheme="minorHAnsi"/>
          <w:color w:val="008080"/>
          <w:sz w:val="20"/>
        </w:rPr>
      </w:pPr>
      <w:r w:rsidRPr="004D1F52">
        <w:rPr>
          <w:rFonts w:cstheme="minorHAnsi"/>
          <w:color w:val="000000"/>
          <w:sz w:val="20"/>
          <w:highlight w:val="green"/>
        </w:rPr>
        <w:t xml:space="preserve">   </w:t>
      </w:r>
      <w:r w:rsidRPr="004D1F52">
        <w:rPr>
          <w:rFonts w:cstheme="minorHAnsi"/>
          <w:color w:val="008080"/>
          <w:sz w:val="20"/>
          <w:highlight w:val="green"/>
        </w:rPr>
        <w:t>&lt;/</w:t>
      </w:r>
      <w:proofErr w:type="spellStart"/>
      <w:r w:rsidRPr="004D1F52">
        <w:rPr>
          <w:rFonts w:cstheme="minorHAnsi"/>
          <w:color w:val="3F7F7F"/>
          <w:sz w:val="20"/>
          <w:highlight w:val="green"/>
          <w:shd w:val="clear" w:color="auto" w:fill="D4D4D4"/>
        </w:rPr>
        <w:t>xs:complexType</w:t>
      </w:r>
      <w:proofErr w:type="spellEnd"/>
      <w:r w:rsidRPr="004D1F52">
        <w:rPr>
          <w:rFonts w:cstheme="minorHAnsi"/>
          <w:color w:val="008080"/>
          <w:sz w:val="20"/>
          <w:highlight w:val="green"/>
        </w:rPr>
        <w:t>&gt;</w:t>
      </w:r>
    </w:p>
    <w:p w14:paraId="7EF14399" w14:textId="77777777" w:rsidR="00805381" w:rsidRPr="000329CA" w:rsidRDefault="00805381" w:rsidP="00805381">
      <w:pPr>
        <w:rPr>
          <w:rFonts w:ascii="Consolas" w:hAnsi="Consolas" w:cs="Consolas"/>
          <w:color w:val="008080"/>
          <w:sz w:val="20"/>
        </w:rPr>
      </w:pPr>
    </w:p>
    <w:p w14:paraId="08BB4B15" w14:textId="4D1ADA6A" w:rsidR="00805381" w:rsidRPr="004D1F52" w:rsidRDefault="00805381" w:rsidP="00805381">
      <w:pPr>
        <w:rPr>
          <w:sz w:val="22"/>
          <w:szCs w:val="22"/>
          <w:highlight w:val="green"/>
        </w:rPr>
      </w:pPr>
      <w:r w:rsidRPr="004D1F52">
        <w:rPr>
          <w:sz w:val="22"/>
          <w:szCs w:val="22"/>
          <w:highlight w:val="green"/>
        </w:rPr>
        <w:t>ed una lista di oggetti ‘</w:t>
      </w:r>
      <w:proofErr w:type="spellStart"/>
      <w:r w:rsidRPr="004D1F52">
        <w:rPr>
          <w:sz w:val="22"/>
          <w:szCs w:val="22"/>
          <w:highlight w:val="green"/>
        </w:rPr>
        <w:t>ruoloente</w:t>
      </w:r>
      <w:proofErr w:type="spellEnd"/>
      <w:r w:rsidRPr="004D1F52">
        <w:rPr>
          <w:sz w:val="22"/>
          <w:szCs w:val="22"/>
          <w:highlight w:val="green"/>
        </w:rPr>
        <w:t>’ e ‘indirizzo’, a sua volta così definiti:</w:t>
      </w:r>
    </w:p>
    <w:p w14:paraId="3C347599" w14:textId="77777777" w:rsidR="00805381" w:rsidRPr="004D1F52" w:rsidRDefault="00805381" w:rsidP="00805381">
      <w:pPr>
        <w:rPr>
          <w:sz w:val="22"/>
          <w:szCs w:val="22"/>
          <w:highlight w:val="green"/>
        </w:rPr>
      </w:pPr>
    </w:p>
    <w:p w14:paraId="6FD587F7"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xs:complexType</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ruoloente</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6DCE0AE2"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xs:sequence</w:t>
      </w:r>
      <w:proofErr w:type="spellEnd"/>
      <w:r w:rsidRPr="004D1F52">
        <w:rPr>
          <w:rFonts w:cstheme="minorHAnsi"/>
          <w:color w:val="008080"/>
          <w:sz w:val="20"/>
          <w:highlight w:val="green"/>
          <w:lang w:val="en-US"/>
        </w:rPr>
        <w:t>&gt;</w:t>
      </w:r>
    </w:p>
    <w:p w14:paraId="14847F8F"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codiceFiscale</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3A1E4360"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codice</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360B9D15"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descrizione</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7695F4FC"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pubblicaAmministrazione</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xs:boolean</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71E456E3"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'pec'</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5FE63FAB"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partitaIVA</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1F25710B"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ruolo</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7A6E7860"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stato</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7B0D02B7"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xs:sequence</w:t>
      </w:r>
      <w:proofErr w:type="spellEnd"/>
      <w:r w:rsidRPr="004D1F52">
        <w:rPr>
          <w:rFonts w:cstheme="minorHAnsi"/>
          <w:color w:val="008080"/>
          <w:sz w:val="20"/>
          <w:highlight w:val="green"/>
          <w:lang w:val="en-US"/>
        </w:rPr>
        <w:t>&gt;</w:t>
      </w:r>
    </w:p>
    <w:p w14:paraId="52739DEC" w14:textId="3D2E32D2" w:rsidR="00F21A08" w:rsidRPr="00F531C1" w:rsidRDefault="00F21A08" w:rsidP="00F21A08">
      <w:pPr>
        <w:rPr>
          <w:rFonts w:cstheme="minorHAnsi"/>
          <w:color w:val="008080"/>
          <w:sz w:val="20"/>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xs:complexType</w:t>
      </w:r>
      <w:proofErr w:type="spellEnd"/>
      <w:r w:rsidRPr="004D1F52">
        <w:rPr>
          <w:rFonts w:cstheme="minorHAnsi"/>
          <w:color w:val="008080"/>
          <w:sz w:val="20"/>
          <w:highlight w:val="green"/>
          <w:lang w:val="en-US"/>
        </w:rPr>
        <w:t>&gt;</w:t>
      </w:r>
    </w:p>
    <w:p w14:paraId="3060845F" w14:textId="77777777" w:rsidR="00F21A08" w:rsidRPr="00F531C1" w:rsidRDefault="00F21A08" w:rsidP="00F21A08">
      <w:pPr>
        <w:rPr>
          <w:rFonts w:ascii="Consolas" w:hAnsi="Consolas" w:cs="Consolas"/>
          <w:color w:val="008080"/>
          <w:sz w:val="20"/>
          <w:lang w:val="en-US"/>
        </w:rPr>
      </w:pPr>
    </w:p>
    <w:p w14:paraId="7648959E" w14:textId="77777777" w:rsidR="00F21A08" w:rsidRPr="004D1F52" w:rsidRDefault="00F21A08" w:rsidP="00F21A08">
      <w:pPr>
        <w:autoSpaceDE w:val="0"/>
        <w:autoSpaceDN w:val="0"/>
        <w:adjustRightInd w:val="0"/>
        <w:jc w:val="left"/>
        <w:rPr>
          <w:rFonts w:cstheme="minorHAnsi"/>
          <w:sz w:val="20"/>
          <w:highlight w:val="green"/>
          <w:lang w:val="en-US"/>
        </w:rPr>
      </w:pPr>
      <w:r w:rsidRPr="00F531C1">
        <w:rPr>
          <w:rFonts w:cstheme="minorHAnsi"/>
          <w:color w:val="000000"/>
          <w:sz w:val="20"/>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xs:complexType</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indirizzo</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59A0CA07"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xs:sequence</w:t>
      </w:r>
      <w:proofErr w:type="spellEnd"/>
      <w:r w:rsidRPr="004D1F52">
        <w:rPr>
          <w:rFonts w:cstheme="minorHAnsi"/>
          <w:color w:val="008080"/>
          <w:sz w:val="20"/>
          <w:highlight w:val="green"/>
          <w:lang w:val="en-US"/>
        </w:rPr>
        <w:t>&gt;</w:t>
      </w:r>
    </w:p>
    <w:p w14:paraId="087363A9"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'cap'</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4DC2FA33"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comune</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4C054C05"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'email'</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02423F53"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'fax'</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42840F05"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indirizzo</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5F4111AD"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prov</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5E50090A"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telefono</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3F77B3C0" w14:textId="77777777" w:rsidR="00F21A08" w:rsidRPr="004D1F52" w:rsidRDefault="00F21A08" w:rsidP="00F21A08">
      <w:pPr>
        <w:autoSpaceDE w:val="0"/>
        <w:autoSpaceDN w:val="0"/>
        <w:adjustRightInd w:val="0"/>
        <w:jc w:val="left"/>
        <w:rPr>
          <w:rFonts w:cstheme="minorHAnsi"/>
          <w:sz w:val="20"/>
          <w:highlight w:val="green"/>
          <w:lang w:val="en-US"/>
        </w:rPr>
      </w:pPr>
      <w:r w:rsidRPr="004D1F52">
        <w:rPr>
          <w:rFonts w:cstheme="minorHAnsi"/>
          <w:color w:val="000000"/>
          <w:sz w:val="20"/>
          <w:highlight w:val="green"/>
          <w:lang w:val="en-US"/>
        </w:rPr>
        <w:t xml:space="preserve">     </w:t>
      </w:r>
      <w:r w:rsidRPr="004D1F52">
        <w:rPr>
          <w:rFonts w:cstheme="minorHAnsi"/>
          <w:color w:val="008080"/>
          <w:sz w:val="20"/>
          <w:highlight w:val="green"/>
          <w:lang w:val="en-US"/>
        </w:rPr>
        <w:t>&lt;</w:t>
      </w:r>
      <w:proofErr w:type="spellStart"/>
      <w:r w:rsidRPr="004D1F52">
        <w:rPr>
          <w:rFonts w:cstheme="minorHAnsi"/>
          <w:color w:val="3F7F7F"/>
          <w:sz w:val="20"/>
          <w:highlight w:val="green"/>
          <w:lang w:val="en-US"/>
        </w:rPr>
        <w:t>xs:element</w:t>
      </w:r>
      <w:proofErr w:type="spellEnd"/>
      <w:r w:rsidRPr="004D1F52">
        <w:rPr>
          <w:rFonts w:cstheme="minorHAnsi"/>
          <w:sz w:val="20"/>
          <w:highlight w:val="green"/>
          <w:lang w:val="en-US"/>
        </w:rPr>
        <w:t xml:space="preserve"> </w:t>
      </w:r>
      <w:r w:rsidRPr="004D1F52">
        <w:rPr>
          <w:rFonts w:cstheme="minorHAnsi"/>
          <w:color w:val="7F007F"/>
          <w:sz w:val="20"/>
          <w:highlight w:val="green"/>
          <w:lang w:val="en-US"/>
        </w:rPr>
        <w:t>minOccurs</w:t>
      </w:r>
      <w:r w:rsidRPr="004D1F52">
        <w:rPr>
          <w:rFonts w:cstheme="minorHAnsi"/>
          <w:color w:val="000000"/>
          <w:sz w:val="20"/>
          <w:highlight w:val="green"/>
          <w:lang w:val="en-US"/>
        </w:rPr>
        <w:t>=</w:t>
      </w:r>
      <w:r w:rsidRPr="004D1F52">
        <w:rPr>
          <w:rFonts w:cstheme="minorHAnsi"/>
          <w:i/>
          <w:iCs/>
          <w:color w:val="2A00FF"/>
          <w:sz w:val="20"/>
          <w:highlight w:val="green"/>
          <w:lang w:val="en-US"/>
        </w:rPr>
        <w:t>'0'</w:t>
      </w:r>
      <w:r w:rsidRPr="004D1F52">
        <w:rPr>
          <w:rFonts w:cstheme="minorHAnsi"/>
          <w:sz w:val="20"/>
          <w:highlight w:val="green"/>
          <w:lang w:val="en-US"/>
        </w:rPr>
        <w:t xml:space="preserve"> </w:t>
      </w:r>
      <w:r w:rsidRPr="004D1F52">
        <w:rPr>
          <w:rFonts w:cstheme="minorHAnsi"/>
          <w:color w:val="7F007F"/>
          <w:sz w:val="20"/>
          <w:highlight w:val="green"/>
          <w:lang w:val="en-US"/>
        </w:rPr>
        <w:t>name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tp_indirizzo</w:t>
      </w:r>
      <w:proofErr w:type="spellEnd"/>
      <w:r w:rsidRPr="004D1F52">
        <w:rPr>
          <w:rFonts w:cstheme="minorHAnsi"/>
          <w:i/>
          <w:iCs/>
          <w:color w:val="2A00FF"/>
          <w:sz w:val="20"/>
          <w:highlight w:val="green"/>
          <w:lang w:val="en-US"/>
        </w:rPr>
        <w:t>'</w:t>
      </w:r>
      <w:r w:rsidRPr="004D1F52">
        <w:rPr>
          <w:rFonts w:cstheme="minorHAnsi"/>
          <w:sz w:val="20"/>
          <w:highlight w:val="green"/>
          <w:lang w:val="en-US"/>
        </w:rPr>
        <w:t xml:space="preserve"> </w:t>
      </w:r>
      <w:r w:rsidRPr="004D1F52">
        <w:rPr>
          <w:rFonts w:cstheme="minorHAnsi"/>
          <w:color w:val="7F007F"/>
          <w:sz w:val="20"/>
          <w:highlight w:val="green"/>
          <w:lang w:val="en-US"/>
        </w:rPr>
        <w:t>type</w:t>
      </w:r>
      <w:r w:rsidRPr="004D1F52">
        <w:rPr>
          <w:rFonts w:cstheme="minorHAnsi"/>
          <w:color w:val="000000"/>
          <w:sz w:val="20"/>
          <w:highlight w:val="green"/>
          <w:lang w:val="en-US"/>
        </w:rPr>
        <w:t>=</w:t>
      </w:r>
      <w:r w:rsidRPr="004D1F52">
        <w:rPr>
          <w:rFonts w:cstheme="minorHAnsi"/>
          <w:i/>
          <w:iCs/>
          <w:color w:val="2A00FF"/>
          <w:sz w:val="20"/>
          <w:highlight w:val="green"/>
          <w:lang w:val="en-US"/>
        </w:rPr>
        <w:t>'</w:t>
      </w:r>
      <w:proofErr w:type="spellStart"/>
      <w:r w:rsidRPr="004D1F52">
        <w:rPr>
          <w:rFonts w:cstheme="minorHAnsi"/>
          <w:i/>
          <w:iCs/>
          <w:color w:val="2A00FF"/>
          <w:sz w:val="20"/>
          <w:highlight w:val="green"/>
          <w:lang w:val="en-US"/>
        </w:rPr>
        <w:t>xs:string</w:t>
      </w:r>
      <w:proofErr w:type="spellEnd"/>
      <w:r w:rsidRPr="004D1F52">
        <w:rPr>
          <w:rFonts w:cstheme="minorHAnsi"/>
          <w:i/>
          <w:iCs/>
          <w:color w:val="2A00FF"/>
          <w:sz w:val="20"/>
          <w:highlight w:val="green"/>
          <w:lang w:val="en-US"/>
        </w:rPr>
        <w:t>'</w:t>
      </w:r>
      <w:r w:rsidRPr="004D1F52">
        <w:rPr>
          <w:rFonts w:cstheme="minorHAnsi"/>
          <w:color w:val="008080"/>
          <w:sz w:val="20"/>
          <w:highlight w:val="green"/>
          <w:lang w:val="en-US"/>
        </w:rPr>
        <w:t>/&gt;</w:t>
      </w:r>
    </w:p>
    <w:p w14:paraId="6E37B4E6" w14:textId="77777777" w:rsidR="00F21A08" w:rsidRPr="004D1F52" w:rsidRDefault="00F21A08" w:rsidP="00F21A08">
      <w:pPr>
        <w:autoSpaceDE w:val="0"/>
        <w:autoSpaceDN w:val="0"/>
        <w:adjustRightInd w:val="0"/>
        <w:jc w:val="left"/>
        <w:rPr>
          <w:rFonts w:cstheme="minorHAnsi"/>
          <w:sz w:val="20"/>
          <w:highlight w:val="green"/>
        </w:rPr>
      </w:pPr>
      <w:r w:rsidRPr="004D1F52">
        <w:rPr>
          <w:rFonts w:cstheme="minorHAnsi"/>
          <w:color w:val="000000"/>
          <w:sz w:val="20"/>
          <w:highlight w:val="green"/>
          <w:lang w:val="en-US"/>
        </w:rPr>
        <w:t xml:space="preserve">    </w:t>
      </w:r>
      <w:r w:rsidRPr="004D1F52">
        <w:rPr>
          <w:rFonts w:cstheme="minorHAnsi"/>
          <w:color w:val="008080"/>
          <w:sz w:val="20"/>
          <w:highlight w:val="green"/>
        </w:rPr>
        <w:t>&lt;/</w:t>
      </w:r>
      <w:proofErr w:type="spellStart"/>
      <w:r w:rsidRPr="004D1F52">
        <w:rPr>
          <w:rFonts w:cstheme="minorHAnsi"/>
          <w:color w:val="3F7F7F"/>
          <w:sz w:val="20"/>
          <w:highlight w:val="green"/>
        </w:rPr>
        <w:t>xs:sequence</w:t>
      </w:r>
      <w:proofErr w:type="spellEnd"/>
      <w:r w:rsidRPr="004D1F52">
        <w:rPr>
          <w:rFonts w:cstheme="minorHAnsi"/>
          <w:color w:val="008080"/>
          <w:sz w:val="20"/>
          <w:highlight w:val="green"/>
        </w:rPr>
        <w:t>&gt;</w:t>
      </w:r>
    </w:p>
    <w:p w14:paraId="01C30170" w14:textId="6A23C7D3" w:rsidR="00F21A08" w:rsidRPr="000329CA" w:rsidRDefault="00F21A08" w:rsidP="00F21A08">
      <w:pPr>
        <w:rPr>
          <w:rFonts w:cstheme="minorHAnsi"/>
          <w:sz w:val="22"/>
          <w:szCs w:val="22"/>
        </w:rPr>
      </w:pPr>
      <w:r w:rsidRPr="004D1F52">
        <w:rPr>
          <w:rFonts w:cstheme="minorHAnsi"/>
          <w:color w:val="000000"/>
          <w:sz w:val="20"/>
          <w:highlight w:val="green"/>
        </w:rPr>
        <w:t xml:space="preserve">   </w:t>
      </w:r>
      <w:r w:rsidRPr="004D1F52">
        <w:rPr>
          <w:rFonts w:cstheme="minorHAnsi"/>
          <w:color w:val="008080"/>
          <w:sz w:val="20"/>
          <w:highlight w:val="green"/>
        </w:rPr>
        <w:t>&lt;/</w:t>
      </w:r>
      <w:proofErr w:type="spellStart"/>
      <w:r w:rsidRPr="004D1F52">
        <w:rPr>
          <w:rFonts w:cstheme="minorHAnsi"/>
          <w:color w:val="3F7F7F"/>
          <w:sz w:val="20"/>
          <w:highlight w:val="green"/>
        </w:rPr>
        <w:t>xs:complexType</w:t>
      </w:r>
      <w:proofErr w:type="spellEnd"/>
      <w:r w:rsidRPr="004D1F52">
        <w:rPr>
          <w:rFonts w:cstheme="minorHAnsi"/>
          <w:color w:val="008080"/>
          <w:sz w:val="20"/>
          <w:highlight w:val="green"/>
        </w:rPr>
        <w:t>&gt;</w:t>
      </w:r>
    </w:p>
    <w:p w14:paraId="1332F33A" w14:textId="77777777" w:rsidR="00805381" w:rsidRPr="000329CA" w:rsidRDefault="00805381" w:rsidP="0003437A">
      <w:pPr>
        <w:rPr>
          <w:sz w:val="22"/>
          <w:szCs w:val="22"/>
        </w:rPr>
      </w:pPr>
    </w:p>
    <w:p w14:paraId="0548E999" w14:textId="77777777" w:rsidR="00805381" w:rsidRPr="000329CA" w:rsidRDefault="00805381" w:rsidP="0003437A">
      <w:pPr>
        <w:rPr>
          <w:sz w:val="22"/>
          <w:szCs w:val="22"/>
        </w:rPr>
      </w:pPr>
    </w:p>
    <w:p w14:paraId="285A3390" w14:textId="3E3988EE" w:rsidR="00406988" w:rsidRPr="009C75E5" w:rsidRDefault="00406988" w:rsidP="000B5A44">
      <w:pPr>
        <w:pStyle w:val="Titolo3"/>
        <w:keepLines w:val="0"/>
        <w:numPr>
          <w:ilvl w:val="3"/>
          <w:numId w:val="15"/>
        </w:numPr>
        <w:tabs>
          <w:tab w:val="left" w:pos="567"/>
        </w:tabs>
        <w:spacing w:before="180" w:after="120"/>
        <w:rPr>
          <w:color w:val="365F91" w:themeColor="accent1" w:themeShade="BF"/>
          <w:sz w:val="22"/>
          <w:szCs w:val="22"/>
          <w:highlight w:val="green"/>
        </w:rPr>
      </w:pPr>
      <w:bookmarkStart w:id="287" w:name="_Toc77839114"/>
      <w:r w:rsidRPr="009C75E5">
        <w:rPr>
          <w:color w:val="365F91" w:themeColor="accent1" w:themeShade="BF"/>
          <w:sz w:val="22"/>
          <w:szCs w:val="22"/>
          <w:highlight w:val="green"/>
        </w:rPr>
        <w:lastRenderedPageBreak/>
        <w:t>Gestione delle fault</w:t>
      </w:r>
      <w:bookmarkEnd w:id="287"/>
    </w:p>
    <w:p w14:paraId="68D53C4F" w14:textId="2AFB5CAD" w:rsidR="0003437A" w:rsidRPr="009C75E5" w:rsidRDefault="004E1269" w:rsidP="0003437A">
      <w:pPr>
        <w:rPr>
          <w:sz w:val="22"/>
          <w:szCs w:val="22"/>
          <w:highlight w:val="green"/>
        </w:rPr>
      </w:pPr>
      <w:r w:rsidRPr="009C75E5">
        <w:rPr>
          <w:sz w:val="22"/>
          <w:szCs w:val="22"/>
          <w:highlight w:val="green"/>
        </w:rPr>
        <w:t>Dall’analisi del wsdl una possibile eccezione che deve essere gestita è la tipologia di errore denominata ‘SearchLimitException</w:t>
      </w:r>
      <w:r w:rsidR="006E7A65" w:rsidRPr="009C75E5">
        <w:rPr>
          <w:sz w:val="22"/>
          <w:szCs w:val="22"/>
          <w:highlight w:val="green"/>
        </w:rPr>
        <w:t>’ che</w:t>
      </w:r>
      <w:r w:rsidRPr="009C75E5">
        <w:rPr>
          <w:sz w:val="22"/>
          <w:szCs w:val="22"/>
          <w:highlight w:val="green"/>
        </w:rPr>
        <w:t xml:space="preserve"> sarà restituita dal servizio nelle casistiche in cui la ricerca estragga una numerosità troppo elevata di occorrenze trovate.</w:t>
      </w:r>
    </w:p>
    <w:p w14:paraId="2A92EFCC" w14:textId="77777777" w:rsidR="008C4C3B" w:rsidRPr="009C75E5" w:rsidRDefault="008C4C3B" w:rsidP="0003437A">
      <w:pPr>
        <w:rPr>
          <w:sz w:val="22"/>
          <w:szCs w:val="22"/>
          <w:highlight w:val="green"/>
        </w:rPr>
      </w:pPr>
    </w:p>
    <w:p w14:paraId="46443BB1" w14:textId="77777777" w:rsidR="00F021DB" w:rsidRPr="00F021DB" w:rsidRDefault="00F021DB" w:rsidP="00F021DB">
      <w:pPr>
        <w:rPr>
          <w:rFonts w:cstheme="minorHAnsi"/>
          <w:color w:val="000000"/>
          <w:sz w:val="22"/>
          <w:szCs w:val="22"/>
        </w:rPr>
      </w:pPr>
      <w:r w:rsidRPr="009C75E5">
        <w:rPr>
          <w:rFonts w:cstheme="minorHAnsi"/>
          <w:color w:val="000000"/>
          <w:sz w:val="22"/>
          <w:szCs w:val="22"/>
          <w:highlight w:val="green"/>
        </w:rPr>
        <w:t>Il problema sarà comunque gestito applicativamente, come già riportato a pag. 38, obbligando l’utente a restringere i criteri di ricerca con un messaggio di warning e con l’inserimento nella form dell’ulteriore campo Codice Fiscale.</w:t>
      </w:r>
    </w:p>
    <w:p w14:paraId="228B0A81" w14:textId="11EFE39E" w:rsidR="004E1269" w:rsidRPr="004D1F52" w:rsidRDefault="004E1269" w:rsidP="000B5A44">
      <w:pPr>
        <w:pStyle w:val="Titolo3"/>
        <w:keepLines w:val="0"/>
        <w:numPr>
          <w:ilvl w:val="3"/>
          <w:numId w:val="15"/>
        </w:numPr>
        <w:tabs>
          <w:tab w:val="left" w:pos="567"/>
        </w:tabs>
        <w:spacing w:before="180" w:after="120"/>
        <w:rPr>
          <w:color w:val="365F91" w:themeColor="accent1" w:themeShade="BF"/>
          <w:sz w:val="22"/>
          <w:szCs w:val="22"/>
          <w:highlight w:val="green"/>
        </w:rPr>
      </w:pPr>
      <w:bookmarkStart w:id="288" w:name="_Toc77839115"/>
      <w:r w:rsidRPr="004D1F52">
        <w:rPr>
          <w:color w:val="365F91" w:themeColor="accent1" w:themeShade="BF"/>
          <w:sz w:val="22"/>
          <w:szCs w:val="22"/>
          <w:highlight w:val="green"/>
        </w:rPr>
        <w:t>Altre specifiche per il servizio</w:t>
      </w:r>
      <w:bookmarkEnd w:id="288"/>
    </w:p>
    <w:p w14:paraId="20BF9109" w14:textId="71C15BA2" w:rsidR="00F21A08" w:rsidRPr="004D1F52" w:rsidRDefault="00F21A08" w:rsidP="00F21A08">
      <w:pPr>
        <w:rPr>
          <w:sz w:val="22"/>
          <w:szCs w:val="22"/>
          <w:highlight w:val="green"/>
        </w:rPr>
      </w:pPr>
      <w:r w:rsidRPr="004D1F52">
        <w:rPr>
          <w:sz w:val="22"/>
          <w:szCs w:val="22"/>
          <w:highlight w:val="green"/>
        </w:rPr>
        <w:t>I messaggi SOAP rivolti a questi servizi non prevedono l’inserimento di parametri specifici all’interno dell’header SOAP e dell’header http e ad oggi si basano su un protoco</w:t>
      </w:r>
      <w:r w:rsidR="008C4C3B" w:rsidRPr="004D1F52">
        <w:rPr>
          <w:sz w:val="22"/>
          <w:szCs w:val="22"/>
          <w:highlight w:val="green"/>
        </w:rPr>
        <w:t xml:space="preserve">llo di sicurezza basato su TLS </w:t>
      </w:r>
      <w:r w:rsidR="00CE742A" w:rsidRPr="004D1F52">
        <w:rPr>
          <w:sz w:val="22"/>
          <w:szCs w:val="22"/>
          <w:highlight w:val="green"/>
        </w:rPr>
        <w:t>1.2</w:t>
      </w:r>
      <w:r w:rsidR="008C4C3B" w:rsidRPr="004D1F52">
        <w:rPr>
          <w:sz w:val="22"/>
          <w:szCs w:val="22"/>
          <w:highlight w:val="green"/>
        </w:rPr>
        <w:t>, al momento in fase di collaudo.</w:t>
      </w:r>
    </w:p>
    <w:p w14:paraId="1F6CF653" w14:textId="77777777" w:rsidR="008C4C3B" w:rsidRPr="004D1F52" w:rsidRDefault="008C4C3B" w:rsidP="00F21A08">
      <w:pPr>
        <w:rPr>
          <w:sz w:val="22"/>
          <w:szCs w:val="22"/>
          <w:highlight w:val="green"/>
        </w:rPr>
      </w:pPr>
    </w:p>
    <w:p w14:paraId="568150B6" w14:textId="1C106FD6" w:rsidR="008C4C3B" w:rsidRPr="000329CA" w:rsidRDefault="008C4C3B" w:rsidP="00F21A08">
      <w:pPr>
        <w:rPr>
          <w:sz w:val="22"/>
          <w:szCs w:val="22"/>
        </w:rPr>
      </w:pPr>
      <w:r w:rsidRPr="004D1F52">
        <w:rPr>
          <w:sz w:val="22"/>
          <w:szCs w:val="22"/>
          <w:highlight w:val="green"/>
        </w:rPr>
        <w:t>Se al momento della messa in esercizio degli interventi previsti in questo documento, su ReGIndE non fosse stato anc</w:t>
      </w:r>
      <w:r w:rsidR="00CE742A" w:rsidRPr="004D1F52">
        <w:rPr>
          <w:sz w:val="22"/>
          <w:szCs w:val="22"/>
          <w:highlight w:val="green"/>
        </w:rPr>
        <w:t>ora rilasciato il protocollo TLS1.2</w:t>
      </w:r>
      <w:r w:rsidRPr="004D1F52">
        <w:rPr>
          <w:sz w:val="22"/>
          <w:szCs w:val="22"/>
          <w:highlight w:val="green"/>
        </w:rPr>
        <w:t xml:space="preserve">, si provvederà ad effettuare gli opportuni interventi per il </w:t>
      </w:r>
      <w:r w:rsidR="00CE742A" w:rsidRPr="004D1F52">
        <w:rPr>
          <w:sz w:val="22"/>
          <w:szCs w:val="22"/>
          <w:highlight w:val="green"/>
        </w:rPr>
        <w:t>funzionamento con protocollo di sicurezza TLS1.0.</w:t>
      </w:r>
    </w:p>
    <w:p w14:paraId="2F61CC1E" w14:textId="77777777" w:rsidR="00711BDE" w:rsidRPr="004D1F52"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highlight w:val="green"/>
        </w:rPr>
      </w:pPr>
      <w:bookmarkStart w:id="289" w:name="_Toc77839116"/>
      <w:r w:rsidRPr="004D1F52">
        <w:rPr>
          <w:color w:val="365F91" w:themeColor="accent1" w:themeShade="BF"/>
          <w:sz w:val="22"/>
          <w:szCs w:val="22"/>
          <w:highlight w:val="green"/>
        </w:rPr>
        <w:t>XSD</w:t>
      </w:r>
      <w:bookmarkEnd w:id="289"/>
    </w:p>
    <w:p w14:paraId="55E06C7F" w14:textId="77777777" w:rsidR="00711BDE" w:rsidRPr="004D1F52" w:rsidRDefault="00711BDE" w:rsidP="00711BDE">
      <w:pPr>
        <w:rPr>
          <w:highlight w:val="green"/>
        </w:rPr>
      </w:pPr>
      <w:r w:rsidRPr="004D1F52">
        <w:rPr>
          <w:highlight w:val="green"/>
        </w:rPr>
        <w:t>N.A.</w:t>
      </w:r>
    </w:p>
    <w:p w14:paraId="1DAF168F" w14:textId="77777777" w:rsidR="00711BDE" w:rsidRPr="004D1F52"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highlight w:val="green"/>
        </w:rPr>
      </w:pPr>
      <w:bookmarkStart w:id="290" w:name="_Toc77839117"/>
      <w:r w:rsidRPr="004D1F52">
        <w:rPr>
          <w:color w:val="365F91" w:themeColor="accent1" w:themeShade="BF"/>
          <w:sz w:val="22"/>
          <w:szCs w:val="22"/>
          <w:highlight w:val="green"/>
        </w:rPr>
        <w:t>Configurazione</w:t>
      </w:r>
      <w:bookmarkEnd w:id="290"/>
    </w:p>
    <w:p w14:paraId="5895C527" w14:textId="1FC0BC5B" w:rsidR="00F21A08" w:rsidRPr="000329CA" w:rsidRDefault="00F21A08" w:rsidP="00711BDE">
      <w:pPr>
        <w:rPr>
          <w:sz w:val="22"/>
          <w:szCs w:val="22"/>
        </w:rPr>
      </w:pPr>
      <w:r w:rsidRPr="004D1F52">
        <w:rPr>
          <w:sz w:val="22"/>
          <w:szCs w:val="22"/>
          <w:highlight w:val="green"/>
        </w:rPr>
        <w:t xml:space="preserve">Per la connessione ai servizi in https sul sistema </w:t>
      </w:r>
      <w:r w:rsidR="00F710D0" w:rsidRPr="004D1F52">
        <w:rPr>
          <w:sz w:val="22"/>
          <w:szCs w:val="22"/>
          <w:highlight w:val="green"/>
        </w:rPr>
        <w:t>ReGIndE</w:t>
      </w:r>
      <w:r w:rsidRPr="004D1F52">
        <w:rPr>
          <w:sz w:val="22"/>
          <w:szCs w:val="22"/>
          <w:highlight w:val="green"/>
        </w:rPr>
        <w:t xml:space="preserve"> è da prevedere l’importazione della chiave pubblica (certificato ssl) che mappa il </w:t>
      </w:r>
      <w:r w:rsidR="00F57CBB" w:rsidRPr="004D1F52">
        <w:rPr>
          <w:sz w:val="22"/>
          <w:szCs w:val="22"/>
          <w:highlight w:val="green"/>
        </w:rPr>
        <w:t>DNS</w:t>
      </w:r>
      <w:r w:rsidRPr="004D1F52">
        <w:rPr>
          <w:sz w:val="22"/>
          <w:szCs w:val="22"/>
          <w:highlight w:val="green"/>
        </w:rPr>
        <w:t xml:space="preserve"> del serv</w:t>
      </w:r>
      <w:r w:rsidR="00CE742A" w:rsidRPr="004D1F52">
        <w:rPr>
          <w:sz w:val="22"/>
          <w:szCs w:val="22"/>
          <w:highlight w:val="green"/>
        </w:rPr>
        <w:t>er su cui è esposto il servizio</w:t>
      </w:r>
    </w:p>
    <w:p w14:paraId="56A2F8D2" w14:textId="77777777" w:rsidR="00F21A08" w:rsidRPr="000329CA" w:rsidRDefault="00F21A08" w:rsidP="00711BDE">
      <w:pPr>
        <w:rPr>
          <w:sz w:val="22"/>
          <w:szCs w:val="22"/>
        </w:rPr>
      </w:pPr>
    </w:p>
    <w:p w14:paraId="05A47B76" w14:textId="0161D2AA" w:rsidR="00F21A08" w:rsidRPr="004D1F52" w:rsidRDefault="00F21A08" w:rsidP="004E1269">
      <w:pPr>
        <w:jc w:val="left"/>
        <w:rPr>
          <w:rStyle w:val="Collegamentoipertestuale"/>
          <w:rFonts w:asciiTheme="minorHAnsi" w:hAnsiTheme="minorHAnsi"/>
          <w:sz w:val="22"/>
          <w:highlight w:val="green"/>
        </w:rPr>
      </w:pPr>
      <w:r w:rsidRPr="004D1F52">
        <w:rPr>
          <w:sz w:val="22"/>
          <w:szCs w:val="22"/>
          <w:highlight w:val="green"/>
        </w:rPr>
        <w:t xml:space="preserve">ES: </w:t>
      </w:r>
      <w:r w:rsidR="004E1269" w:rsidRPr="004D1F52">
        <w:rPr>
          <w:sz w:val="22"/>
          <w:szCs w:val="22"/>
          <w:highlight w:val="green"/>
        </w:rPr>
        <w:t xml:space="preserve"> </w:t>
      </w:r>
      <w:hyperlink r:id="rId59" w:history="1">
        <w:r w:rsidRPr="004D1F52">
          <w:rPr>
            <w:rStyle w:val="Collegamentoipertestuale"/>
            <w:rFonts w:asciiTheme="minorHAnsi" w:hAnsiTheme="minorHAnsi" w:cstheme="minorHAnsi"/>
            <w:i/>
            <w:iCs/>
            <w:sz w:val="22"/>
            <w:szCs w:val="22"/>
            <w:highlight w:val="green"/>
            <w:shd w:val="clear" w:color="auto" w:fill="E8F2FE"/>
          </w:rPr>
          <w:t>https://</w:t>
        </w:r>
        <w:r w:rsidR="004E1269" w:rsidRPr="004D1F52">
          <w:rPr>
            <w:rStyle w:val="Collegamentoipertestuale"/>
            <w:rFonts w:asciiTheme="minorHAnsi" w:hAnsiTheme="minorHAnsi" w:cstheme="minorHAnsi"/>
            <w:i/>
            <w:iCs/>
            <w:sz w:val="22"/>
            <w:highlight w:val="green"/>
            <w:shd w:val="clear" w:color="auto" w:fill="E8F2FE"/>
          </w:rPr>
          <w:t xml:space="preserve"> </w:t>
        </w:r>
        <w:proofErr w:type="spellStart"/>
        <w:r w:rsidR="004E1269" w:rsidRPr="004D1F52">
          <w:rPr>
            <w:rStyle w:val="Collegamentoipertestuale"/>
            <w:rFonts w:asciiTheme="minorHAnsi" w:hAnsiTheme="minorHAnsi" w:cstheme="minorHAnsi"/>
            <w:i/>
            <w:iCs/>
            <w:sz w:val="22"/>
            <w:highlight w:val="green"/>
            <w:shd w:val="clear" w:color="auto" w:fill="E8F2FE"/>
          </w:rPr>
          <w:t>reginde</w:t>
        </w:r>
        <w:proofErr w:type="spellEnd"/>
        <w:r w:rsidR="004E1269" w:rsidRPr="004D1F52">
          <w:rPr>
            <w:rStyle w:val="Collegamentoipertestuale"/>
            <w:rFonts w:asciiTheme="minorHAnsi" w:hAnsiTheme="minorHAnsi" w:cstheme="minorHAnsi"/>
            <w:i/>
            <w:iCs/>
            <w:sz w:val="22"/>
            <w:szCs w:val="22"/>
            <w:highlight w:val="green"/>
            <w:shd w:val="clear" w:color="auto" w:fill="E8F2FE"/>
          </w:rPr>
          <w:t xml:space="preserve"> </w:t>
        </w:r>
        <w:r w:rsidRPr="004D1F52">
          <w:rPr>
            <w:rStyle w:val="Collegamentoipertestuale"/>
            <w:rFonts w:asciiTheme="minorHAnsi" w:hAnsiTheme="minorHAnsi" w:cstheme="minorHAnsi"/>
            <w:i/>
            <w:iCs/>
            <w:sz w:val="22"/>
            <w:szCs w:val="22"/>
            <w:highlight w:val="green"/>
            <w:shd w:val="clear" w:color="auto" w:fill="E8F2FE"/>
          </w:rPr>
          <w:t>/</w:t>
        </w:r>
        <w:proofErr w:type="spellStart"/>
        <w:r w:rsidRPr="004D1F52">
          <w:rPr>
            <w:rStyle w:val="Collegamentoipertestuale"/>
            <w:rFonts w:asciiTheme="minorHAnsi" w:hAnsiTheme="minorHAnsi" w:cstheme="minorHAnsi"/>
            <w:i/>
            <w:iCs/>
            <w:sz w:val="22"/>
            <w:szCs w:val="22"/>
            <w:highlight w:val="green"/>
            <w:shd w:val="clear" w:color="auto" w:fill="E8F2FE"/>
          </w:rPr>
          <w:t>ServiziInterrogazioneRegindeExt</w:t>
        </w:r>
        <w:proofErr w:type="spellEnd"/>
        <w:r w:rsidRPr="004D1F52">
          <w:rPr>
            <w:rStyle w:val="Collegamentoipertestuale"/>
            <w:rFonts w:asciiTheme="minorHAnsi" w:hAnsiTheme="minorHAnsi" w:cstheme="minorHAnsi"/>
            <w:i/>
            <w:iCs/>
            <w:sz w:val="22"/>
            <w:szCs w:val="22"/>
            <w:highlight w:val="green"/>
            <w:shd w:val="clear" w:color="auto" w:fill="E8F2FE"/>
          </w:rPr>
          <w:t>/</w:t>
        </w:r>
        <w:proofErr w:type="spellStart"/>
        <w:r w:rsidRPr="004D1F52">
          <w:rPr>
            <w:rStyle w:val="Collegamentoipertestuale"/>
            <w:rFonts w:asciiTheme="minorHAnsi" w:hAnsiTheme="minorHAnsi" w:cstheme="minorHAnsi"/>
            <w:i/>
            <w:iCs/>
            <w:sz w:val="22"/>
            <w:szCs w:val="22"/>
            <w:highlight w:val="green"/>
            <w:shd w:val="clear" w:color="auto" w:fill="E8F2FE"/>
          </w:rPr>
          <w:t>ServiziInterrogazioneInterni</w:t>
        </w:r>
        <w:proofErr w:type="spellEnd"/>
      </w:hyperlink>
    </w:p>
    <w:p w14:paraId="25355E63" w14:textId="77777777" w:rsidR="00F21A08" w:rsidRPr="004D1F52" w:rsidRDefault="00F21A08" w:rsidP="00711BDE">
      <w:pPr>
        <w:rPr>
          <w:sz w:val="22"/>
          <w:szCs w:val="22"/>
          <w:highlight w:val="green"/>
        </w:rPr>
      </w:pPr>
    </w:p>
    <w:p w14:paraId="0B72C34D" w14:textId="3D358180" w:rsidR="00F21A08" w:rsidRPr="004D1F52" w:rsidRDefault="00F21A08" w:rsidP="00711BDE">
      <w:pPr>
        <w:rPr>
          <w:sz w:val="22"/>
          <w:szCs w:val="22"/>
          <w:highlight w:val="green"/>
        </w:rPr>
      </w:pPr>
      <w:r w:rsidRPr="004D1F52">
        <w:rPr>
          <w:sz w:val="22"/>
          <w:szCs w:val="22"/>
          <w:highlight w:val="green"/>
        </w:rPr>
        <w:t xml:space="preserve">Il certificato deve essere importato nel file keystore del </w:t>
      </w:r>
      <w:r w:rsidR="00553B00">
        <w:rPr>
          <w:rFonts w:cstheme="minorHAnsi"/>
          <w:sz w:val="22"/>
          <w:szCs w:val="22"/>
          <w:highlight w:val="green"/>
        </w:rPr>
        <w:t xml:space="preserve">SIES </w:t>
      </w:r>
      <w:r w:rsidRPr="004D1F52">
        <w:rPr>
          <w:sz w:val="22"/>
          <w:szCs w:val="22"/>
          <w:highlight w:val="green"/>
        </w:rPr>
        <w:t>(</w:t>
      </w:r>
      <w:r w:rsidR="00F57CBB" w:rsidRPr="004D1F52">
        <w:rPr>
          <w:sz w:val="22"/>
          <w:szCs w:val="22"/>
          <w:highlight w:val="green"/>
        </w:rPr>
        <w:t>trustore.jks</w:t>
      </w:r>
      <w:r w:rsidRPr="004D1F52">
        <w:rPr>
          <w:sz w:val="22"/>
          <w:szCs w:val="22"/>
          <w:highlight w:val="green"/>
        </w:rPr>
        <w:t xml:space="preserve">) posizionato al </w:t>
      </w:r>
      <w:r w:rsidR="00F57CBB" w:rsidRPr="004D1F52">
        <w:rPr>
          <w:sz w:val="22"/>
          <w:szCs w:val="22"/>
          <w:highlight w:val="green"/>
        </w:rPr>
        <w:t>/var/SIES/CONFIG/certs.</w:t>
      </w:r>
    </w:p>
    <w:p w14:paraId="5FC65EEF" w14:textId="77777777" w:rsidR="004E1269" w:rsidRPr="004D1F52" w:rsidRDefault="004E1269" w:rsidP="00711BDE">
      <w:pPr>
        <w:rPr>
          <w:sz w:val="22"/>
          <w:szCs w:val="22"/>
          <w:highlight w:val="green"/>
        </w:rPr>
      </w:pPr>
    </w:p>
    <w:p w14:paraId="4638AA1C" w14:textId="79F37407" w:rsidR="00CE742A" w:rsidRPr="004D1F52" w:rsidRDefault="00CE742A" w:rsidP="00711BDE">
      <w:pPr>
        <w:rPr>
          <w:sz w:val="22"/>
          <w:szCs w:val="22"/>
          <w:highlight w:val="green"/>
        </w:rPr>
      </w:pPr>
      <w:r w:rsidRPr="004D1F52">
        <w:rPr>
          <w:sz w:val="22"/>
          <w:szCs w:val="22"/>
          <w:highlight w:val="green"/>
        </w:rPr>
        <w:t xml:space="preserve">L’Amministrazione fornirà il certificato di chiave pubblica del </w:t>
      </w:r>
      <w:r w:rsidR="004D1F52" w:rsidRPr="004D1F52">
        <w:rPr>
          <w:sz w:val="22"/>
          <w:szCs w:val="22"/>
          <w:highlight w:val="green"/>
        </w:rPr>
        <w:t>ReGIndE</w:t>
      </w:r>
      <w:r w:rsidRPr="004D1F52">
        <w:rPr>
          <w:sz w:val="22"/>
          <w:szCs w:val="22"/>
          <w:highlight w:val="green"/>
        </w:rPr>
        <w:t xml:space="preserve">, </w:t>
      </w:r>
      <w:r w:rsidR="00D32BB2" w:rsidRPr="004D1F52">
        <w:rPr>
          <w:sz w:val="22"/>
          <w:szCs w:val="22"/>
          <w:highlight w:val="green"/>
        </w:rPr>
        <w:t xml:space="preserve">e tutta la catena necessaria, </w:t>
      </w:r>
      <w:r w:rsidRPr="004D1F52">
        <w:rPr>
          <w:sz w:val="22"/>
          <w:szCs w:val="22"/>
          <w:highlight w:val="green"/>
        </w:rPr>
        <w:t>utilizzato al momento della messa in esercizio</w:t>
      </w:r>
      <w:r w:rsidR="00514919" w:rsidRPr="004D1F52">
        <w:rPr>
          <w:sz w:val="22"/>
          <w:szCs w:val="22"/>
          <w:highlight w:val="green"/>
        </w:rPr>
        <w:t xml:space="preserve"> degli interventi SIES.</w:t>
      </w:r>
    </w:p>
    <w:p w14:paraId="6727B8F7" w14:textId="77777777" w:rsidR="00F432D2" w:rsidRPr="004D1F52" w:rsidRDefault="00F432D2" w:rsidP="00F432D2">
      <w:pPr>
        <w:pStyle w:val="Corpotesto"/>
        <w:rPr>
          <w:rFonts w:ascii="Segoe UI" w:hAnsi="Segoe UI" w:cs="Segoe UI"/>
          <w:b/>
          <w:szCs w:val="24"/>
          <w:highlight w:val="green"/>
        </w:rPr>
      </w:pPr>
    </w:p>
    <w:p w14:paraId="57B573C9" w14:textId="77777777" w:rsidR="00F432D2" w:rsidRPr="004D1F52" w:rsidRDefault="00F432D2" w:rsidP="00F432D2">
      <w:pPr>
        <w:pStyle w:val="Corpotesto"/>
        <w:rPr>
          <w:rFonts w:cstheme="minorHAnsi"/>
          <w:sz w:val="22"/>
          <w:szCs w:val="22"/>
          <w:highlight w:val="green"/>
        </w:rPr>
      </w:pPr>
      <w:r w:rsidRPr="004D1F52">
        <w:rPr>
          <w:rFonts w:cstheme="minorHAnsi"/>
          <w:sz w:val="22"/>
          <w:szCs w:val="22"/>
          <w:highlight w:val="green"/>
        </w:rPr>
        <w:t>Nel documento di rilascio della release contente gli interventi previsti in questa Scheda, saranno descritte dettagliatamente gli interventi da effettuare a livello di configurazione per la corretta messa in esercizio del nuovo servizio di interoperabilità SIES – ReGIndE.</w:t>
      </w:r>
    </w:p>
    <w:p w14:paraId="07BFB4FE" w14:textId="77777777" w:rsidR="00711BDE" w:rsidRPr="004D1F52"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highlight w:val="green"/>
        </w:rPr>
      </w:pPr>
      <w:bookmarkStart w:id="291" w:name="_Toc77839118"/>
      <w:r w:rsidRPr="004D1F52">
        <w:rPr>
          <w:color w:val="365F91" w:themeColor="accent1" w:themeShade="BF"/>
          <w:sz w:val="22"/>
          <w:szCs w:val="22"/>
          <w:highlight w:val="green"/>
        </w:rPr>
        <w:t>Tutorial</w:t>
      </w:r>
      <w:bookmarkEnd w:id="291"/>
    </w:p>
    <w:p w14:paraId="55B86AEA" w14:textId="6D681444" w:rsidR="005D1DCB" w:rsidRDefault="00711BDE" w:rsidP="00711BDE">
      <w:r w:rsidRPr="004D1F52">
        <w:rPr>
          <w:highlight w:val="green"/>
        </w:rPr>
        <w:t>N.A.</w:t>
      </w:r>
    </w:p>
    <w:p w14:paraId="743578B8" w14:textId="4CBF528C" w:rsidR="00AB7505" w:rsidRPr="00433500" w:rsidRDefault="005D1DCB" w:rsidP="005F27FE">
      <w:pPr>
        <w:pStyle w:val="Titolo2"/>
        <w:keepLines w:val="0"/>
        <w:numPr>
          <w:ilvl w:val="1"/>
          <w:numId w:val="9"/>
        </w:numPr>
        <w:tabs>
          <w:tab w:val="clear" w:pos="851"/>
          <w:tab w:val="left" w:pos="567"/>
        </w:tabs>
        <w:spacing w:before="180" w:after="120"/>
        <w:ind w:left="709" w:hanging="567"/>
        <w:jc w:val="left"/>
        <w:rPr>
          <w:rFonts w:cstheme="minorHAnsi"/>
          <w:color w:val="365F91" w:themeColor="accent1" w:themeShade="BF"/>
          <w:sz w:val="22"/>
          <w:szCs w:val="22"/>
        </w:rPr>
      </w:pPr>
      <w:bookmarkStart w:id="292" w:name="_Toc24709078"/>
      <w:bookmarkStart w:id="293" w:name="_Ref27493644"/>
      <w:bookmarkStart w:id="294" w:name="_Toc77839119"/>
      <w:r w:rsidRPr="00433500">
        <w:rPr>
          <w:rFonts w:cstheme="minorHAnsi"/>
          <w:color w:val="365F91" w:themeColor="accent1" w:themeShade="BF"/>
          <w:sz w:val="22"/>
          <w:szCs w:val="22"/>
        </w:rPr>
        <w:t>REQ-</w:t>
      </w:r>
      <w:bookmarkEnd w:id="292"/>
      <w:bookmarkEnd w:id="293"/>
      <w:r w:rsidR="005F27FE" w:rsidRPr="005F27FE">
        <w:rPr>
          <w:color w:val="365F91" w:themeColor="accent1" w:themeShade="BF"/>
          <w:sz w:val="22"/>
          <w:szCs w:val="22"/>
        </w:rPr>
        <w:t xml:space="preserve"> </w:t>
      </w:r>
      <w:r w:rsidR="005F27FE" w:rsidRPr="005262F0">
        <w:rPr>
          <w:color w:val="365F91" w:themeColor="accent1" w:themeShade="BF"/>
          <w:sz w:val="22"/>
          <w:szCs w:val="22"/>
        </w:rPr>
        <w:t>SIE-021-0</w:t>
      </w:r>
      <w:r w:rsidR="005F27FE">
        <w:rPr>
          <w:color w:val="365F91" w:themeColor="accent1" w:themeShade="BF"/>
          <w:sz w:val="22"/>
          <w:szCs w:val="22"/>
        </w:rPr>
        <w:t>3_FN.01</w:t>
      </w:r>
      <w:r w:rsidR="005F27FE" w:rsidRPr="005262F0">
        <w:rPr>
          <w:color w:val="365F91" w:themeColor="accent1" w:themeShade="BF"/>
          <w:sz w:val="22"/>
          <w:szCs w:val="22"/>
        </w:rPr>
        <w:t xml:space="preserve"> </w:t>
      </w:r>
      <w:r w:rsidR="005F27FE">
        <w:rPr>
          <w:color w:val="365F91" w:themeColor="accent1" w:themeShade="BF"/>
          <w:sz w:val="22"/>
          <w:szCs w:val="22"/>
        </w:rPr>
        <w:t xml:space="preserve">– Inserimento Manuale: Indisponibilità </w:t>
      </w:r>
      <w:r w:rsidR="00F710D0">
        <w:rPr>
          <w:color w:val="365F91" w:themeColor="accent1" w:themeShade="BF"/>
          <w:sz w:val="22"/>
          <w:szCs w:val="22"/>
        </w:rPr>
        <w:t>ReGIndE</w:t>
      </w:r>
      <w:r w:rsidR="005F27FE">
        <w:rPr>
          <w:color w:val="365F91" w:themeColor="accent1" w:themeShade="BF"/>
          <w:sz w:val="22"/>
          <w:szCs w:val="22"/>
        </w:rPr>
        <w:t xml:space="preserve"> o Avvocato Non Presente</w:t>
      </w:r>
      <w:bookmarkEnd w:id="294"/>
    </w:p>
    <w:p w14:paraId="346FECE2" w14:textId="0EA7201F" w:rsidR="005F27FE" w:rsidRDefault="005F27FE" w:rsidP="005F27FE">
      <w:pPr>
        <w:rPr>
          <w:rFonts w:cstheme="minorHAnsi"/>
          <w:sz w:val="22"/>
          <w:szCs w:val="22"/>
        </w:rPr>
      </w:pPr>
      <w:bookmarkStart w:id="295" w:name="_Toc24709079"/>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w:t>
      </w:r>
      <w:r w:rsidR="00481DB4">
        <w:rPr>
          <w:rFonts w:cstheme="minorHAnsi"/>
          <w:sz w:val="22"/>
          <w:szCs w:val="22"/>
        </w:rPr>
        <w:t>dovrà consentire la ricerca del Difensore su SIES</w:t>
      </w:r>
      <w:r w:rsidRPr="005F27FE">
        <w:rPr>
          <w:rFonts w:cstheme="minorHAnsi"/>
          <w:sz w:val="22"/>
          <w:szCs w:val="22"/>
        </w:rPr>
        <w:t>.</w:t>
      </w:r>
    </w:p>
    <w:p w14:paraId="074E25E3" w14:textId="4FE6C13B" w:rsidR="00481DB4" w:rsidRPr="005F27FE" w:rsidRDefault="00481DB4" w:rsidP="005F27FE">
      <w:pPr>
        <w:rPr>
          <w:rFonts w:cstheme="minorHAnsi"/>
          <w:sz w:val="22"/>
          <w:szCs w:val="22"/>
        </w:rPr>
      </w:pPr>
      <w:r>
        <w:rPr>
          <w:rFonts w:cstheme="minorHAnsi"/>
          <w:sz w:val="22"/>
          <w:szCs w:val="22"/>
        </w:rPr>
        <w:t>Inoltre nel caso di assenza del Difensore anche nella base dati di SIES, il sistema consentirà l’inserimento dello stesso in SIES, ma limitandone l’utilizzo solo al procedimento corrente.</w:t>
      </w:r>
    </w:p>
    <w:p w14:paraId="497E6C99" w14:textId="77777777" w:rsidR="005F27FE" w:rsidRPr="005F27FE" w:rsidRDefault="005F27FE" w:rsidP="005F27FE">
      <w:pPr>
        <w:rPr>
          <w:rFonts w:cstheme="minorHAnsi"/>
          <w:sz w:val="22"/>
          <w:szCs w:val="22"/>
        </w:rPr>
      </w:pPr>
    </w:p>
    <w:p w14:paraId="393FDB21" w14:textId="1FDE217F" w:rsidR="005D1DCB" w:rsidRPr="009B71A9"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highlight w:val="green"/>
        </w:rPr>
      </w:pPr>
      <w:bookmarkStart w:id="296" w:name="_Toc77839120"/>
      <w:r w:rsidRPr="009B71A9">
        <w:rPr>
          <w:color w:val="365F91" w:themeColor="accent1" w:themeShade="BF"/>
          <w:sz w:val="22"/>
          <w:szCs w:val="22"/>
          <w:highlight w:val="green"/>
        </w:rPr>
        <w:lastRenderedPageBreak/>
        <w:t>Moduli sw</w:t>
      </w:r>
      <w:bookmarkEnd w:id="295"/>
      <w:bookmarkEnd w:id="296"/>
      <w:r w:rsidRPr="009B71A9">
        <w:rPr>
          <w:color w:val="365F91" w:themeColor="accent1" w:themeShade="BF"/>
          <w:sz w:val="22"/>
          <w:szCs w:val="22"/>
          <w:highlight w:val="green"/>
        </w:rPr>
        <w:t xml:space="preserve"> </w:t>
      </w:r>
    </w:p>
    <w:p w14:paraId="3613856A" w14:textId="19CB82A5" w:rsidR="005D50A2" w:rsidRPr="009B71A9" w:rsidRDefault="00DC361F" w:rsidP="00DD5402">
      <w:pPr>
        <w:spacing w:after="120"/>
        <w:rPr>
          <w:sz w:val="22"/>
          <w:szCs w:val="22"/>
          <w:highlight w:val="green"/>
        </w:rPr>
      </w:pPr>
      <w:r w:rsidRPr="009B71A9">
        <w:rPr>
          <w:sz w:val="22"/>
          <w:szCs w:val="22"/>
          <w:highlight w:val="green"/>
        </w:rPr>
        <w:t>Nell’ambito dei nuovi moduli che saranno sviluppati per la ricerca Avvocato su ReGIndE, saranno gestite anche i casi relativi alle eccezioni.</w:t>
      </w:r>
    </w:p>
    <w:p w14:paraId="61C64FF6" w14:textId="096BFD26" w:rsidR="005D1DCB" w:rsidRPr="009B71A9"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highlight w:val="green"/>
        </w:rPr>
      </w:pPr>
      <w:bookmarkStart w:id="297" w:name="_Toc24709080"/>
      <w:bookmarkStart w:id="298" w:name="_Toc77839121"/>
      <w:r w:rsidRPr="009B71A9">
        <w:rPr>
          <w:color w:val="365F91" w:themeColor="accent1" w:themeShade="BF"/>
          <w:sz w:val="22"/>
          <w:szCs w:val="22"/>
          <w:highlight w:val="green"/>
        </w:rPr>
        <w:t>Architettura</w:t>
      </w:r>
      <w:bookmarkEnd w:id="297"/>
      <w:bookmarkEnd w:id="298"/>
      <w:r w:rsidRPr="009B71A9">
        <w:rPr>
          <w:color w:val="365F91" w:themeColor="accent1" w:themeShade="BF"/>
          <w:sz w:val="22"/>
          <w:szCs w:val="22"/>
          <w:highlight w:val="green"/>
        </w:rPr>
        <w:t xml:space="preserve"> </w:t>
      </w:r>
    </w:p>
    <w:p w14:paraId="0EDB484A" w14:textId="189AE1F6" w:rsidR="00237EB7" w:rsidRPr="009B71A9" w:rsidRDefault="00237EB7" w:rsidP="00237EB7">
      <w:pPr>
        <w:rPr>
          <w:highlight w:val="green"/>
        </w:rPr>
      </w:pPr>
      <w:r w:rsidRPr="009B71A9">
        <w:rPr>
          <w:highlight w:val="green"/>
        </w:rPr>
        <w:t>N.A.</w:t>
      </w:r>
    </w:p>
    <w:p w14:paraId="7DEA672D" w14:textId="08DB6526" w:rsidR="005D1DCB" w:rsidRPr="009B71A9"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highlight w:val="green"/>
        </w:rPr>
      </w:pPr>
      <w:bookmarkStart w:id="299" w:name="_Toc24709081"/>
      <w:bookmarkStart w:id="300" w:name="_Toc77839122"/>
      <w:r w:rsidRPr="009B71A9">
        <w:rPr>
          <w:color w:val="365F91" w:themeColor="accent1" w:themeShade="BF"/>
          <w:sz w:val="22"/>
          <w:szCs w:val="22"/>
          <w:highlight w:val="green"/>
        </w:rPr>
        <w:t>Interfacce utente</w:t>
      </w:r>
      <w:bookmarkEnd w:id="299"/>
      <w:bookmarkEnd w:id="300"/>
    </w:p>
    <w:p w14:paraId="45EA7A67" w14:textId="4A499AB5" w:rsidR="00EE1919" w:rsidRDefault="00EE1919" w:rsidP="000B5A44">
      <w:pPr>
        <w:pStyle w:val="Titolo3"/>
        <w:keepLines w:val="0"/>
        <w:numPr>
          <w:ilvl w:val="3"/>
          <w:numId w:val="15"/>
        </w:numPr>
        <w:tabs>
          <w:tab w:val="left" w:pos="567"/>
        </w:tabs>
        <w:spacing w:before="180" w:after="120"/>
        <w:rPr>
          <w:color w:val="365F91" w:themeColor="accent1" w:themeShade="BF"/>
          <w:sz w:val="22"/>
          <w:szCs w:val="22"/>
        </w:rPr>
      </w:pPr>
      <w:bookmarkStart w:id="301" w:name="_Toc77839123"/>
      <w:bookmarkStart w:id="302" w:name="_Toc24709082"/>
      <w:bookmarkStart w:id="303" w:name="_Ref34385441"/>
      <w:r w:rsidRPr="005F27FE">
        <w:rPr>
          <w:color w:val="365F91" w:themeColor="accent1" w:themeShade="BF"/>
          <w:sz w:val="22"/>
          <w:szCs w:val="22"/>
        </w:rPr>
        <w:t>Inserimento manuale</w:t>
      </w:r>
      <w:r w:rsidR="00481DB4">
        <w:rPr>
          <w:color w:val="365F91" w:themeColor="accent1" w:themeShade="BF"/>
          <w:sz w:val="22"/>
          <w:szCs w:val="22"/>
        </w:rPr>
        <w:t xml:space="preserve">: Indisponibilità </w:t>
      </w:r>
      <w:r w:rsidR="00F710D0">
        <w:rPr>
          <w:color w:val="365F91" w:themeColor="accent1" w:themeShade="BF"/>
          <w:sz w:val="22"/>
          <w:szCs w:val="22"/>
        </w:rPr>
        <w:t>ReGIndE</w:t>
      </w:r>
      <w:r w:rsidR="00481DB4">
        <w:rPr>
          <w:color w:val="365F91" w:themeColor="accent1" w:themeShade="BF"/>
          <w:sz w:val="22"/>
          <w:szCs w:val="22"/>
        </w:rPr>
        <w:t xml:space="preserve"> o Avvocato Non Presente</w:t>
      </w:r>
      <w:bookmarkEnd w:id="301"/>
    </w:p>
    <w:p w14:paraId="3AB661A6" w14:textId="77777777" w:rsidR="00EE1919" w:rsidRDefault="00EE1919" w:rsidP="00EE1919"/>
    <w:p w14:paraId="6EAFABC0" w14:textId="5739FBBA" w:rsidR="00EE1919" w:rsidRPr="005F27FE" w:rsidRDefault="00EE1919" w:rsidP="00EE1919">
      <w:pPr>
        <w:rPr>
          <w:rFonts w:cstheme="minorHAnsi"/>
          <w:sz w:val="22"/>
          <w:szCs w:val="22"/>
        </w:rPr>
      </w:pPr>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segnalerà all’utente il tipo di evento intercorso e </w:t>
      </w:r>
      <w:r w:rsidR="00481DB4">
        <w:rPr>
          <w:rFonts w:cstheme="minorHAnsi"/>
          <w:sz w:val="22"/>
          <w:szCs w:val="22"/>
        </w:rPr>
        <w:t>presenterà nella form di Ricerca</w:t>
      </w:r>
      <w:r w:rsidRPr="005F27FE">
        <w:rPr>
          <w:rFonts w:cstheme="minorHAnsi"/>
          <w:sz w:val="22"/>
          <w:szCs w:val="22"/>
        </w:rPr>
        <w:t xml:space="preserve"> il pulsante per la funzione di ricerca dell’avvocato sul sistema SIES, al fine di consentire all’utente di proseguire con le proprie attività.</w:t>
      </w:r>
    </w:p>
    <w:p w14:paraId="58725149" w14:textId="77777777" w:rsidR="00EE1919" w:rsidRPr="005F27FE" w:rsidRDefault="00EE1919" w:rsidP="00EE1919">
      <w:pPr>
        <w:rPr>
          <w:rFonts w:cstheme="minorHAnsi"/>
          <w:sz w:val="22"/>
          <w:szCs w:val="22"/>
        </w:rPr>
      </w:pPr>
    </w:p>
    <w:p w14:paraId="34A54B11" w14:textId="148BF1CF" w:rsidR="00EE1919" w:rsidRPr="005F27FE" w:rsidRDefault="00EE1919" w:rsidP="00EE1919">
      <w:pPr>
        <w:rPr>
          <w:rFonts w:cstheme="minorHAnsi"/>
          <w:sz w:val="22"/>
          <w:szCs w:val="22"/>
        </w:rPr>
      </w:pPr>
      <w:r w:rsidRPr="005F27FE">
        <w:rPr>
          <w:rFonts w:cstheme="minorHAnsi"/>
          <w:sz w:val="22"/>
          <w:szCs w:val="22"/>
        </w:rPr>
        <w:t xml:space="preserve">Si riporta di seguito </w:t>
      </w:r>
      <w:r w:rsidR="009B25E0">
        <w:rPr>
          <w:rFonts w:cstheme="minorHAnsi"/>
          <w:sz w:val="22"/>
          <w:szCs w:val="22"/>
        </w:rPr>
        <w:t xml:space="preserve">come si presenterà la form di Ricerca Avvocato su </w:t>
      </w:r>
      <w:r w:rsidR="00F710D0">
        <w:rPr>
          <w:rFonts w:cstheme="minorHAnsi"/>
          <w:sz w:val="22"/>
          <w:szCs w:val="22"/>
        </w:rPr>
        <w:t>ReGIndE</w:t>
      </w:r>
      <w:r w:rsidR="009B25E0">
        <w:rPr>
          <w:rFonts w:cstheme="minorHAnsi"/>
          <w:sz w:val="22"/>
          <w:szCs w:val="22"/>
        </w:rPr>
        <w:t xml:space="preserve"> nei due suddetti casi</w:t>
      </w:r>
    </w:p>
    <w:p w14:paraId="443D9415" w14:textId="77777777" w:rsidR="00EE1919" w:rsidRPr="005F27FE" w:rsidRDefault="00EE1919" w:rsidP="00EE1919">
      <w:pPr>
        <w:rPr>
          <w:rFonts w:cstheme="minorHAnsi"/>
          <w:sz w:val="22"/>
          <w:szCs w:val="22"/>
        </w:rPr>
      </w:pPr>
    </w:p>
    <w:p w14:paraId="0966B95B" w14:textId="77777777" w:rsidR="00EE1919" w:rsidRDefault="00EE1919" w:rsidP="00EE1919">
      <w:pPr>
        <w:jc w:val="center"/>
        <w:rPr>
          <w:rFonts w:cstheme="minorHAnsi"/>
          <w:sz w:val="22"/>
          <w:szCs w:val="22"/>
        </w:rPr>
      </w:pPr>
      <w:r w:rsidRPr="006E7A65">
        <w:rPr>
          <w:noProof/>
          <w:sz w:val="22"/>
          <w:szCs w:val="22"/>
        </w:rPr>
        <w:drawing>
          <wp:inline distT="0" distB="0" distL="0" distR="0" wp14:anchorId="667B1C00" wp14:editId="1BEE2875">
            <wp:extent cx="4809524" cy="2466667"/>
            <wp:effectExtent l="0" t="0" r="0" b="0"/>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09524" cy="2466667"/>
                    </a:xfrm>
                    <a:prstGeom prst="rect">
                      <a:avLst/>
                    </a:prstGeom>
                  </pic:spPr>
                </pic:pic>
              </a:graphicData>
            </a:graphic>
          </wp:inline>
        </w:drawing>
      </w:r>
    </w:p>
    <w:p w14:paraId="1B167383" w14:textId="19CA74A4" w:rsidR="00C35271" w:rsidRPr="00D84F8E" w:rsidRDefault="00C35271" w:rsidP="00C35271">
      <w:pPr>
        <w:pStyle w:val="Didascalia"/>
        <w:jc w:val="center"/>
        <w:rPr>
          <w:rFonts w:asciiTheme="minorHAnsi" w:hAnsiTheme="minorHAnsi" w:cstheme="minorHAnsi"/>
          <w:sz w:val="18"/>
          <w:szCs w:val="18"/>
        </w:rPr>
      </w:pPr>
      <w:bookmarkStart w:id="304" w:name="_Toc7767904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39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 xml:space="preserve">Ricerca Difensore su </w:t>
      </w:r>
      <w:r w:rsidR="00F710D0">
        <w:rPr>
          <w:rFonts w:asciiTheme="minorHAnsi" w:hAnsiTheme="minorHAnsi" w:cstheme="minorHAnsi"/>
          <w:sz w:val="18"/>
          <w:szCs w:val="18"/>
        </w:rPr>
        <w:t>ReGIndE</w:t>
      </w:r>
      <w:r>
        <w:rPr>
          <w:rFonts w:asciiTheme="minorHAnsi" w:hAnsiTheme="minorHAnsi" w:cstheme="minorHAnsi"/>
          <w:sz w:val="18"/>
          <w:szCs w:val="18"/>
        </w:rPr>
        <w:t xml:space="preserve"> in caso di assenza collegamento</w:t>
      </w:r>
      <w:bookmarkEnd w:id="304"/>
    </w:p>
    <w:p w14:paraId="44E195B9" w14:textId="77777777" w:rsidR="00EE1919" w:rsidRDefault="00EE1919" w:rsidP="00EE1919">
      <w:pPr>
        <w:jc w:val="center"/>
        <w:rPr>
          <w:rFonts w:cstheme="minorHAnsi"/>
          <w:sz w:val="22"/>
          <w:szCs w:val="22"/>
        </w:rPr>
      </w:pPr>
    </w:p>
    <w:p w14:paraId="1D39C6DB" w14:textId="77777777" w:rsidR="00EE1919" w:rsidRDefault="00EE1919" w:rsidP="00EE1919">
      <w:pPr>
        <w:jc w:val="center"/>
        <w:rPr>
          <w:rFonts w:cstheme="minorHAnsi"/>
          <w:sz w:val="22"/>
          <w:szCs w:val="22"/>
        </w:rPr>
      </w:pPr>
    </w:p>
    <w:p w14:paraId="4C8E8192" w14:textId="77777777" w:rsidR="00EE1919" w:rsidRDefault="00EE1919" w:rsidP="00EE1919">
      <w:pPr>
        <w:jc w:val="center"/>
        <w:rPr>
          <w:rFonts w:cstheme="minorHAnsi"/>
          <w:sz w:val="22"/>
          <w:szCs w:val="22"/>
        </w:rPr>
      </w:pPr>
      <w:r>
        <w:rPr>
          <w:noProof/>
        </w:rPr>
        <w:lastRenderedPageBreak/>
        <w:drawing>
          <wp:inline distT="0" distB="0" distL="0" distR="0" wp14:anchorId="1A92DF08" wp14:editId="0F82F72C">
            <wp:extent cx="4780952" cy="2476190"/>
            <wp:effectExtent l="0" t="0" r="635" b="635"/>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80952" cy="2476190"/>
                    </a:xfrm>
                    <a:prstGeom prst="rect">
                      <a:avLst/>
                    </a:prstGeom>
                  </pic:spPr>
                </pic:pic>
              </a:graphicData>
            </a:graphic>
          </wp:inline>
        </w:drawing>
      </w:r>
    </w:p>
    <w:p w14:paraId="28EC61B4" w14:textId="3892D18C" w:rsidR="009C2CB8" w:rsidRPr="00D84F8E" w:rsidRDefault="009C2CB8" w:rsidP="009C2CB8">
      <w:pPr>
        <w:pStyle w:val="Didascalia"/>
        <w:jc w:val="center"/>
        <w:rPr>
          <w:rFonts w:asciiTheme="minorHAnsi" w:hAnsiTheme="minorHAnsi" w:cstheme="minorHAnsi"/>
          <w:sz w:val="18"/>
          <w:szCs w:val="18"/>
        </w:rPr>
      </w:pPr>
      <w:bookmarkStart w:id="305" w:name="_Toc7767904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9D367D">
        <w:rPr>
          <w:rFonts w:asciiTheme="minorHAnsi" w:hAnsiTheme="minorHAnsi" w:cstheme="minorHAnsi"/>
          <w:noProof/>
          <w:sz w:val="18"/>
          <w:szCs w:val="18"/>
        </w:rPr>
        <w:t>40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 xml:space="preserve">Ricerca Difensore su </w:t>
      </w:r>
      <w:r w:rsidR="00F710D0">
        <w:rPr>
          <w:rFonts w:asciiTheme="minorHAnsi" w:hAnsiTheme="minorHAnsi" w:cstheme="minorHAnsi"/>
          <w:sz w:val="18"/>
          <w:szCs w:val="18"/>
        </w:rPr>
        <w:t>ReGIndE</w:t>
      </w:r>
      <w:r>
        <w:rPr>
          <w:rFonts w:asciiTheme="minorHAnsi" w:hAnsiTheme="minorHAnsi" w:cstheme="minorHAnsi"/>
          <w:sz w:val="18"/>
          <w:szCs w:val="18"/>
        </w:rPr>
        <w:t xml:space="preserve"> in caso nessun occorrenza trovata</w:t>
      </w:r>
      <w:bookmarkEnd w:id="305"/>
    </w:p>
    <w:p w14:paraId="0F057926" w14:textId="77777777" w:rsidR="009B25E0" w:rsidRDefault="009B25E0" w:rsidP="00EE1919">
      <w:pPr>
        <w:jc w:val="center"/>
        <w:rPr>
          <w:rFonts w:cstheme="minorHAnsi"/>
          <w:sz w:val="22"/>
          <w:szCs w:val="22"/>
        </w:rPr>
      </w:pPr>
    </w:p>
    <w:p w14:paraId="60056704" w14:textId="118237B2" w:rsidR="009B25E0" w:rsidRPr="005F27FE" w:rsidRDefault="009B25E0" w:rsidP="009B25E0">
      <w:pPr>
        <w:rPr>
          <w:rFonts w:cstheme="minorHAnsi"/>
          <w:sz w:val="22"/>
          <w:szCs w:val="22"/>
        </w:rPr>
      </w:pPr>
      <w:r>
        <w:rPr>
          <w:rFonts w:cstheme="minorHAnsi"/>
          <w:sz w:val="22"/>
          <w:szCs w:val="22"/>
        </w:rPr>
        <w:t>in cui, oltre a presentare l’esito della Ricerca su ReGIndE, è presente il tasto per avviare la Ricerca su SIES.</w:t>
      </w:r>
    </w:p>
    <w:p w14:paraId="120D98DB" w14:textId="77777777" w:rsidR="00EE1919" w:rsidRPr="005F27FE" w:rsidRDefault="00EE1919" w:rsidP="00EE1919">
      <w:pPr>
        <w:rPr>
          <w:rFonts w:cstheme="minorHAnsi"/>
          <w:sz w:val="22"/>
          <w:szCs w:val="22"/>
        </w:rPr>
      </w:pPr>
    </w:p>
    <w:p w14:paraId="2EADC2BB" w14:textId="3600EAAF" w:rsidR="00EE1919" w:rsidRPr="005F27FE" w:rsidRDefault="00EE1919" w:rsidP="00EE1919">
      <w:pPr>
        <w:rPr>
          <w:sz w:val="22"/>
          <w:szCs w:val="22"/>
        </w:rPr>
      </w:pPr>
      <w:r w:rsidRPr="005F27FE">
        <w:rPr>
          <w:rFonts w:cstheme="minorHAnsi"/>
          <w:sz w:val="22"/>
          <w:szCs w:val="22"/>
        </w:rPr>
        <w:t xml:space="preserve">La ricerca sarà effettuata sulla tabella ‘AVVOCATO’ del SIES e i parametri di ricerca saranno gli stessi utilizzati per la ricerca su </w:t>
      </w:r>
      <w:r w:rsidR="00F710D0">
        <w:rPr>
          <w:rFonts w:cstheme="minorHAnsi"/>
          <w:sz w:val="22"/>
          <w:szCs w:val="22"/>
        </w:rPr>
        <w:t>ReGIndE</w:t>
      </w:r>
      <w:r w:rsidRPr="005F27FE">
        <w:rPr>
          <w:rFonts w:cstheme="minorHAnsi"/>
          <w:sz w:val="22"/>
          <w:szCs w:val="22"/>
        </w:rPr>
        <w:t xml:space="preserve"> [Rif. § “</w:t>
      </w:r>
      <w:r w:rsidR="009B25E0">
        <w:rPr>
          <w:rFonts w:cstheme="minorHAnsi"/>
          <w:i/>
          <w:iCs/>
          <w:sz w:val="22"/>
          <w:szCs w:val="22"/>
        </w:rPr>
        <w:t>6.2</w:t>
      </w:r>
      <w:r w:rsidRPr="005F27FE">
        <w:rPr>
          <w:rFonts w:cstheme="minorHAnsi"/>
          <w:i/>
          <w:iCs/>
          <w:sz w:val="22"/>
          <w:szCs w:val="22"/>
        </w:rPr>
        <w:t xml:space="preserve"> Ricerca su </w:t>
      </w:r>
      <w:r w:rsidR="00F710D0">
        <w:rPr>
          <w:rFonts w:cstheme="minorHAnsi"/>
          <w:i/>
          <w:iCs/>
          <w:sz w:val="22"/>
          <w:szCs w:val="22"/>
        </w:rPr>
        <w:t>ReGIndE</w:t>
      </w:r>
      <w:r w:rsidRPr="005F27FE">
        <w:rPr>
          <w:rFonts w:cstheme="minorHAnsi"/>
          <w:sz w:val="22"/>
          <w:szCs w:val="22"/>
        </w:rPr>
        <w:t xml:space="preserve">”]: </w:t>
      </w:r>
      <w:r w:rsidRPr="005F27FE">
        <w:rPr>
          <w:sz w:val="22"/>
          <w:szCs w:val="22"/>
        </w:rPr>
        <w:t>Cognome e Nome dell’avvocato e Foro di appartenenza, se specificato, con opzione di ricerca mediante check-box per tutti i fori.</w:t>
      </w:r>
    </w:p>
    <w:p w14:paraId="5B144A1C" w14:textId="77777777" w:rsidR="00EE1919" w:rsidRPr="005F27FE" w:rsidRDefault="00EE1919" w:rsidP="00EE1919">
      <w:pPr>
        <w:rPr>
          <w:sz w:val="22"/>
          <w:szCs w:val="22"/>
        </w:rPr>
      </w:pPr>
      <w:r w:rsidRPr="005F27FE">
        <w:rPr>
          <w:sz w:val="22"/>
          <w:szCs w:val="22"/>
        </w:rPr>
        <w:t>La ricerca sarà relativa ai record che hanno il FLAG_REGINDE=’Sì’.</w:t>
      </w:r>
    </w:p>
    <w:p w14:paraId="346C0DA2" w14:textId="77777777" w:rsidR="00EE1919" w:rsidRDefault="00EE1919" w:rsidP="00EE1919">
      <w:pPr>
        <w:pStyle w:val="Corpotesto"/>
        <w:rPr>
          <w:sz w:val="22"/>
          <w:szCs w:val="22"/>
        </w:rPr>
      </w:pPr>
      <w:r w:rsidRPr="005F27FE">
        <w:rPr>
          <w:sz w:val="22"/>
          <w:szCs w:val="22"/>
        </w:rPr>
        <w:t>I campi obbligatori saranno: Cognome e Foro, o in alternativa, Cognome e check-box ‘Tutti i Fori’.</w:t>
      </w:r>
    </w:p>
    <w:p w14:paraId="5B73DBE1" w14:textId="77777777" w:rsidR="00F432D2" w:rsidRDefault="00F432D2" w:rsidP="00EE1919">
      <w:pPr>
        <w:pStyle w:val="Corpotesto"/>
        <w:rPr>
          <w:sz w:val="22"/>
          <w:szCs w:val="22"/>
        </w:rPr>
      </w:pPr>
    </w:p>
    <w:p w14:paraId="36647BA8" w14:textId="056A560D" w:rsidR="00F432D2" w:rsidRPr="005F27FE" w:rsidRDefault="00F432D2" w:rsidP="00EE1919">
      <w:pPr>
        <w:pStyle w:val="Corpotesto"/>
        <w:rPr>
          <w:sz w:val="22"/>
          <w:szCs w:val="22"/>
        </w:rPr>
      </w:pPr>
      <w:r w:rsidRPr="00F432D2">
        <w:rPr>
          <w:rFonts w:cstheme="minorHAnsi"/>
          <w:color w:val="000000"/>
          <w:sz w:val="22"/>
          <w:szCs w:val="22"/>
        </w:rPr>
        <w:t>In cas</w:t>
      </w:r>
      <w:r>
        <w:rPr>
          <w:rFonts w:cstheme="minorHAnsi"/>
          <w:color w:val="000000"/>
          <w:sz w:val="22"/>
          <w:szCs w:val="22"/>
        </w:rPr>
        <w:t>o di ricerca con esito positivo il sistema presenterà l’elenco dei difensori soddisfacenti i parametri impostati</w:t>
      </w:r>
    </w:p>
    <w:p w14:paraId="3053C430" w14:textId="77777777" w:rsidR="00EE1919" w:rsidRDefault="00EE1919" w:rsidP="00EE1919">
      <w:pPr>
        <w:rPr>
          <w:sz w:val="22"/>
          <w:szCs w:val="22"/>
        </w:rPr>
      </w:pPr>
    </w:p>
    <w:p w14:paraId="189A3218" w14:textId="77777777" w:rsidR="00EE1919" w:rsidRDefault="00EE1919" w:rsidP="00EE1919">
      <w:pPr>
        <w:rPr>
          <w:sz w:val="22"/>
          <w:szCs w:val="22"/>
        </w:rPr>
      </w:pPr>
      <w:r>
        <w:rPr>
          <w:noProof/>
        </w:rPr>
        <w:drawing>
          <wp:inline distT="0" distB="0" distL="0" distR="0" wp14:anchorId="2E510E7B" wp14:editId="76A540B3">
            <wp:extent cx="6120130" cy="1969135"/>
            <wp:effectExtent l="0" t="0" r="0" b="0"/>
            <wp:docPr id="114" name="Immagin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1969135"/>
                    </a:xfrm>
                    <a:prstGeom prst="rect">
                      <a:avLst/>
                    </a:prstGeom>
                  </pic:spPr>
                </pic:pic>
              </a:graphicData>
            </a:graphic>
          </wp:inline>
        </w:drawing>
      </w:r>
    </w:p>
    <w:p w14:paraId="50513A39" w14:textId="7BE71D75" w:rsidR="009C2CB8" w:rsidRPr="00D13B67" w:rsidRDefault="009C2CB8" w:rsidP="009C2CB8">
      <w:pPr>
        <w:pStyle w:val="Didascalia"/>
        <w:jc w:val="center"/>
        <w:rPr>
          <w:rFonts w:asciiTheme="minorHAnsi" w:hAnsiTheme="minorHAnsi" w:cstheme="minorHAnsi"/>
          <w:sz w:val="18"/>
          <w:szCs w:val="18"/>
        </w:rPr>
      </w:pPr>
      <w:bookmarkStart w:id="306" w:name="_Toc77679045"/>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9D367D">
        <w:rPr>
          <w:rFonts w:asciiTheme="minorHAnsi" w:hAnsiTheme="minorHAnsi" w:cstheme="minorHAnsi"/>
          <w:noProof/>
          <w:sz w:val="18"/>
          <w:szCs w:val="18"/>
        </w:rPr>
        <w:t>41</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Pr>
          <w:rFonts w:asciiTheme="minorHAnsi" w:hAnsiTheme="minorHAnsi" w:cstheme="minorHAnsi"/>
          <w:sz w:val="18"/>
          <w:szCs w:val="18"/>
        </w:rPr>
        <w:t>SIES</w:t>
      </w:r>
      <w:bookmarkEnd w:id="306"/>
    </w:p>
    <w:p w14:paraId="4BBDD63B" w14:textId="734EF045" w:rsidR="00F432D2" w:rsidRPr="00F432D2" w:rsidRDefault="00F432D2" w:rsidP="00F432D2">
      <w:pPr>
        <w:pStyle w:val="Corpotesto"/>
        <w:rPr>
          <w:rFonts w:cstheme="minorHAnsi"/>
          <w:color w:val="000000"/>
          <w:sz w:val="22"/>
          <w:szCs w:val="22"/>
        </w:rPr>
      </w:pPr>
      <w:r w:rsidRPr="00F432D2">
        <w:rPr>
          <w:rFonts w:cstheme="minorHAnsi"/>
          <w:color w:val="000000"/>
          <w:sz w:val="22"/>
          <w:szCs w:val="22"/>
        </w:rPr>
        <w:t>l’utente selezionerà l’avvocato di interesse dalla lista, il sistema si limiterà ad associare l’avvocato al procedimento corrente, essendo lo stesso già certificato su ReGIndE.</w:t>
      </w:r>
    </w:p>
    <w:p w14:paraId="6E806F39" w14:textId="77777777" w:rsidR="00EE1919" w:rsidRPr="005F27FE" w:rsidRDefault="00EE1919" w:rsidP="00EE1919">
      <w:pPr>
        <w:rPr>
          <w:sz w:val="22"/>
          <w:szCs w:val="22"/>
        </w:rPr>
      </w:pPr>
    </w:p>
    <w:p w14:paraId="5037D9DD" w14:textId="7DF31FF7" w:rsidR="00EE1919" w:rsidRDefault="00EE1919" w:rsidP="00EE1919">
      <w:pPr>
        <w:rPr>
          <w:rFonts w:cstheme="minorHAnsi"/>
          <w:sz w:val="22"/>
          <w:szCs w:val="22"/>
        </w:rPr>
      </w:pPr>
      <w:r w:rsidRPr="005F27FE">
        <w:rPr>
          <w:rFonts w:cstheme="minorHAnsi"/>
          <w:sz w:val="22"/>
          <w:szCs w:val="22"/>
        </w:rPr>
        <w:t>Nel caso l’esito della ricerca su SIES non producesse alcun risultato, quindi per avvocato non trovato in base</w:t>
      </w:r>
      <w:r>
        <w:rPr>
          <w:rFonts w:cstheme="minorHAnsi"/>
          <w:sz w:val="22"/>
          <w:szCs w:val="22"/>
        </w:rPr>
        <w:t xml:space="preserve"> ai criteri di ricerca digitati</w:t>
      </w:r>
      <w:r w:rsidR="001833B5">
        <w:rPr>
          <w:rFonts w:cstheme="minorHAnsi"/>
          <w:sz w:val="22"/>
          <w:szCs w:val="22"/>
        </w:rPr>
        <w:t>, la form presenterà il messaggio di assenza in SIES di avvocati, soddisfacenti i parametri di ricerca e presenterà il tasto per procedere all’inserimento di un nuovo difensore in SIES.</w:t>
      </w:r>
    </w:p>
    <w:p w14:paraId="09ADCC61" w14:textId="77777777" w:rsidR="00EE1919" w:rsidRDefault="00EE1919" w:rsidP="00EE1919">
      <w:pPr>
        <w:rPr>
          <w:rFonts w:cstheme="minorHAnsi"/>
          <w:sz w:val="22"/>
          <w:szCs w:val="22"/>
        </w:rPr>
      </w:pPr>
    </w:p>
    <w:p w14:paraId="6B865796" w14:textId="2CCE6B05" w:rsidR="00EE1919" w:rsidRDefault="009B25E0" w:rsidP="00EE1919">
      <w:pPr>
        <w:rPr>
          <w:rFonts w:cstheme="minorHAnsi"/>
          <w:sz w:val="22"/>
          <w:szCs w:val="22"/>
        </w:rPr>
      </w:pPr>
      <w:r>
        <w:rPr>
          <w:noProof/>
        </w:rPr>
        <w:drawing>
          <wp:inline distT="0" distB="0" distL="0" distR="0" wp14:anchorId="05EC6C39" wp14:editId="77A2C099">
            <wp:extent cx="6120130" cy="3025140"/>
            <wp:effectExtent l="0" t="0" r="0" b="3810"/>
            <wp:docPr id="123" name="Immagin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20130" cy="3025140"/>
                    </a:xfrm>
                    <a:prstGeom prst="rect">
                      <a:avLst/>
                    </a:prstGeom>
                  </pic:spPr>
                </pic:pic>
              </a:graphicData>
            </a:graphic>
          </wp:inline>
        </w:drawing>
      </w:r>
    </w:p>
    <w:p w14:paraId="012816C4" w14:textId="7E1A850C" w:rsidR="009C2CB8" w:rsidRPr="00D13B67" w:rsidRDefault="009C2CB8" w:rsidP="009C2CB8">
      <w:pPr>
        <w:pStyle w:val="Didascalia"/>
        <w:jc w:val="center"/>
        <w:rPr>
          <w:rFonts w:asciiTheme="minorHAnsi" w:hAnsiTheme="minorHAnsi" w:cstheme="minorHAnsi"/>
          <w:sz w:val="18"/>
          <w:szCs w:val="18"/>
        </w:rPr>
      </w:pPr>
      <w:bookmarkStart w:id="307" w:name="_Toc77679046"/>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9D367D">
        <w:rPr>
          <w:rFonts w:asciiTheme="minorHAnsi" w:hAnsiTheme="minorHAnsi" w:cstheme="minorHAnsi"/>
          <w:noProof/>
          <w:sz w:val="18"/>
          <w:szCs w:val="18"/>
        </w:rPr>
        <w:t>42</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Esito Ricerca Difensori</w:t>
      </w:r>
      <w:r w:rsidRPr="00D13B67">
        <w:rPr>
          <w:rFonts w:asciiTheme="minorHAnsi" w:hAnsiTheme="minorHAnsi" w:cstheme="minorHAnsi"/>
          <w:sz w:val="18"/>
          <w:szCs w:val="18"/>
        </w:rPr>
        <w:t xml:space="preserve"> </w:t>
      </w:r>
      <w:r>
        <w:rPr>
          <w:rFonts w:asciiTheme="minorHAnsi" w:hAnsiTheme="minorHAnsi" w:cstheme="minorHAnsi"/>
          <w:sz w:val="18"/>
          <w:szCs w:val="18"/>
        </w:rPr>
        <w:t>SIES in caso di nessun occorrenza trovata</w:t>
      </w:r>
      <w:bookmarkEnd w:id="307"/>
    </w:p>
    <w:p w14:paraId="1BDB1818" w14:textId="77777777" w:rsidR="00EE1919" w:rsidRDefault="00EE1919" w:rsidP="00EE1919">
      <w:pPr>
        <w:rPr>
          <w:rFonts w:cstheme="minorHAnsi"/>
          <w:sz w:val="22"/>
          <w:szCs w:val="22"/>
        </w:rPr>
      </w:pPr>
    </w:p>
    <w:p w14:paraId="3F381B46" w14:textId="6DCE3E5C" w:rsidR="00EE1919" w:rsidRDefault="00EE1919" w:rsidP="00EE1919">
      <w:pPr>
        <w:rPr>
          <w:rFonts w:cstheme="minorHAnsi"/>
          <w:sz w:val="22"/>
          <w:szCs w:val="22"/>
        </w:rPr>
      </w:pPr>
      <w:r w:rsidRPr="005F27FE">
        <w:rPr>
          <w:rFonts w:cstheme="minorHAnsi"/>
          <w:sz w:val="22"/>
          <w:szCs w:val="22"/>
        </w:rPr>
        <w:t xml:space="preserve"> </w:t>
      </w:r>
      <w:r w:rsidR="002B13AA">
        <w:rPr>
          <w:rFonts w:cstheme="minorHAnsi"/>
          <w:sz w:val="22"/>
          <w:szCs w:val="22"/>
        </w:rPr>
        <w:t>L’utente potrà</w:t>
      </w:r>
      <w:r w:rsidRPr="005F27FE">
        <w:rPr>
          <w:rFonts w:cstheme="minorHAnsi"/>
          <w:sz w:val="22"/>
          <w:szCs w:val="22"/>
        </w:rPr>
        <w:t xml:space="preserve"> scegliere</w:t>
      </w:r>
      <w:r w:rsidR="00DB4567">
        <w:rPr>
          <w:rFonts w:cstheme="minorHAnsi"/>
          <w:sz w:val="22"/>
          <w:szCs w:val="22"/>
        </w:rPr>
        <w:t xml:space="preserve"> </w:t>
      </w:r>
      <w:r w:rsidR="002B13AA">
        <w:rPr>
          <w:rFonts w:cstheme="minorHAnsi"/>
          <w:sz w:val="22"/>
          <w:szCs w:val="22"/>
        </w:rPr>
        <w:t xml:space="preserve">di </w:t>
      </w:r>
      <w:r w:rsidRPr="005F27FE">
        <w:rPr>
          <w:rFonts w:cstheme="minorHAnsi"/>
          <w:sz w:val="22"/>
          <w:szCs w:val="22"/>
        </w:rPr>
        <w:t>procedere con l’inserimento manuale dell’avvocato</w:t>
      </w:r>
      <w:r w:rsidR="00DB4567">
        <w:rPr>
          <w:rFonts w:cstheme="minorHAnsi"/>
          <w:sz w:val="22"/>
          <w:szCs w:val="22"/>
        </w:rPr>
        <w:t xml:space="preserve">, selezionando il tasto </w:t>
      </w:r>
      <w:r w:rsidR="00DB4567">
        <w:rPr>
          <w:noProof/>
        </w:rPr>
        <w:drawing>
          <wp:inline distT="0" distB="0" distL="0" distR="0" wp14:anchorId="523B45C9" wp14:editId="46F11972">
            <wp:extent cx="1104762" cy="190476"/>
            <wp:effectExtent l="0" t="0" r="635" b="635"/>
            <wp:docPr id="125" name="Immagin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104762" cy="190476"/>
                    </a:xfrm>
                    <a:prstGeom prst="rect">
                      <a:avLst/>
                    </a:prstGeom>
                  </pic:spPr>
                </pic:pic>
              </a:graphicData>
            </a:graphic>
          </wp:inline>
        </w:drawing>
      </w:r>
      <w:r w:rsidRPr="005F27FE">
        <w:rPr>
          <w:rFonts w:cstheme="minorHAnsi"/>
          <w:sz w:val="22"/>
          <w:szCs w:val="22"/>
        </w:rPr>
        <w:t xml:space="preserve"> o </w:t>
      </w:r>
      <w:r w:rsidR="002B13AA">
        <w:rPr>
          <w:rFonts w:cstheme="minorHAnsi"/>
          <w:sz w:val="22"/>
          <w:szCs w:val="22"/>
        </w:rPr>
        <w:t xml:space="preserve">potrà avviare </w:t>
      </w:r>
      <w:r w:rsidR="00DB4567">
        <w:rPr>
          <w:rFonts w:cstheme="minorHAnsi"/>
          <w:sz w:val="22"/>
          <w:szCs w:val="22"/>
        </w:rPr>
        <w:t xml:space="preserve">una nuova </w:t>
      </w:r>
      <w:r w:rsidRPr="005F27FE">
        <w:rPr>
          <w:rFonts w:cstheme="minorHAnsi"/>
          <w:sz w:val="22"/>
          <w:szCs w:val="22"/>
        </w:rPr>
        <w:t xml:space="preserve">di ricerca su </w:t>
      </w:r>
      <w:r w:rsidR="00F710D0">
        <w:rPr>
          <w:rFonts w:cstheme="minorHAnsi"/>
          <w:sz w:val="22"/>
          <w:szCs w:val="22"/>
        </w:rPr>
        <w:t>ReGIndE</w:t>
      </w:r>
      <w:r w:rsidRPr="005F27FE">
        <w:rPr>
          <w:rFonts w:cstheme="minorHAnsi"/>
          <w:sz w:val="22"/>
          <w:szCs w:val="22"/>
        </w:rPr>
        <w:t xml:space="preserve"> </w:t>
      </w:r>
      <w:r w:rsidR="00DB4567">
        <w:rPr>
          <w:rFonts w:cstheme="minorHAnsi"/>
          <w:sz w:val="22"/>
          <w:szCs w:val="22"/>
        </w:rPr>
        <w:t>o su SIES.</w:t>
      </w:r>
    </w:p>
    <w:p w14:paraId="512807B3" w14:textId="101664DD" w:rsidR="002B13AA" w:rsidRPr="005F27FE" w:rsidRDefault="002B13AA" w:rsidP="00EE1919">
      <w:pPr>
        <w:rPr>
          <w:rFonts w:cstheme="minorHAnsi"/>
          <w:sz w:val="22"/>
          <w:szCs w:val="22"/>
        </w:rPr>
      </w:pPr>
      <w:r>
        <w:rPr>
          <w:rFonts w:cstheme="minorHAnsi"/>
          <w:sz w:val="22"/>
          <w:szCs w:val="22"/>
        </w:rPr>
        <w:t xml:space="preserve">Se l’utente seleziona l’Inserimento di un nuovo Difensore, il sistema chiuderà la </w:t>
      </w:r>
      <w:r w:rsidR="00AB302C">
        <w:rPr>
          <w:rFonts w:cstheme="minorHAnsi"/>
          <w:sz w:val="22"/>
          <w:szCs w:val="22"/>
        </w:rPr>
        <w:t>Form</w:t>
      </w:r>
      <w:r>
        <w:rPr>
          <w:rFonts w:cstheme="minorHAnsi"/>
          <w:sz w:val="22"/>
          <w:szCs w:val="22"/>
        </w:rPr>
        <w:t xml:space="preserve"> di ricerca difensore e presenterà sulla Home Page di SIES la form di Inserimento.</w:t>
      </w:r>
    </w:p>
    <w:p w14:paraId="68C2422A" w14:textId="77777777" w:rsidR="00EE1919" w:rsidRDefault="00EE1919" w:rsidP="00EE1919"/>
    <w:p w14:paraId="336C409D" w14:textId="77777777" w:rsidR="00EE1919" w:rsidRDefault="00EE1919" w:rsidP="000B5A44">
      <w:pPr>
        <w:pStyle w:val="Titolo3"/>
        <w:keepLines w:val="0"/>
        <w:numPr>
          <w:ilvl w:val="3"/>
          <w:numId w:val="15"/>
        </w:numPr>
        <w:tabs>
          <w:tab w:val="left" w:pos="567"/>
        </w:tabs>
        <w:spacing w:before="180" w:after="120"/>
        <w:rPr>
          <w:color w:val="365F91" w:themeColor="accent1" w:themeShade="BF"/>
          <w:sz w:val="22"/>
          <w:szCs w:val="22"/>
        </w:rPr>
      </w:pPr>
      <w:bookmarkStart w:id="308" w:name="_Toc77839124"/>
      <w:r w:rsidRPr="005F27FE">
        <w:rPr>
          <w:color w:val="365F91" w:themeColor="accent1" w:themeShade="BF"/>
          <w:sz w:val="22"/>
          <w:szCs w:val="22"/>
        </w:rPr>
        <w:t>Inserimento manuale avvocato sul sistema SIES</w:t>
      </w:r>
      <w:bookmarkEnd w:id="308"/>
    </w:p>
    <w:p w14:paraId="2542929C" w14:textId="77777777" w:rsidR="00481DB4" w:rsidRDefault="00481DB4" w:rsidP="00481DB4"/>
    <w:p w14:paraId="2C19B118" w14:textId="05D12EF9" w:rsidR="00481DB4" w:rsidRPr="005F27FE" w:rsidRDefault="00DB4567" w:rsidP="00481DB4">
      <w:pPr>
        <w:pStyle w:val="Corpotesto"/>
        <w:rPr>
          <w:sz w:val="22"/>
          <w:szCs w:val="22"/>
        </w:rPr>
      </w:pPr>
      <w:r>
        <w:rPr>
          <w:sz w:val="22"/>
          <w:szCs w:val="22"/>
        </w:rPr>
        <w:t>L</w:t>
      </w:r>
      <w:r w:rsidR="00481DB4" w:rsidRPr="005F27FE">
        <w:rPr>
          <w:sz w:val="22"/>
          <w:szCs w:val="22"/>
        </w:rPr>
        <w:t>a funzi</w:t>
      </w:r>
      <w:r>
        <w:rPr>
          <w:sz w:val="22"/>
          <w:szCs w:val="22"/>
        </w:rPr>
        <w:t>onalità di inserimento manuale consentirà al</w:t>
      </w:r>
      <w:r w:rsidR="00481DB4" w:rsidRPr="005F27FE">
        <w:rPr>
          <w:sz w:val="22"/>
          <w:szCs w:val="22"/>
        </w:rPr>
        <w:t xml:space="preserve">l’utente </w:t>
      </w:r>
      <w:r>
        <w:rPr>
          <w:sz w:val="22"/>
          <w:szCs w:val="22"/>
        </w:rPr>
        <w:t xml:space="preserve">di </w:t>
      </w:r>
      <w:r w:rsidR="00481DB4" w:rsidRPr="005F27FE">
        <w:rPr>
          <w:sz w:val="22"/>
          <w:szCs w:val="22"/>
        </w:rPr>
        <w:t>effettuerà l’inserimento dei dati dell’avvocato sulla tabella ‘AVVOCATO’ del SIES.</w:t>
      </w:r>
      <w:r>
        <w:rPr>
          <w:sz w:val="22"/>
          <w:szCs w:val="22"/>
        </w:rPr>
        <w:t xml:space="preserve"> A tal fine il sistema presenterà la seguente form di inserimento</w:t>
      </w:r>
    </w:p>
    <w:p w14:paraId="5C6C029A" w14:textId="3CEB9330" w:rsidR="00481DB4" w:rsidRPr="005F27FE" w:rsidRDefault="00481DB4" w:rsidP="00481DB4">
      <w:pPr>
        <w:pStyle w:val="Corpotesto"/>
        <w:spacing w:before="240"/>
        <w:jc w:val="center"/>
        <w:rPr>
          <w:sz w:val="22"/>
          <w:szCs w:val="22"/>
          <w14:textOutline w14:w="25400" w14:cap="rnd" w14:cmpd="sng" w14:algn="ctr">
            <w14:solidFill>
              <w14:schemeClr w14:val="tx1"/>
            </w14:solidFill>
            <w14:prstDash w14:val="solid"/>
            <w14:bevel/>
          </w14:textOutline>
        </w:rPr>
      </w:pPr>
      <w:r>
        <w:rPr>
          <w:noProof/>
        </w:rPr>
        <w:lastRenderedPageBreak/>
        <w:drawing>
          <wp:inline distT="0" distB="0" distL="0" distR="0" wp14:anchorId="1642B607" wp14:editId="184DEC68">
            <wp:extent cx="6019048" cy="4161905"/>
            <wp:effectExtent l="0" t="0" r="1270" b="0"/>
            <wp:docPr id="116" name="Immagin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019048" cy="4161905"/>
                    </a:xfrm>
                    <a:prstGeom prst="rect">
                      <a:avLst/>
                    </a:prstGeom>
                  </pic:spPr>
                </pic:pic>
              </a:graphicData>
            </a:graphic>
          </wp:inline>
        </w:drawing>
      </w:r>
    </w:p>
    <w:p w14:paraId="1511C1D5" w14:textId="0AC87BD1" w:rsidR="009C2CB8" w:rsidRPr="00D13B67" w:rsidRDefault="009C2CB8" w:rsidP="009C2CB8">
      <w:pPr>
        <w:pStyle w:val="Didascalia"/>
        <w:jc w:val="center"/>
        <w:rPr>
          <w:rFonts w:asciiTheme="minorHAnsi" w:hAnsiTheme="minorHAnsi" w:cstheme="minorHAnsi"/>
          <w:sz w:val="18"/>
          <w:szCs w:val="18"/>
        </w:rPr>
      </w:pPr>
      <w:bookmarkStart w:id="309" w:name="_Toc77679047"/>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9D367D">
        <w:rPr>
          <w:rFonts w:asciiTheme="minorHAnsi" w:hAnsiTheme="minorHAnsi" w:cstheme="minorHAnsi"/>
          <w:noProof/>
          <w:sz w:val="18"/>
          <w:szCs w:val="18"/>
        </w:rPr>
        <w:t>43</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Inserimento Difensore in</w:t>
      </w:r>
      <w:r w:rsidRPr="00D13B67">
        <w:rPr>
          <w:rFonts w:asciiTheme="minorHAnsi" w:hAnsiTheme="minorHAnsi" w:cstheme="minorHAnsi"/>
          <w:sz w:val="18"/>
          <w:szCs w:val="18"/>
        </w:rPr>
        <w:t xml:space="preserve"> </w:t>
      </w:r>
      <w:r>
        <w:rPr>
          <w:rFonts w:asciiTheme="minorHAnsi" w:hAnsiTheme="minorHAnsi" w:cstheme="minorHAnsi"/>
          <w:sz w:val="18"/>
          <w:szCs w:val="18"/>
        </w:rPr>
        <w:t>SIES</w:t>
      </w:r>
      <w:bookmarkEnd w:id="309"/>
    </w:p>
    <w:p w14:paraId="36ACB965" w14:textId="77777777" w:rsidR="00481DB4" w:rsidRPr="005F27FE" w:rsidRDefault="00481DB4" w:rsidP="00481DB4">
      <w:pPr>
        <w:pStyle w:val="Corpotesto"/>
        <w:rPr>
          <w:sz w:val="22"/>
          <w:szCs w:val="22"/>
        </w:rPr>
      </w:pPr>
    </w:p>
    <w:p w14:paraId="579BC9AE" w14:textId="7971C576" w:rsidR="00DB4567" w:rsidRPr="005F27FE" w:rsidRDefault="00DB4567" w:rsidP="00DB4567">
      <w:pPr>
        <w:pStyle w:val="Corpotesto"/>
        <w:rPr>
          <w:sz w:val="22"/>
          <w:szCs w:val="22"/>
        </w:rPr>
      </w:pPr>
      <w:r>
        <w:rPr>
          <w:sz w:val="22"/>
          <w:szCs w:val="22"/>
        </w:rPr>
        <w:t>I</w:t>
      </w:r>
      <w:r w:rsidRPr="005F27FE">
        <w:rPr>
          <w:sz w:val="22"/>
          <w:szCs w:val="22"/>
        </w:rPr>
        <w:t xml:space="preserve">l campo </w:t>
      </w:r>
      <w:r w:rsidRPr="005F27FE">
        <w:rPr>
          <w:sz w:val="22"/>
          <w:szCs w:val="22"/>
          <w:u w:val="words"/>
        </w:rPr>
        <w:t>Codice Fiscale</w:t>
      </w:r>
      <w:r w:rsidRPr="005F27FE">
        <w:rPr>
          <w:sz w:val="22"/>
          <w:szCs w:val="22"/>
        </w:rPr>
        <w:t xml:space="preserve"> sarà un dato </w:t>
      </w:r>
      <w:r w:rsidRPr="005F27FE">
        <w:rPr>
          <w:sz w:val="22"/>
          <w:szCs w:val="22"/>
          <w:u w:val="words"/>
        </w:rPr>
        <w:t>obbligatorio</w:t>
      </w:r>
      <w:r w:rsidRPr="005F27FE">
        <w:rPr>
          <w:sz w:val="22"/>
          <w:szCs w:val="22"/>
        </w:rPr>
        <w:t xml:space="preserve">, su cui il sistema effettuerà il </w:t>
      </w:r>
      <w:r w:rsidRPr="005F27FE">
        <w:rPr>
          <w:rFonts w:cstheme="minorHAnsi"/>
          <w:sz w:val="22"/>
          <w:szCs w:val="22"/>
        </w:rPr>
        <w:t>controllo di correttezza formale, fatta eccezione la verifica del carattere di controllo finale.</w:t>
      </w:r>
      <w:r w:rsidR="009823CF">
        <w:rPr>
          <w:rFonts w:cstheme="minorHAnsi"/>
          <w:sz w:val="22"/>
          <w:szCs w:val="22"/>
        </w:rPr>
        <w:t xml:space="preserve"> </w:t>
      </w:r>
    </w:p>
    <w:p w14:paraId="347A6C5C" w14:textId="77777777" w:rsidR="00DB4567" w:rsidRDefault="00DB4567" w:rsidP="00481DB4">
      <w:pPr>
        <w:pStyle w:val="Corpotesto"/>
        <w:rPr>
          <w:sz w:val="22"/>
          <w:szCs w:val="22"/>
        </w:rPr>
      </w:pPr>
    </w:p>
    <w:p w14:paraId="1B51344E" w14:textId="10AF19E4" w:rsidR="00481DB4" w:rsidRPr="005F27FE" w:rsidRDefault="00481DB4" w:rsidP="00481DB4">
      <w:pPr>
        <w:pStyle w:val="Corpotesto"/>
        <w:rPr>
          <w:sz w:val="22"/>
          <w:szCs w:val="22"/>
        </w:rPr>
      </w:pPr>
      <w:r w:rsidRPr="005F27FE">
        <w:rPr>
          <w:sz w:val="22"/>
          <w:szCs w:val="22"/>
        </w:rPr>
        <w:t>All’atto della conferma, prima di proceder</w:t>
      </w:r>
      <w:r w:rsidR="006E7A65">
        <w:rPr>
          <w:sz w:val="22"/>
          <w:szCs w:val="22"/>
        </w:rPr>
        <w:t xml:space="preserve">e all’inserimento, il sistema </w:t>
      </w:r>
      <w:r w:rsidRPr="005F27FE">
        <w:rPr>
          <w:sz w:val="22"/>
          <w:szCs w:val="22"/>
        </w:rPr>
        <w:t>effettuerà</w:t>
      </w:r>
      <w:r w:rsidR="006E7A65">
        <w:rPr>
          <w:sz w:val="22"/>
          <w:szCs w:val="22"/>
        </w:rPr>
        <w:t xml:space="preserve"> nuovamente</w:t>
      </w:r>
      <w:r w:rsidRPr="005F27FE">
        <w:rPr>
          <w:sz w:val="22"/>
          <w:szCs w:val="22"/>
        </w:rPr>
        <w:t xml:space="preserve"> il controllo di verifica dell’eventuale presenza dell’anagrafica sulla tabella ‘AVVOCATO’ del SIES con FLAG_REGINDE = ‘Sì’.</w:t>
      </w:r>
    </w:p>
    <w:p w14:paraId="15505B4C" w14:textId="77777777" w:rsidR="00481DB4" w:rsidRPr="005F27FE" w:rsidRDefault="00481DB4" w:rsidP="00481DB4">
      <w:pPr>
        <w:pStyle w:val="Corpotesto"/>
        <w:rPr>
          <w:sz w:val="22"/>
          <w:szCs w:val="22"/>
        </w:rPr>
      </w:pPr>
      <w:r w:rsidRPr="005F27FE">
        <w:rPr>
          <w:sz w:val="22"/>
          <w:szCs w:val="22"/>
        </w:rPr>
        <w:t>I criteri utilizzati per il controllo in questa fase saranno:</w:t>
      </w:r>
    </w:p>
    <w:p w14:paraId="46CB269C" w14:textId="77777777" w:rsidR="00481DB4" w:rsidRPr="005F27FE" w:rsidRDefault="00481DB4" w:rsidP="000B5A44">
      <w:pPr>
        <w:pStyle w:val="Corpotesto"/>
        <w:numPr>
          <w:ilvl w:val="0"/>
          <w:numId w:val="23"/>
        </w:numPr>
        <w:rPr>
          <w:sz w:val="22"/>
          <w:szCs w:val="22"/>
        </w:rPr>
      </w:pPr>
      <w:r w:rsidRPr="005F27FE">
        <w:rPr>
          <w:sz w:val="22"/>
          <w:szCs w:val="22"/>
        </w:rPr>
        <w:t>COGNOME</w:t>
      </w:r>
    </w:p>
    <w:p w14:paraId="7A950AC1" w14:textId="77777777" w:rsidR="00481DB4" w:rsidRPr="005F27FE" w:rsidRDefault="00481DB4" w:rsidP="000B5A44">
      <w:pPr>
        <w:pStyle w:val="Corpotesto"/>
        <w:numPr>
          <w:ilvl w:val="0"/>
          <w:numId w:val="23"/>
        </w:numPr>
        <w:rPr>
          <w:sz w:val="22"/>
          <w:szCs w:val="22"/>
        </w:rPr>
      </w:pPr>
      <w:r w:rsidRPr="005F27FE">
        <w:rPr>
          <w:sz w:val="22"/>
          <w:szCs w:val="22"/>
        </w:rPr>
        <w:t>NOME</w:t>
      </w:r>
    </w:p>
    <w:p w14:paraId="42CA9762" w14:textId="77777777" w:rsidR="00481DB4" w:rsidRPr="005F27FE" w:rsidRDefault="00481DB4" w:rsidP="000B5A44">
      <w:pPr>
        <w:pStyle w:val="Corpotesto"/>
        <w:numPr>
          <w:ilvl w:val="0"/>
          <w:numId w:val="23"/>
        </w:numPr>
        <w:rPr>
          <w:sz w:val="22"/>
          <w:szCs w:val="22"/>
        </w:rPr>
      </w:pPr>
      <w:r w:rsidRPr="005F27FE">
        <w:rPr>
          <w:sz w:val="22"/>
          <w:szCs w:val="22"/>
        </w:rPr>
        <w:t>LUOGO DI NASCITA</w:t>
      </w:r>
    </w:p>
    <w:p w14:paraId="711E5B72" w14:textId="77777777" w:rsidR="00481DB4" w:rsidRPr="005F27FE" w:rsidRDefault="00481DB4" w:rsidP="000B5A44">
      <w:pPr>
        <w:pStyle w:val="Corpotesto"/>
        <w:numPr>
          <w:ilvl w:val="0"/>
          <w:numId w:val="23"/>
        </w:numPr>
        <w:rPr>
          <w:sz w:val="22"/>
          <w:szCs w:val="22"/>
        </w:rPr>
      </w:pPr>
      <w:r w:rsidRPr="005F27FE">
        <w:rPr>
          <w:sz w:val="22"/>
          <w:szCs w:val="22"/>
        </w:rPr>
        <w:t>DATA DI NASCITA</w:t>
      </w:r>
    </w:p>
    <w:p w14:paraId="34A7243E" w14:textId="77777777" w:rsidR="00481DB4" w:rsidRPr="005F27FE" w:rsidRDefault="00481DB4" w:rsidP="000B5A44">
      <w:pPr>
        <w:pStyle w:val="Corpotesto"/>
        <w:numPr>
          <w:ilvl w:val="0"/>
          <w:numId w:val="23"/>
        </w:numPr>
        <w:rPr>
          <w:sz w:val="22"/>
          <w:szCs w:val="22"/>
        </w:rPr>
      </w:pPr>
      <w:r w:rsidRPr="005F27FE">
        <w:rPr>
          <w:sz w:val="22"/>
          <w:szCs w:val="22"/>
        </w:rPr>
        <w:t>CODICE FISCALE</w:t>
      </w:r>
    </w:p>
    <w:p w14:paraId="0B2633DF" w14:textId="77777777" w:rsidR="00481DB4" w:rsidRPr="005F27FE" w:rsidRDefault="00481DB4" w:rsidP="000B5A44">
      <w:pPr>
        <w:pStyle w:val="Corpotesto"/>
        <w:numPr>
          <w:ilvl w:val="0"/>
          <w:numId w:val="23"/>
        </w:numPr>
        <w:rPr>
          <w:sz w:val="22"/>
          <w:szCs w:val="22"/>
        </w:rPr>
      </w:pPr>
      <w:r w:rsidRPr="005F27FE">
        <w:rPr>
          <w:sz w:val="22"/>
          <w:szCs w:val="22"/>
        </w:rPr>
        <w:t>FORO.</w:t>
      </w:r>
    </w:p>
    <w:p w14:paraId="53A0A137" w14:textId="77777777" w:rsidR="00481DB4" w:rsidRPr="005F27FE" w:rsidRDefault="00481DB4" w:rsidP="00481DB4">
      <w:pPr>
        <w:pStyle w:val="Corpotesto"/>
        <w:rPr>
          <w:sz w:val="22"/>
          <w:szCs w:val="22"/>
        </w:rPr>
      </w:pPr>
      <w:r w:rsidRPr="005F27FE">
        <w:rPr>
          <w:sz w:val="22"/>
          <w:szCs w:val="22"/>
        </w:rPr>
        <w:t>Per dati non trovati, la ricerca sarà raffinata progressivamente eliminando, di volta in volta, nell’ordine:</w:t>
      </w:r>
    </w:p>
    <w:p w14:paraId="5455A574" w14:textId="77777777" w:rsidR="00481DB4" w:rsidRPr="005F27FE" w:rsidRDefault="00481DB4" w:rsidP="000B5A44">
      <w:pPr>
        <w:pStyle w:val="Corpotesto"/>
        <w:numPr>
          <w:ilvl w:val="0"/>
          <w:numId w:val="23"/>
        </w:numPr>
        <w:rPr>
          <w:sz w:val="22"/>
          <w:szCs w:val="22"/>
        </w:rPr>
      </w:pPr>
      <w:r w:rsidRPr="005F27FE">
        <w:rPr>
          <w:sz w:val="22"/>
          <w:szCs w:val="22"/>
        </w:rPr>
        <w:t>CODICE FISCALE</w:t>
      </w:r>
    </w:p>
    <w:p w14:paraId="74B9313F" w14:textId="77777777" w:rsidR="00481DB4" w:rsidRPr="005F27FE" w:rsidRDefault="00481DB4" w:rsidP="000B5A44">
      <w:pPr>
        <w:pStyle w:val="Corpotesto"/>
        <w:numPr>
          <w:ilvl w:val="0"/>
          <w:numId w:val="23"/>
        </w:numPr>
        <w:rPr>
          <w:sz w:val="22"/>
          <w:szCs w:val="22"/>
        </w:rPr>
      </w:pPr>
      <w:r w:rsidRPr="005F27FE">
        <w:rPr>
          <w:sz w:val="22"/>
          <w:szCs w:val="22"/>
        </w:rPr>
        <w:t>DATA DI NASCITA</w:t>
      </w:r>
    </w:p>
    <w:p w14:paraId="7FA3437B" w14:textId="77777777" w:rsidR="00481DB4" w:rsidRPr="005F27FE" w:rsidRDefault="00481DB4" w:rsidP="000B5A44">
      <w:pPr>
        <w:pStyle w:val="Corpotesto"/>
        <w:numPr>
          <w:ilvl w:val="0"/>
          <w:numId w:val="23"/>
        </w:numPr>
        <w:rPr>
          <w:sz w:val="22"/>
          <w:szCs w:val="22"/>
        </w:rPr>
      </w:pPr>
      <w:r w:rsidRPr="005F27FE">
        <w:rPr>
          <w:sz w:val="22"/>
          <w:szCs w:val="22"/>
        </w:rPr>
        <w:t>LUOGO DI NASCITA</w:t>
      </w:r>
    </w:p>
    <w:p w14:paraId="3560C0CB" w14:textId="77777777" w:rsidR="00481DB4" w:rsidRPr="005F27FE" w:rsidRDefault="00481DB4" w:rsidP="00481DB4">
      <w:pPr>
        <w:pStyle w:val="Corpotesto"/>
        <w:rPr>
          <w:sz w:val="22"/>
          <w:szCs w:val="22"/>
        </w:rPr>
      </w:pPr>
      <w:r w:rsidRPr="005F27FE">
        <w:rPr>
          <w:sz w:val="22"/>
          <w:szCs w:val="22"/>
        </w:rPr>
        <w:t>fino ad effettuare la ricerca con i soli COGNOME, NOME e FORO.</w:t>
      </w:r>
    </w:p>
    <w:p w14:paraId="5BD0F001" w14:textId="77777777" w:rsidR="00481DB4" w:rsidRPr="005F27FE" w:rsidRDefault="00481DB4" w:rsidP="00481DB4">
      <w:pPr>
        <w:pStyle w:val="Corpotesto"/>
        <w:rPr>
          <w:sz w:val="22"/>
          <w:szCs w:val="22"/>
        </w:rPr>
      </w:pPr>
    </w:p>
    <w:p w14:paraId="79944268" w14:textId="34A34B5F" w:rsidR="00481DB4" w:rsidRPr="005F27FE" w:rsidRDefault="00481DB4" w:rsidP="00481DB4">
      <w:pPr>
        <w:pStyle w:val="Corpotesto"/>
        <w:rPr>
          <w:sz w:val="22"/>
          <w:szCs w:val="22"/>
        </w:rPr>
      </w:pPr>
      <w:r w:rsidRPr="005F27FE">
        <w:rPr>
          <w:sz w:val="22"/>
          <w:szCs w:val="22"/>
        </w:rPr>
        <w:t xml:space="preserve">Qualora l’esito di tale controllo fosse “NON TROVATO”, cioè nel caso di anagrafica non trovata, il sistema procederà all’inserimento dei dati dell’avvocato sulla tabella ‘AVVOCATO’ del SIES, impostando anche il </w:t>
      </w:r>
      <w:r w:rsidRPr="005F27FE">
        <w:rPr>
          <w:sz w:val="22"/>
          <w:szCs w:val="22"/>
        </w:rPr>
        <w:lastRenderedPageBreak/>
        <w:t>nuovo camp</w:t>
      </w:r>
      <w:r w:rsidR="007B4827">
        <w:rPr>
          <w:sz w:val="22"/>
          <w:szCs w:val="22"/>
        </w:rPr>
        <w:t>o FLAG_REGINDE con il valore ‘</w:t>
      </w:r>
      <w:r w:rsidR="00DC361F">
        <w:rPr>
          <w:sz w:val="22"/>
          <w:szCs w:val="22"/>
        </w:rPr>
        <w:t>NO</w:t>
      </w:r>
      <w:r w:rsidR="007B4827">
        <w:rPr>
          <w:sz w:val="22"/>
          <w:szCs w:val="22"/>
        </w:rPr>
        <w:t>’</w:t>
      </w:r>
      <w:r w:rsidRPr="005F27FE">
        <w:rPr>
          <w:sz w:val="22"/>
          <w:szCs w:val="22"/>
        </w:rPr>
        <w:t xml:space="preserve"> </w:t>
      </w:r>
      <w:r w:rsidR="000F4D6F">
        <w:rPr>
          <w:sz w:val="22"/>
          <w:szCs w:val="22"/>
        </w:rPr>
        <w:t xml:space="preserve"> e provvederà ad effettuare anche l’associazione al procedimento corrente (SIEP, SIUS, SIGE).</w:t>
      </w:r>
    </w:p>
    <w:p w14:paraId="47C48D23" w14:textId="77777777" w:rsidR="00481DB4" w:rsidRPr="005F27FE" w:rsidRDefault="00481DB4" w:rsidP="00481DB4">
      <w:pPr>
        <w:rPr>
          <w:rFonts w:cstheme="minorHAnsi"/>
          <w:b/>
          <w:bCs/>
          <w:i/>
          <w:iCs/>
          <w:sz w:val="22"/>
          <w:szCs w:val="22"/>
        </w:rPr>
      </w:pPr>
      <w:r w:rsidRPr="005F27FE">
        <w:rPr>
          <w:rFonts w:cstheme="minorHAnsi"/>
          <w:b/>
          <w:bCs/>
          <w:i/>
          <w:iCs/>
          <w:sz w:val="22"/>
          <w:szCs w:val="22"/>
        </w:rPr>
        <w:t>Di conseguenza, il record di anagrafica inserito in questo frangente, avrà valenza solo per la gestione del fascicolo che l’utente sta inserendo in quel momento: l’avvocato inserito NON sarà visibile per la gestione di altri fascicoli.</w:t>
      </w:r>
    </w:p>
    <w:p w14:paraId="5A674D35" w14:textId="77777777" w:rsidR="00481DB4" w:rsidRDefault="00481DB4" w:rsidP="00481DB4">
      <w:pPr>
        <w:pStyle w:val="Corpotesto"/>
        <w:rPr>
          <w:sz w:val="22"/>
          <w:szCs w:val="22"/>
        </w:rPr>
      </w:pPr>
      <w:r w:rsidRPr="005F27FE">
        <w:rPr>
          <w:sz w:val="22"/>
          <w:szCs w:val="22"/>
        </w:rPr>
        <w:t>Qualora, invece, l’esito fosse “TROVATO”, cioè nel caso di anagrafica già presente, il sistema non effettuerà alcun inserimento.</w:t>
      </w:r>
    </w:p>
    <w:p w14:paraId="1CB13F79" w14:textId="77777777" w:rsidR="009823CF" w:rsidRDefault="009823CF" w:rsidP="00481DB4">
      <w:pPr>
        <w:pStyle w:val="Corpotesto"/>
        <w:rPr>
          <w:sz w:val="22"/>
          <w:szCs w:val="22"/>
        </w:rPr>
      </w:pPr>
    </w:p>
    <w:p w14:paraId="56DCC552" w14:textId="5A6B7438" w:rsidR="009823CF" w:rsidRPr="005F27FE" w:rsidRDefault="009823CF" w:rsidP="00481DB4">
      <w:pPr>
        <w:pStyle w:val="Corpotesto"/>
        <w:rPr>
          <w:sz w:val="22"/>
          <w:szCs w:val="22"/>
        </w:rPr>
      </w:pPr>
      <w:r w:rsidRPr="00DB2AE8">
        <w:rPr>
          <w:rFonts w:cstheme="minorHAnsi"/>
          <w:sz w:val="22"/>
          <w:szCs w:val="22"/>
        </w:rPr>
        <w:t>Nel caso che il codice fiscale contenga un codice Belfiore non esistente in SIES, il sistema invierà a video il messaggio di conferma a procedere all’inserimento ‘Comune di nascita non presente in SIES, si vuole procedere comunque all’inserimento?’. L’operatore potrà annullare l’operazione o procedere, in caso di prosecuzione l’avvocato sarà inserito nella base dati con il codice fiscale digitato, ma privo del luogo di nascita.</w:t>
      </w:r>
    </w:p>
    <w:p w14:paraId="4809CDC2" w14:textId="77777777" w:rsidR="00481DB4" w:rsidRPr="005F27FE" w:rsidRDefault="00481DB4" w:rsidP="00481DB4">
      <w:pPr>
        <w:pStyle w:val="Corpotesto"/>
        <w:rPr>
          <w:sz w:val="22"/>
          <w:szCs w:val="22"/>
        </w:rPr>
      </w:pPr>
    </w:p>
    <w:p w14:paraId="48CD3A3A" w14:textId="31E7DE2E" w:rsidR="00481DB4" w:rsidRPr="005F27FE" w:rsidRDefault="00481DB4" w:rsidP="00481DB4">
      <w:pPr>
        <w:rPr>
          <w:rFonts w:cstheme="minorHAnsi"/>
          <w:sz w:val="22"/>
          <w:szCs w:val="22"/>
        </w:rPr>
      </w:pPr>
      <w:r w:rsidRPr="005F27FE">
        <w:rPr>
          <w:sz w:val="22"/>
          <w:szCs w:val="22"/>
        </w:rPr>
        <w:t xml:space="preserve">Nella </w:t>
      </w:r>
      <w:r w:rsidR="00AB302C">
        <w:rPr>
          <w:sz w:val="22"/>
          <w:szCs w:val="22"/>
        </w:rPr>
        <w:t>Form</w:t>
      </w:r>
      <w:r w:rsidRPr="005F27FE">
        <w:rPr>
          <w:sz w:val="22"/>
          <w:szCs w:val="22"/>
        </w:rPr>
        <w:t xml:space="preserve"> di dettaglio dei fascicoli associati a dif</w:t>
      </w:r>
      <w:r w:rsidR="007B4827">
        <w:rPr>
          <w:sz w:val="22"/>
          <w:szCs w:val="22"/>
        </w:rPr>
        <w:t>ensori aventi FLAG_REGINDE = ‘NO</w:t>
      </w:r>
      <w:r w:rsidR="006E7A65">
        <w:rPr>
          <w:sz w:val="22"/>
          <w:szCs w:val="22"/>
        </w:rPr>
        <w:t xml:space="preserve">’, scaturenti da un inserimento manuale, </w:t>
      </w:r>
      <w:r w:rsidRPr="005F27FE">
        <w:rPr>
          <w:sz w:val="22"/>
          <w:szCs w:val="22"/>
        </w:rPr>
        <w:t xml:space="preserve">sarà </w:t>
      </w:r>
      <w:r w:rsidRPr="005F27FE">
        <w:rPr>
          <w:rFonts w:cstheme="minorHAnsi"/>
          <w:sz w:val="22"/>
          <w:szCs w:val="22"/>
        </w:rPr>
        <w:t xml:space="preserve">attivato un alert che NON costituirà errore bloccante ma sarà semplicemente un avviso per l’utente, il quale dovrà procedere a rieseguire l’associazione del difensore al fascicolo in lavorazione a partire da </w:t>
      </w:r>
      <w:r w:rsidR="00F710D0">
        <w:rPr>
          <w:rFonts w:cstheme="minorHAnsi"/>
          <w:sz w:val="22"/>
          <w:szCs w:val="22"/>
        </w:rPr>
        <w:t>ReGIndE</w:t>
      </w:r>
      <w:r w:rsidR="001833B5">
        <w:rPr>
          <w:rFonts w:cstheme="minorHAnsi"/>
          <w:sz w:val="22"/>
          <w:szCs w:val="22"/>
        </w:rPr>
        <w:t xml:space="preserve">, come già descritto al </w:t>
      </w:r>
      <w:r w:rsidR="001833B5" w:rsidRPr="005F27FE">
        <w:rPr>
          <w:sz w:val="22"/>
          <w:szCs w:val="22"/>
        </w:rPr>
        <w:t>§</w:t>
      </w:r>
      <w:r w:rsidR="001833B5">
        <w:rPr>
          <w:sz w:val="22"/>
          <w:szCs w:val="22"/>
        </w:rPr>
        <w:t xml:space="preserve"> 6.1.</w:t>
      </w:r>
    </w:p>
    <w:p w14:paraId="7F712A2F" w14:textId="77777777" w:rsidR="00EE1919" w:rsidRPr="005B2347" w:rsidRDefault="00EE1919" w:rsidP="00EE1919">
      <w:pPr>
        <w:rPr>
          <w:sz w:val="22"/>
          <w:szCs w:val="22"/>
        </w:rPr>
      </w:pPr>
    </w:p>
    <w:p w14:paraId="2535C559" w14:textId="528A138A"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0" w:name="_Toc77839125"/>
      <w:r w:rsidRPr="00972D53">
        <w:rPr>
          <w:color w:val="365F91" w:themeColor="accent1" w:themeShade="BF"/>
          <w:sz w:val="22"/>
          <w:szCs w:val="22"/>
        </w:rPr>
        <w:t>Basi dati</w:t>
      </w:r>
      <w:bookmarkEnd w:id="302"/>
      <w:bookmarkEnd w:id="303"/>
      <w:bookmarkEnd w:id="310"/>
    </w:p>
    <w:p w14:paraId="2F11EA8A" w14:textId="4FBEB7CC" w:rsidR="00237EB7" w:rsidRDefault="002C6D28" w:rsidP="00237EB7">
      <w:bookmarkStart w:id="311" w:name="_Toc24709083"/>
      <w:r>
        <w:t>N.A.</w:t>
      </w:r>
    </w:p>
    <w:p w14:paraId="781465F9" w14:textId="20646E6B" w:rsidR="00237EB7"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2" w:name="_Toc77839126"/>
      <w:r w:rsidRPr="00972D53">
        <w:rPr>
          <w:color w:val="365F91" w:themeColor="accent1" w:themeShade="BF"/>
          <w:sz w:val="22"/>
          <w:szCs w:val="22"/>
        </w:rPr>
        <w:t>WEB services</w:t>
      </w:r>
      <w:bookmarkEnd w:id="311"/>
      <w:bookmarkEnd w:id="312"/>
    </w:p>
    <w:p w14:paraId="26E1BE47" w14:textId="4785E0E6" w:rsidR="00237EB7" w:rsidRPr="00237EB7" w:rsidRDefault="00237EB7" w:rsidP="00237EB7">
      <w:r>
        <w:t>N.A.</w:t>
      </w:r>
    </w:p>
    <w:p w14:paraId="42237270" w14:textId="7611A4F4"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3" w:name="_Toc24709084"/>
      <w:bookmarkStart w:id="314" w:name="_Toc77839127"/>
      <w:r w:rsidRPr="00972D53">
        <w:rPr>
          <w:color w:val="365F91" w:themeColor="accent1" w:themeShade="BF"/>
          <w:sz w:val="22"/>
          <w:szCs w:val="22"/>
        </w:rPr>
        <w:t>XSD</w:t>
      </w:r>
      <w:bookmarkEnd w:id="313"/>
      <w:bookmarkEnd w:id="314"/>
    </w:p>
    <w:p w14:paraId="1DF216D5" w14:textId="6F5FB8C7" w:rsidR="00237EB7" w:rsidRPr="00237EB7" w:rsidRDefault="00237EB7" w:rsidP="00237EB7">
      <w:r>
        <w:t>N.A.</w:t>
      </w:r>
    </w:p>
    <w:p w14:paraId="0017FDEE" w14:textId="4640A540"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5" w:name="_Toc24709085"/>
      <w:bookmarkStart w:id="316" w:name="_Toc77839128"/>
      <w:r w:rsidRPr="00972D53">
        <w:rPr>
          <w:color w:val="365F91" w:themeColor="accent1" w:themeShade="BF"/>
          <w:sz w:val="22"/>
          <w:szCs w:val="22"/>
        </w:rPr>
        <w:t>Configurazione</w:t>
      </w:r>
      <w:bookmarkEnd w:id="315"/>
      <w:bookmarkEnd w:id="316"/>
    </w:p>
    <w:p w14:paraId="391064F0" w14:textId="406B9C7F" w:rsidR="00237EB7" w:rsidRPr="00237EB7" w:rsidRDefault="00237EB7" w:rsidP="00237EB7">
      <w:r>
        <w:t>N.A.</w:t>
      </w:r>
    </w:p>
    <w:p w14:paraId="65294CD7" w14:textId="7B5F96BD" w:rsidR="00A64A09"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7" w:name="_Toc24709086"/>
      <w:bookmarkStart w:id="318" w:name="_Toc77839129"/>
      <w:r w:rsidRPr="00972D53">
        <w:rPr>
          <w:color w:val="365F91" w:themeColor="accent1" w:themeShade="BF"/>
          <w:sz w:val="22"/>
          <w:szCs w:val="22"/>
        </w:rPr>
        <w:t>Tutorial</w:t>
      </w:r>
      <w:bookmarkStart w:id="319" w:name="_Toc6926160"/>
      <w:bookmarkStart w:id="320" w:name="_Toc11320677"/>
      <w:bookmarkStart w:id="321" w:name="_Toc24552175"/>
      <w:bookmarkEnd w:id="101"/>
      <w:bookmarkEnd w:id="102"/>
      <w:bookmarkEnd w:id="103"/>
      <w:bookmarkEnd w:id="104"/>
      <w:bookmarkEnd w:id="317"/>
      <w:bookmarkEnd w:id="318"/>
    </w:p>
    <w:p w14:paraId="1D26D25D" w14:textId="0FD56AB9" w:rsidR="00237EB7" w:rsidRPr="00237EB7" w:rsidRDefault="00237EB7" w:rsidP="00237EB7">
      <w:r>
        <w:t>N.A.</w:t>
      </w:r>
    </w:p>
    <w:p w14:paraId="474714AA" w14:textId="628867F7" w:rsidR="00A64A09" w:rsidRPr="009D6F8F" w:rsidRDefault="00A64A09" w:rsidP="009D6F8F">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322" w:name="_Toc77839130"/>
      <w:r w:rsidRPr="009D6F8F">
        <w:rPr>
          <w:rFonts w:cstheme="minorHAnsi"/>
          <w:color w:val="365F91" w:themeColor="accent1" w:themeShade="BF"/>
          <w:sz w:val="22"/>
          <w:szCs w:val="22"/>
        </w:rPr>
        <w:t>REQ-</w:t>
      </w:r>
      <w:r w:rsidR="00E46A93" w:rsidRPr="00E46A93">
        <w:rPr>
          <w:color w:val="365F91" w:themeColor="accent1" w:themeShade="BF"/>
          <w:sz w:val="22"/>
          <w:szCs w:val="22"/>
        </w:rPr>
        <w:t xml:space="preserve"> </w:t>
      </w:r>
      <w:r w:rsidR="00E46A93" w:rsidRPr="00917CEF">
        <w:rPr>
          <w:color w:val="365F91" w:themeColor="accent1" w:themeShade="BF"/>
          <w:sz w:val="22"/>
          <w:szCs w:val="22"/>
        </w:rPr>
        <w:t>SIE-021-0</w:t>
      </w:r>
      <w:r w:rsidR="00E46A93">
        <w:rPr>
          <w:color w:val="365F91" w:themeColor="accent1" w:themeShade="BF"/>
          <w:sz w:val="22"/>
          <w:szCs w:val="22"/>
        </w:rPr>
        <w:t>4_FN.01 – Interventi su Funzioni SIES di Gestione Avvocati</w:t>
      </w:r>
      <w:bookmarkEnd w:id="322"/>
    </w:p>
    <w:p w14:paraId="49D9C9C1" w14:textId="77777777" w:rsidR="00E46A93" w:rsidRDefault="00E46A93" w:rsidP="00E46A93">
      <w:pPr>
        <w:pStyle w:val="Titolo2"/>
        <w:keepLines w:val="0"/>
        <w:tabs>
          <w:tab w:val="left" w:pos="567"/>
        </w:tabs>
        <w:spacing w:before="180" w:after="120"/>
        <w:rPr>
          <w:color w:val="365F91" w:themeColor="accent1" w:themeShade="BF"/>
          <w:sz w:val="22"/>
          <w:szCs w:val="22"/>
        </w:rPr>
      </w:pPr>
    </w:p>
    <w:p w14:paraId="5E4C7F88" w14:textId="2D3DE590" w:rsidR="00E46A93" w:rsidRPr="00E46A93" w:rsidRDefault="00E46A93" w:rsidP="00E46A93">
      <w:pPr>
        <w:pStyle w:val="Corpotesto"/>
        <w:rPr>
          <w:sz w:val="22"/>
          <w:szCs w:val="22"/>
        </w:rPr>
      </w:pPr>
      <w:r>
        <w:rPr>
          <w:sz w:val="22"/>
          <w:szCs w:val="22"/>
        </w:rPr>
        <w:t>Poiché lo scopo degli interventi descritti nel presente documento è che</w:t>
      </w:r>
      <w:r w:rsidRPr="00E46A93">
        <w:rPr>
          <w:sz w:val="22"/>
          <w:szCs w:val="22"/>
        </w:rPr>
        <w:t xml:space="preserve"> i dati delle anagrafiche degli avvocati presenti su SIES </w:t>
      </w:r>
      <w:r>
        <w:rPr>
          <w:sz w:val="22"/>
          <w:szCs w:val="22"/>
        </w:rPr>
        <w:t>dovranno essere</w:t>
      </w:r>
      <w:r w:rsidRPr="00E46A93">
        <w:rPr>
          <w:sz w:val="22"/>
          <w:szCs w:val="22"/>
        </w:rPr>
        <w:t xml:space="preserve"> “importati” dal sistema </w:t>
      </w:r>
      <w:r w:rsidR="00F710D0">
        <w:rPr>
          <w:sz w:val="22"/>
          <w:szCs w:val="22"/>
        </w:rPr>
        <w:t>ReGIndE</w:t>
      </w:r>
      <w:r w:rsidRPr="00E46A93">
        <w:rPr>
          <w:sz w:val="22"/>
          <w:szCs w:val="22"/>
        </w:rPr>
        <w:t>, sul sistema SIES saranno inibite le funzioni di Inserimento Difensore e Modifica Difensore.</w:t>
      </w:r>
    </w:p>
    <w:p w14:paraId="37C57EFD" w14:textId="5D673E8F" w:rsidR="00E46A93" w:rsidRPr="00E46A93" w:rsidRDefault="00E46A93" w:rsidP="00E46A93">
      <w:pPr>
        <w:pStyle w:val="Corpotesto"/>
        <w:rPr>
          <w:sz w:val="22"/>
          <w:szCs w:val="22"/>
        </w:rPr>
      </w:pPr>
      <w:r w:rsidRPr="00E46A93">
        <w:rPr>
          <w:sz w:val="22"/>
          <w:szCs w:val="22"/>
        </w:rPr>
        <w:t xml:space="preserve">Nello specifico, nel menù Funzioni Amministrative» </w:t>
      </w:r>
      <w:hyperlink r:id="rId66" w:history="1">
        <w:r w:rsidRPr="00E46A93">
          <w:rPr>
            <w:sz w:val="22"/>
            <w:szCs w:val="22"/>
          </w:rPr>
          <w:t>Gestione Difensori</w:t>
        </w:r>
      </w:hyperlink>
      <w:r w:rsidRPr="00E46A93">
        <w:rPr>
          <w:sz w:val="22"/>
          <w:szCs w:val="22"/>
        </w:rPr>
        <w:t xml:space="preserve">, il tasto ‘Inserimento’ non sarà più visibile, ed inoltre, nello stesso menù, nella </w:t>
      </w:r>
      <w:r w:rsidR="00AB302C">
        <w:rPr>
          <w:sz w:val="22"/>
          <w:szCs w:val="22"/>
        </w:rPr>
        <w:t>Form</w:t>
      </w:r>
      <w:r w:rsidRPr="00E46A93">
        <w:rPr>
          <w:sz w:val="22"/>
          <w:szCs w:val="22"/>
        </w:rPr>
        <w:t xml:space="preserve"> di elenco Difensori ottenuta dal tasto di ‘ricerca’ sarà eliminata l’azione ‘modifica’.</w:t>
      </w:r>
    </w:p>
    <w:p w14:paraId="2EA5900B" w14:textId="24113E2C" w:rsidR="00E46A93" w:rsidRPr="00E46A93" w:rsidRDefault="00E46A93" w:rsidP="00E46A93">
      <w:pPr>
        <w:pStyle w:val="Corpotesto"/>
        <w:rPr>
          <w:sz w:val="22"/>
          <w:szCs w:val="22"/>
        </w:rPr>
      </w:pPr>
      <w:r w:rsidRPr="00E46A93">
        <w:rPr>
          <w:sz w:val="22"/>
          <w:szCs w:val="22"/>
        </w:rPr>
        <w:t xml:space="preserve">Nelle pagine corrispondenti ai punti di attivazione della ricerca su </w:t>
      </w:r>
      <w:r w:rsidR="00F710D0">
        <w:rPr>
          <w:sz w:val="22"/>
          <w:szCs w:val="22"/>
        </w:rPr>
        <w:t>ReGIndE</w:t>
      </w:r>
      <w:r w:rsidRPr="00E46A93">
        <w:rPr>
          <w:sz w:val="22"/>
          <w:szCs w:val="22"/>
        </w:rPr>
        <w:t xml:space="preserve"> sarà eliminato il tasto ‘Inserimento’.</w:t>
      </w:r>
    </w:p>
    <w:p w14:paraId="2093D190" w14:textId="0F715575" w:rsidR="00E46A93" w:rsidRPr="00E46A93" w:rsidRDefault="00E46A93" w:rsidP="00E46A93">
      <w:pPr>
        <w:pStyle w:val="Corpotesto"/>
        <w:rPr>
          <w:sz w:val="22"/>
          <w:szCs w:val="22"/>
        </w:rPr>
      </w:pPr>
      <w:r w:rsidRPr="00E46A93">
        <w:rPr>
          <w:sz w:val="22"/>
          <w:szCs w:val="22"/>
        </w:rPr>
        <w:lastRenderedPageBreak/>
        <w:t>Il sistema abiliterà l’inserimento manuale del difensore, SOLO, per la casistica di cui al par. “</w:t>
      </w:r>
      <w:r>
        <w:rPr>
          <w:i/>
          <w:iCs/>
          <w:sz w:val="22"/>
          <w:szCs w:val="22"/>
        </w:rPr>
        <w:t>6.3.3.2</w:t>
      </w:r>
      <w:r w:rsidRPr="00E46A93">
        <w:rPr>
          <w:i/>
          <w:iCs/>
          <w:sz w:val="22"/>
          <w:szCs w:val="22"/>
        </w:rPr>
        <w:t xml:space="preserve"> Inserimento manuale avvocato sul sistema SIES</w:t>
      </w:r>
      <w:r w:rsidRPr="00E46A93">
        <w:rPr>
          <w:sz w:val="22"/>
          <w:szCs w:val="22"/>
        </w:rPr>
        <w:t>”.</w:t>
      </w:r>
    </w:p>
    <w:p w14:paraId="50F83D17" w14:textId="77777777" w:rsidR="00E46A93" w:rsidRPr="00E46A93" w:rsidRDefault="00E46A93" w:rsidP="00E46A93"/>
    <w:p w14:paraId="7C61C485"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3" w:name="_Toc77839131"/>
      <w:r w:rsidRPr="00972D53">
        <w:rPr>
          <w:color w:val="365F91" w:themeColor="accent1" w:themeShade="BF"/>
          <w:sz w:val="22"/>
          <w:szCs w:val="22"/>
        </w:rPr>
        <w:t>Moduli sw</w:t>
      </w:r>
      <w:bookmarkEnd w:id="323"/>
      <w:r w:rsidRPr="00972D53">
        <w:rPr>
          <w:color w:val="365F91" w:themeColor="accent1" w:themeShade="BF"/>
          <w:sz w:val="22"/>
          <w:szCs w:val="22"/>
        </w:rPr>
        <w:t xml:space="preserve"> </w:t>
      </w:r>
    </w:p>
    <w:p w14:paraId="6B9FFCF6" w14:textId="593FE3C9" w:rsidR="00D61697" w:rsidRPr="00C80CD5" w:rsidRDefault="0074765E" w:rsidP="00C80CD5">
      <w:pPr>
        <w:pStyle w:val="Corpotesto"/>
        <w:rPr>
          <w:sz w:val="22"/>
          <w:szCs w:val="22"/>
        </w:rPr>
      </w:pPr>
      <w:r>
        <w:rPr>
          <w:sz w:val="22"/>
          <w:szCs w:val="22"/>
        </w:rPr>
        <w:t>N.A.</w:t>
      </w:r>
    </w:p>
    <w:p w14:paraId="03B2A8BE" w14:textId="2353669C"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4" w:name="_Toc77839132"/>
      <w:r w:rsidRPr="00972D53">
        <w:rPr>
          <w:color w:val="365F91" w:themeColor="accent1" w:themeShade="BF"/>
          <w:sz w:val="22"/>
          <w:szCs w:val="22"/>
        </w:rPr>
        <w:t>Architettura</w:t>
      </w:r>
      <w:bookmarkEnd w:id="324"/>
      <w:r w:rsidRPr="00972D53">
        <w:rPr>
          <w:color w:val="365F91" w:themeColor="accent1" w:themeShade="BF"/>
          <w:sz w:val="22"/>
          <w:szCs w:val="22"/>
        </w:rPr>
        <w:t xml:space="preserve"> </w:t>
      </w:r>
    </w:p>
    <w:p w14:paraId="519446F0" w14:textId="63A3D80B" w:rsidR="00D61697" w:rsidRPr="00D61697" w:rsidRDefault="00D61697" w:rsidP="00D61697">
      <w:r>
        <w:t>N.A.</w:t>
      </w:r>
    </w:p>
    <w:p w14:paraId="7800353F" w14:textId="707BBD82"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5" w:name="_Toc77839133"/>
      <w:r w:rsidRPr="00972D53">
        <w:rPr>
          <w:color w:val="365F91" w:themeColor="accent1" w:themeShade="BF"/>
          <w:sz w:val="22"/>
          <w:szCs w:val="22"/>
        </w:rPr>
        <w:t>Interfacce utente</w:t>
      </w:r>
      <w:bookmarkEnd w:id="325"/>
    </w:p>
    <w:p w14:paraId="56220722" w14:textId="765E9ADF" w:rsidR="00D61697" w:rsidRDefault="00E46A93" w:rsidP="00D61697">
      <w:pPr>
        <w:rPr>
          <w:sz w:val="22"/>
          <w:szCs w:val="22"/>
        </w:rPr>
      </w:pPr>
      <w:r w:rsidRPr="00E46A93">
        <w:rPr>
          <w:sz w:val="22"/>
          <w:szCs w:val="22"/>
        </w:rPr>
        <w:t xml:space="preserve">Nell’attuale </w:t>
      </w:r>
      <w:r w:rsidR="00B74F1B">
        <w:rPr>
          <w:sz w:val="22"/>
          <w:szCs w:val="22"/>
        </w:rPr>
        <w:t xml:space="preserve">menu </w:t>
      </w:r>
      <w:r w:rsidR="00C04598">
        <w:rPr>
          <w:sz w:val="22"/>
          <w:szCs w:val="22"/>
        </w:rPr>
        <w:t xml:space="preserve">Funzioni </w:t>
      </w:r>
      <w:r w:rsidR="00B74F1B" w:rsidRPr="00E46A93">
        <w:rPr>
          <w:sz w:val="22"/>
          <w:szCs w:val="22"/>
        </w:rPr>
        <w:t xml:space="preserve">Amministrative» </w:t>
      </w:r>
      <w:hyperlink r:id="rId67" w:history="1">
        <w:r w:rsidR="00B74F1B" w:rsidRPr="00E46A93">
          <w:rPr>
            <w:sz w:val="22"/>
            <w:szCs w:val="22"/>
          </w:rPr>
          <w:t>Gestione Difensori</w:t>
        </w:r>
      </w:hyperlink>
    </w:p>
    <w:p w14:paraId="6452889C" w14:textId="77777777" w:rsidR="00B74F1B" w:rsidRDefault="00B74F1B" w:rsidP="00D61697">
      <w:pPr>
        <w:rPr>
          <w:sz w:val="22"/>
          <w:szCs w:val="22"/>
        </w:rPr>
      </w:pPr>
    </w:p>
    <w:p w14:paraId="4D4FB4CB" w14:textId="334718E4" w:rsidR="00B74F1B" w:rsidRDefault="00B74F1B" w:rsidP="00D61697">
      <w:pPr>
        <w:rPr>
          <w:sz w:val="22"/>
          <w:szCs w:val="22"/>
        </w:rPr>
      </w:pPr>
      <w:r>
        <w:rPr>
          <w:noProof/>
        </w:rPr>
        <w:drawing>
          <wp:inline distT="0" distB="0" distL="0" distR="0" wp14:anchorId="4992A00B" wp14:editId="49E7C47F">
            <wp:extent cx="6120130" cy="358965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130" cy="3589655"/>
                    </a:xfrm>
                    <a:prstGeom prst="rect">
                      <a:avLst/>
                    </a:prstGeom>
                  </pic:spPr>
                </pic:pic>
              </a:graphicData>
            </a:graphic>
          </wp:inline>
        </w:drawing>
      </w:r>
    </w:p>
    <w:p w14:paraId="76B7385E" w14:textId="4CE6207D" w:rsidR="009C2CB8" w:rsidRPr="00D13B67" w:rsidRDefault="009C2CB8" w:rsidP="009C2CB8">
      <w:pPr>
        <w:pStyle w:val="Didascalia"/>
        <w:jc w:val="center"/>
        <w:rPr>
          <w:rFonts w:asciiTheme="minorHAnsi" w:hAnsiTheme="minorHAnsi" w:cstheme="minorHAnsi"/>
          <w:sz w:val="18"/>
          <w:szCs w:val="18"/>
        </w:rPr>
      </w:pPr>
      <w:bookmarkStart w:id="326" w:name="_Toc77679048"/>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9D367D">
        <w:rPr>
          <w:rFonts w:asciiTheme="minorHAnsi" w:hAnsiTheme="minorHAnsi" w:cstheme="minorHAnsi"/>
          <w:noProof/>
          <w:sz w:val="18"/>
          <w:szCs w:val="18"/>
        </w:rPr>
        <w:t>44</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Attuale</w:t>
      </w:r>
      <w:bookmarkEnd w:id="326"/>
    </w:p>
    <w:p w14:paraId="5B6A1CCC" w14:textId="77777777" w:rsidR="00B74F1B" w:rsidRDefault="00B74F1B" w:rsidP="00D61697">
      <w:pPr>
        <w:rPr>
          <w:sz w:val="22"/>
          <w:szCs w:val="22"/>
        </w:rPr>
      </w:pPr>
    </w:p>
    <w:p w14:paraId="6CB892C6" w14:textId="09E4373A" w:rsidR="00B74F1B" w:rsidRDefault="00B74F1B" w:rsidP="00D61697">
      <w:pPr>
        <w:rPr>
          <w:sz w:val="22"/>
          <w:szCs w:val="22"/>
        </w:rPr>
      </w:pPr>
      <w:r>
        <w:rPr>
          <w:sz w:val="22"/>
          <w:szCs w:val="22"/>
        </w:rPr>
        <w:t xml:space="preserve">il tasto </w:t>
      </w:r>
      <w:r>
        <w:rPr>
          <w:noProof/>
        </w:rPr>
        <w:drawing>
          <wp:inline distT="0" distB="0" distL="0" distR="0" wp14:anchorId="56B91F31" wp14:editId="16EE7192">
            <wp:extent cx="1885714" cy="190476"/>
            <wp:effectExtent l="0" t="0" r="635"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885714" cy="190476"/>
                    </a:xfrm>
                    <a:prstGeom prst="rect">
                      <a:avLst/>
                    </a:prstGeom>
                  </pic:spPr>
                </pic:pic>
              </a:graphicData>
            </a:graphic>
          </wp:inline>
        </w:drawing>
      </w:r>
      <w:r>
        <w:rPr>
          <w:sz w:val="22"/>
          <w:szCs w:val="22"/>
        </w:rPr>
        <w:t xml:space="preserve"> sarà oscurato</w:t>
      </w:r>
      <w:r w:rsidR="000F5A32">
        <w:rPr>
          <w:sz w:val="22"/>
          <w:szCs w:val="22"/>
        </w:rPr>
        <w:t>, per cui il menu riporterà le seguenti voci</w:t>
      </w:r>
    </w:p>
    <w:p w14:paraId="059A420A" w14:textId="77777777" w:rsidR="000F5A32" w:rsidRDefault="000F5A32" w:rsidP="00D61697">
      <w:pPr>
        <w:rPr>
          <w:sz w:val="22"/>
          <w:szCs w:val="22"/>
        </w:rPr>
      </w:pPr>
    </w:p>
    <w:p w14:paraId="06324886" w14:textId="184C4E3B" w:rsidR="000F5A32" w:rsidRDefault="000F5A32" w:rsidP="00D61697">
      <w:pPr>
        <w:rPr>
          <w:sz w:val="22"/>
          <w:szCs w:val="22"/>
        </w:rPr>
      </w:pPr>
      <w:r>
        <w:rPr>
          <w:noProof/>
        </w:rPr>
        <w:drawing>
          <wp:inline distT="0" distB="0" distL="0" distR="0" wp14:anchorId="4261F6CA" wp14:editId="4345768E">
            <wp:extent cx="4333333" cy="552381"/>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33333" cy="552381"/>
                    </a:xfrm>
                    <a:prstGeom prst="rect">
                      <a:avLst/>
                    </a:prstGeom>
                  </pic:spPr>
                </pic:pic>
              </a:graphicData>
            </a:graphic>
          </wp:inline>
        </w:drawing>
      </w:r>
    </w:p>
    <w:p w14:paraId="6670568E" w14:textId="5DD35D50" w:rsidR="009C2CB8" w:rsidRPr="00D13B67" w:rsidRDefault="009C2CB8" w:rsidP="009C2CB8">
      <w:pPr>
        <w:pStyle w:val="Didascalia"/>
        <w:jc w:val="center"/>
        <w:rPr>
          <w:rFonts w:asciiTheme="minorHAnsi" w:hAnsiTheme="minorHAnsi" w:cstheme="minorHAnsi"/>
          <w:sz w:val="18"/>
          <w:szCs w:val="18"/>
        </w:rPr>
      </w:pPr>
      <w:bookmarkStart w:id="327" w:name="_Toc77679049"/>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9D367D">
        <w:rPr>
          <w:rFonts w:asciiTheme="minorHAnsi" w:hAnsiTheme="minorHAnsi" w:cstheme="minorHAnsi"/>
          <w:noProof/>
          <w:sz w:val="18"/>
          <w:szCs w:val="18"/>
        </w:rPr>
        <w:t>45</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Nuova</w:t>
      </w:r>
      <w:bookmarkEnd w:id="327"/>
    </w:p>
    <w:p w14:paraId="412A3235" w14:textId="77777777" w:rsidR="00073A50" w:rsidRDefault="00073A50" w:rsidP="00D61697">
      <w:pPr>
        <w:rPr>
          <w:sz w:val="22"/>
          <w:szCs w:val="22"/>
        </w:rPr>
      </w:pPr>
    </w:p>
    <w:p w14:paraId="4D75726B" w14:textId="234026C2" w:rsidR="00073A50" w:rsidRDefault="00073A50" w:rsidP="00D61697">
      <w:pPr>
        <w:rPr>
          <w:sz w:val="22"/>
          <w:szCs w:val="22"/>
        </w:rPr>
      </w:pPr>
      <w:r>
        <w:rPr>
          <w:sz w:val="22"/>
          <w:szCs w:val="22"/>
        </w:rPr>
        <w:t>Nell’attuale form Elenco Avvocati, risultato dell’attivazione della funzione Ricerca del precedente menu</w:t>
      </w:r>
    </w:p>
    <w:p w14:paraId="458E2710" w14:textId="77777777" w:rsidR="00073A50" w:rsidRDefault="00073A50" w:rsidP="00D61697">
      <w:pPr>
        <w:rPr>
          <w:sz w:val="22"/>
          <w:szCs w:val="22"/>
        </w:rPr>
      </w:pPr>
    </w:p>
    <w:p w14:paraId="5B491C26" w14:textId="431661A3" w:rsidR="00073A50" w:rsidRDefault="00073A50" w:rsidP="00D61697">
      <w:pPr>
        <w:rPr>
          <w:sz w:val="22"/>
          <w:szCs w:val="22"/>
        </w:rPr>
      </w:pPr>
      <w:r>
        <w:rPr>
          <w:noProof/>
        </w:rPr>
        <w:drawing>
          <wp:inline distT="0" distB="0" distL="0" distR="0" wp14:anchorId="4CAC901E" wp14:editId="2635328A">
            <wp:extent cx="6120130" cy="952500"/>
            <wp:effectExtent l="0" t="0" r="0" b="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120130" cy="952500"/>
                    </a:xfrm>
                    <a:prstGeom prst="rect">
                      <a:avLst/>
                    </a:prstGeom>
                  </pic:spPr>
                </pic:pic>
              </a:graphicData>
            </a:graphic>
          </wp:inline>
        </w:drawing>
      </w:r>
    </w:p>
    <w:p w14:paraId="77352BAD" w14:textId="5FE78FF5" w:rsidR="009C2CB8" w:rsidRPr="00D13B67" w:rsidRDefault="009C2CB8" w:rsidP="009C2CB8">
      <w:pPr>
        <w:pStyle w:val="Didascalia"/>
        <w:jc w:val="center"/>
        <w:rPr>
          <w:rFonts w:asciiTheme="minorHAnsi" w:hAnsiTheme="minorHAnsi" w:cstheme="minorHAnsi"/>
          <w:sz w:val="18"/>
          <w:szCs w:val="18"/>
        </w:rPr>
      </w:pPr>
      <w:bookmarkStart w:id="328" w:name="_Toc77679050"/>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9D367D">
        <w:rPr>
          <w:rFonts w:asciiTheme="minorHAnsi" w:hAnsiTheme="minorHAnsi" w:cstheme="minorHAnsi"/>
          <w:noProof/>
          <w:sz w:val="18"/>
          <w:szCs w:val="18"/>
        </w:rPr>
        <w:t>46</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39266B">
        <w:rPr>
          <w:rFonts w:asciiTheme="minorHAnsi" w:hAnsiTheme="minorHAnsi" w:cstheme="minorHAnsi"/>
          <w:sz w:val="18"/>
          <w:szCs w:val="18"/>
        </w:rPr>
        <w:t>Elenco</w:t>
      </w:r>
      <w:r>
        <w:rPr>
          <w:rFonts w:asciiTheme="minorHAnsi" w:hAnsiTheme="minorHAnsi" w:cstheme="minorHAnsi"/>
          <w:sz w:val="18"/>
          <w:szCs w:val="18"/>
        </w:rPr>
        <w:t xml:space="preserve"> Difensori - Attuale</w:t>
      </w:r>
      <w:bookmarkEnd w:id="328"/>
    </w:p>
    <w:p w14:paraId="6F1B97EC" w14:textId="77777777" w:rsidR="00073A50" w:rsidRDefault="00073A50" w:rsidP="00D61697">
      <w:pPr>
        <w:rPr>
          <w:sz w:val="22"/>
          <w:szCs w:val="22"/>
        </w:rPr>
      </w:pPr>
    </w:p>
    <w:p w14:paraId="1472455A" w14:textId="220AD19D" w:rsidR="00073A50" w:rsidRDefault="00073A50" w:rsidP="00D61697">
      <w:pPr>
        <w:rPr>
          <w:sz w:val="22"/>
          <w:szCs w:val="22"/>
        </w:rPr>
      </w:pPr>
      <w:r>
        <w:rPr>
          <w:sz w:val="22"/>
          <w:szCs w:val="22"/>
        </w:rPr>
        <w:t>sarà oscurata la funzione di modifica dell’</w:t>
      </w:r>
      <w:r w:rsidR="00071D6A">
        <w:rPr>
          <w:sz w:val="22"/>
          <w:szCs w:val="22"/>
        </w:rPr>
        <w:t>avvocato</w:t>
      </w:r>
      <w:r w:rsidR="003D45F7">
        <w:rPr>
          <w:sz w:val="22"/>
          <w:szCs w:val="22"/>
        </w:rPr>
        <w:t xml:space="preserve">, mentre la funzione di cancellazione, che è riportata solo se l’avvocato non è associato ad alcun procedimento SIES, rimarrà per permettere la cancellazione di avvocati inseriti precedentemente al rilascio degli interventi previsti in questo documento, pertanto la form sarà </w:t>
      </w:r>
    </w:p>
    <w:p w14:paraId="35B5FF2A" w14:textId="77777777" w:rsidR="003D45F7" w:rsidRDefault="003D45F7" w:rsidP="00D61697">
      <w:pPr>
        <w:rPr>
          <w:sz w:val="22"/>
          <w:szCs w:val="22"/>
        </w:rPr>
      </w:pPr>
    </w:p>
    <w:p w14:paraId="14184855" w14:textId="01F287A7" w:rsidR="003D45F7" w:rsidRDefault="003D45F7" w:rsidP="00D61697">
      <w:pPr>
        <w:rPr>
          <w:sz w:val="22"/>
          <w:szCs w:val="22"/>
        </w:rPr>
      </w:pPr>
      <w:r>
        <w:rPr>
          <w:noProof/>
        </w:rPr>
        <w:drawing>
          <wp:inline distT="0" distB="0" distL="0" distR="0" wp14:anchorId="504ACCD3" wp14:editId="208527B8">
            <wp:extent cx="6120130" cy="1078230"/>
            <wp:effectExtent l="0" t="0" r="0" b="7620"/>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0130" cy="1078230"/>
                    </a:xfrm>
                    <a:prstGeom prst="rect">
                      <a:avLst/>
                    </a:prstGeom>
                  </pic:spPr>
                </pic:pic>
              </a:graphicData>
            </a:graphic>
          </wp:inline>
        </w:drawing>
      </w:r>
    </w:p>
    <w:p w14:paraId="3191CE0B" w14:textId="7D659635" w:rsidR="0039266B" w:rsidRPr="00D13B67" w:rsidRDefault="0039266B" w:rsidP="0039266B">
      <w:pPr>
        <w:pStyle w:val="Didascalia"/>
        <w:jc w:val="center"/>
        <w:rPr>
          <w:rFonts w:asciiTheme="minorHAnsi" w:hAnsiTheme="minorHAnsi" w:cstheme="minorHAnsi"/>
          <w:sz w:val="18"/>
          <w:szCs w:val="18"/>
        </w:rPr>
      </w:pPr>
      <w:bookmarkStart w:id="329" w:name="_Toc77679051"/>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9D367D">
        <w:rPr>
          <w:rFonts w:asciiTheme="minorHAnsi" w:hAnsiTheme="minorHAnsi" w:cstheme="minorHAnsi"/>
          <w:noProof/>
          <w:sz w:val="18"/>
          <w:szCs w:val="18"/>
        </w:rPr>
        <w:t>47</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 xml:space="preserve">Elenco Difensori - </w:t>
      </w:r>
      <w:r w:rsidR="00590B0A">
        <w:rPr>
          <w:rFonts w:asciiTheme="minorHAnsi" w:hAnsiTheme="minorHAnsi" w:cstheme="minorHAnsi"/>
          <w:sz w:val="18"/>
          <w:szCs w:val="18"/>
        </w:rPr>
        <w:t>Nuova</w:t>
      </w:r>
      <w:bookmarkEnd w:id="329"/>
    </w:p>
    <w:p w14:paraId="3B07A2E1" w14:textId="77052C6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30" w:name="_Toc77839134"/>
      <w:r w:rsidRPr="00972D53">
        <w:rPr>
          <w:color w:val="365F91" w:themeColor="accent1" w:themeShade="BF"/>
          <w:sz w:val="22"/>
          <w:szCs w:val="22"/>
        </w:rPr>
        <w:t>Basi dati</w:t>
      </w:r>
      <w:bookmarkEnd w:id="330"/>
    </w:p>
    <w:p w14:paraId="066594D2" w14:textId="1E00079C" w:rsidR="00D61697" w:rsidRPr="0025624E" w:rsidRDefault="003D45F7" w:rsidP="00D61697">
      <w:pPr>
        <w:rPr>
          <w:sz w:val="22"/>
          <w:szCs w:val="22"/>
        </w:rPr>
      </w:pPr>
      <w:r w:rsidRPr="0025624E">
        <w:rPr>
          <w:sz w:val="22"/>
          <w:szCs w:val="22"/>
        </w:rPr>
        <w:t xml:space="preserve">Per oscurare la funzione di Inserimento Avvocato, sarà realizzato e distribuito </w:t>
      </w:r>
      <w:r w:rsidR="0074765E">
        <w:rPr>
          <w:sz w:val="22"/>
          <w:szCs w:val="22"/>
        </w:rPr>
        <w:t xml:space="preserve">un apposito </w:t>
      </w:r>
      <w:r w:rsidRPr="0025624E">
        <w:rPr>
          <w:sz w:val="22"/>
          <w:szCs w:val="22"/>
        </w:rPr>
        <w:t>script</w:t>
      </w:r>
      <w:r w:rsidR="0074765E">
        <w:rPr>
          <w:sz w:val="22"/>
          <w:szCs w:val="22"/>
        </w:rPr>
        <w:t xml:space="preserve"> che provvederà ad aggiornare la colonna </w:t>
      </w:r>
      <w:r w:rsidR="0074765E" w:rsidRPr="00F531C1">
        <w:rPr>
          <w:rFonts w:cstheme="minorHAnsi"/>
          <w:color w:val="000000"/>
          <w:sz w:val="22"/>
          <w:szCs w:val="22"/>
        </w:rPr>
        <w:t>DATA_FINE_VALIDITA per i records della tabella FUNZIONE_PROFILO riferiti alle funzioni Inserimento Avvocato e Modifica Avvocato.</w:t>
      </w:r>
    </w:p>
    <w:p w14:paraId="2F006848" w14:textId="5FA73ABA" w:rsidR="00A64A09"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31" w:name="_Toc77839135"/>
      <w:r w:rsidRPr="00972D53">
        <w:rPr>
          <w:color w:val="365F91" w:themeColor="accent1" w:themeShade="BF"/>
          <w:sz w:val="22"/>
          <w:szCs w:val="22"/>
        </w:rPr>
        <w:t>WEB services</w:t>
      </w:r>
      <w:bookmarkEnd w:id="331"/>
    </w:p>
    <w:p w14:paraId="2D84DFF1" w14:textId="495C21AD" w:rsidR="00D61697" w:rsidRPr="00D61697" w:rsidRDefault="00D61697" w:rsidP="00D61697">
      <w:r>
        <w:t>N.A.</w:t>
      </w:r>
    </w:p>
    <w:p w14:paraId="3DAD6421" w14:textId="6E84BD51"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32" w:name="_Toc77839136"/>
      <w:r w:rsidRPr="00972D53">
        <w:rPr>
          <w:color w:val="365F91" w:themeColor="accent1" w:themeShade="BF"/>
          <w:sz w:val="22"/>
          <w:szCs w:val="22"/>
        </w:rPr>
        <w:t>XSD</w:t>
      </w:r>
      <w:bookmarkEnd w:id="332"/>
    </w:p>
    <w:p w14:paraId="755FB399" w14:textId="473BC1DC" w:rsidR="00D61697" w:rsidRPr="00D61697" w:rsidRDefault="00D61697" w:rsidP="00D61697">
      <w:r>
        <w:t>N.A.</w:t>
      </w:r>
    </w:p>
    <w:p w14:paraId="3FE714E3" w14:textId="5A88E8C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33" w:name="_Toc77839137"/>
      <w:r w:rsidRPr="00972D53">
        <w:rPr>
          <w:color w:val="365F91" w:themeColor="accent1" w:themeShade="BF"/>
          <w:sz w:val="22"/>
          <w:szCs w:val="22"/>
        </w:rPr>
        <w:t>Configurazione</w:t>
      </w:r>
      <w:bookmarkEnd w:id="333"/>
    </w:p>
    <w:p w14:paraId="51568ADB" w14:textId="690D58BA" w:rsidR="00D61697" w:rsidRPr="00D61697" w:rsidRDefault="00D61697" w:rsidP="00D61697">
      <w:r>
        <w:t>N.A.</w:t>
      </w:r>
    </w:p>
    <w:p w14:paraId="1F192C92" w14:textId="4011C54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34" w:name="_Toc77839138"/>
      <w:r w:rsidRPr="00972D53">
        <w:rPr>
          <w:color w:val="365F91" w:themeColor="accent1" w:themeShade="BF"/>
          <w:sz w:val="22"/>
          <w:szCs w:val="22"/>
        </w:rPr>
        <w:t>Tutorial</w:t>
      </w:r>
      <w:bookmarkEnd w:id="334"/>
    </w:p>
    <w:p w14:paraId="04C9988D" w14:textId="497B1F9A" w:rsidR="00D61697" w:rsidRDefault="00D61697" w:rsidP="00D61697">
      <w:r>
        <w:t>N.A.</w:t>
      </w:r>
    </w:p>
    <w:p w14:paraId="71760093" w14:textId="48B07BD4" w:rsidR="00A64A09" w:rsidRPr="008C64BA" w:rsidRDefault="00A64A09" w:rsidP="008C64BA">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335" w:name="_Toc77839139"/>
      <w:r w:rsidRPr="008C64BA">
        <w:rPr>
          <w:rFonts w:cstheme="minorHAnsi"/>
          <w:color w:val="365F91" w:themeColor="accent1" w:themeShade="BF"/>
          <w:sz w:val="22"/>
          <w:szCs w:val="22"/>
        </w:rPr>
        <w:t>REQ-</w:t>
      </w:r>
      <w:r w:rsidR="001C5E31" w:rsidRPr="001C5E31">
        <w:rPr>
          <w:color w:val="365F91" w:themeColor="accent1" w:themeShade="BF"/>
          <w:sz w:val="22"/>
          <w:szCs w:val="22"/>
        </w:rPr>
        <w:t xml:space="preserve"> </w:t>
      </w:r>
      <w:r w:rsidR="001C5E31">
        <w:rPr>
          <w:color w:val="365F91" w:themeColor="accent1" w:themeShade="BF"/>
          <w:sz w:val="22"/>
          <w:szCs w:val="22"/>
        </w:rPr>
        <w:t>SIE-021-05_FN.01 – Bonifica Anagrafica Avvocati SIES</w:t>
      </w:r>
      <w:bookmarkEnd w:id="335"/>
    </w:p>
    <w:p w14:paraId="0FD06686" w14:textId="77777777" w:rsidR="001C5E31" w:rsidRPr="00917CEF" w:rsidRDefault="001C5E31" w:rsidP="000B5A44">
      <w:pPr>
        <w:pStyle w:val="Titolo3"/>
        <w:keepLines w:val="0"/>
        <w:numPr>
          <w:ilvl w:val="2"/>
          <w:numId w:val="15"/>
        </w:numPr>
        <w:tabs>
          <w:tab w:val="left" w:pos="567"/>
        </w:tabs>
        <w:spacing w:before="180" w:after="120"/>
        <w:rPr>
          <w:color w:val="365F91" w:themeColor="accent1" w:themeShade="BF"/>
          <w:sz w:val="22"/>
          <w:szCs w:val="22"/>
        </w:rPr>
      </w:pPr>
      <w:bookmarkStart w:id="336" w:name="_Toc43197899"/>
      <w:bookmarkStart w:id="337" w:name="_Toc77839140"/>
      <w:r w:rsidRPr="00917CEF">
        <w:rPr>
          <w:color w:val="365F91" w:themeColor="accent1" w:themeShade="BF"/>
          <w:sz w:val="22"/>
          <w:szCs w:val="22"/>
        </w:rPr>
        <w:t>Bonifica dei dati presenti nella tabella Avvocato</w:t>
      </w:r>
      <w:bookmarkEnd w:id="336"/>
      <w:bookmarkEnd w:id="337"/>
    </w:p>
    <w:p w14:paraId="48F9E4FE" w14:textId="3162FA0E" w:rsidR="001C5E31" w:rsidRPr="002469F4" w:rsidRDefault="001C5E31" w:rsidP="001C5E31">
      <w:pPr>
        <w:rPr>
          <w:sz w:val="22"/>
          <w:szCs w:val="22"/>
        </w:rPr>
      </w:pPr>
      <w:r w:rsidRPr="002469F4">
        <w:rPr>
          <w:sz w:val="22"/>
          <w:szCs w:val="22"/>
        </w:rPr>
        <w:t xml:space="preserve">Prima di rendere effettiva in esercizio l’integrazione del SIES con il sistema </w:t>
      </w:r>
      <w:r w:rsidR="00F710D0" w:rsidRPr="002469F4">
        <w:rPr>
          <w:sz w:val="22"/>
          <w:szCs w:val="22"/>
        </w:rPr>
        <w:t>ReGIndE</w:t>
      </w:r>
      <w:r w:rsidRPr="002469F4">
        <w:rPr>
          <w:sz w:val="22"/>
          <w:szCs w:val="22"/>
        </w:rPr>
        <w:t xml:space="preserve"> sarà effettuata una bonifica al fine di allineare i dati presenti nella tabella ‘AVVOCATO’ del SIES a quelli presenti su </w:t>
      </w:r>
      <w:r w:rsidR="00F710D0" w:rsidRPr="002469F4">
        <w:rPr>
          <w:sz w:val="22"/>
          <w:szCs w:val="22"/>
        </w:rPr>
        <w:t>ReGIndE</w:t>
      </w:r>
      <w:r w:rsidRPr="002469F4">
        <w:rPr>
          <w:sz w:val="22"/>
          <w:szCs w:val="22"/>
        </w:rPr>
        <w:t>.</w:t>
      </w:r>
      <w:r w:rsidR="00ED27F1">
        <w:rPr>
          <w:sz w:val="22"/>
          <w:szCs w:val="22"/>
        </w:rPr>
        <w:t>.</w:t>
      </w:r>
    </w:p>
    <w:p w14:paraId="26022189" w14:textId="77777777" w:rsidR="00F710D0" w:rsidRPr="002469F4" w:rsidRDefault="00F710D0" w:rsidP="001C5E31">
      <w:pPr>
        <w:rPr>
          <w:sz w:val="22"/>
          <w:szCs w:val="22"/>
        </w:rPr>
      </w:pPr>
    </w:p>
    <w:p w14:paraId="455BAF5F" w14:textId="77777777" w:rsidR="009312BF" w:rsidRPr="00DB2AE8" w:rsidRDefault="009312BF" w:rsidP="00F710D0">
      <w:pPr>
        <w:rPr>
          <w:sz w:val="22"/>
          <w:szCs w:val="22"/>
        </w:rPr>
      </w:pPr>
      <w:r w:rsidRPr="00DB2AE8">
        <w:rPr>
          <w:sz w:val="22"/>
          <w:szCs w:val="22"/>
        </w:rPr>
        <w:lastRenderedPageBreak/>
        <w:t>Prerequisiti</w:t>
      </w:r>
      <w:r w:rsidR="00F710D0" w:rsidRPr="00DB2AE8">
        <w:rPr>
          <w:sz w:val="22"/>
          <w:szCs w:val="22"/>
        </w:rPr>
        <w:t xml:space="preserve"> per l</w:t>
      </w:r>
      <w:r w:rsidRPr="00DB2AE8">
        <w:rPr>
          <w:sz w:val="22"/>
          <w:szCs w:val="22"/>
        </w:rPr>
        <w:t>a realizzazione della bonifica sono:</w:t>
      </w:r>
    </w:p>
    <w:p w14:paraId="642F2A86" w14:textId="77777777" w:rsidR="00CA4846" w:rsidRPr="00DB2AE8" w:rsidRDefault="00CA4846" w:rsidP="00F710D0">
      <w:pPr>
        <w:rPr>
          <w:sz w:val="22"/>
          <w:szCs w:val="22"/>
        </w:rPr>
      </w:pPr>
    </w:p>
    <w:p w14:paraId="737CBACC" w14:textId="62CB99A4" w:rsidR="00F710D0" w:rsidRPr="00DB2AE8" w:rsidRDefault="00F710D0" w:rsidP="00B26E26">
      <w:pPr>
        <w:pStyle w:val="Paragrafoelenco"/>
        <w:rPr>
          <w:rFonts w:ascii="Calibri" w:hAnsi="Calibri" w:cs="Calibri"/>
          <w:b/>
        </w:rPr>
      </w:pPr>
      <w:r w:rsidRPr="00DB2AE8">
        <w:t xml:space="preserve"> la messa a disposizione da parte di ReGIndE di un file </w:t>
      </w:r>
      <w:proofErr w:type="spellStart"/>
      <w:r w:rsidRPr="00DB2AE8">
        <w:t>excel</w:t>
      </w:r>
      <w:proofErr w:type="spellEnd"/>
      <w:r w:rsidRPr="00DB2AE8">
        <w:t xml:space="preserve"> contenente l’estrazione delle anagrafiche degli Avvocati, attiv</w:t>
      </w:r>
      <w:r w:rsidR="00ED27F1" w:rsidRPr="00DB2AE8">
        <w:t>i, presenti su quella base dati</w:t>
      </w:r>
      <w:r w:rsidR="002E5E6E" w:rsidRPr="00DB2AE8">
        <w:t xml:space="preserve">. </w:t>
      </w:r>
      <w:r w:rsidR="00ED27F1" w:rsidRPr="00DB2AE8">
        <w:t xml:space="preserve">Nel caso che il file contenga più record per lo stesso avvocato, </w:t>
      </w:r>
      <w:r w:rsidR="00ED27F1" w:rsidRPr="00DB2AE8">
        <w:rPr>
          <w:rFonts w:ascii="Calibri" w:hAnsi="Calibri" w:cs="Calibri"/>
          <w:b/>
        </w:rPr>
        <w:t xml:space="preserve">a fronte di più record </w:t>
      </w:r>
      <w:r w:rsidR="00333888" w:rsidRPr="00DB2AE8">
        <w:rPr>
          <w:rFonts w:ascii="Calibri" w:hAnsi="Calibri" w:cs="Calibri"/>
          <w:b/>
        </w:rPr>
        <w:t xml:space="preserve">di indirizzi </w:t>
      </w:r>
      <w:r w:rsidR="00ED27F1" w:rsidRPr="00DB2AE8">
        <w:rPr>
          <w:rFonts w:ascii="Calibri" w:hAnsi="Calibri" w:cs="Calibri"/>
          <w:b/>
        </w:rPr>
        <w:t>con tipologia a ‘D’, sarà selezionato il primo ottenuto ordinando alfab</w:t>
      </w:r>
      <w:r w:rsidR="009312BF" w:rsidRPr="00DB2AE8">
        <w:rPr>
          <w:rFonts w:ascii="Calibri" w:hAnsi="Calibri" w:cs="Calibri"/>
          <w:b/>
        </w:rPr>
        <w:t>eticamente la colonna Indirizzo;</w:t>
      </w:r>
    </w:p>
    <w:p w14:paraId="37D2112E" w14:textId="1A9973FE" w:rsidR="009312BF" w:rsidRPr="00DB2AE8" w:rsidRDefault="009312BF" w:rsidP="00B26E26">
      <w:pPr>
        <w:pStyle w:val="Paragrafoelenco"/>
        <w:rPr>
          <w:b/>
        </w:rPr>
      </w:pPr>
      <w:r w:rsidRPr="00DB2AE8">
        <w:t>l’aggiornamento della tabella COMUNE di SIES, come descritto nel cap. 6.6.</w:t>
      </w:r>
    </w:p>
    <w:p w14:paraId="17AC6E90" w14:textId="77777777" w:rsidR="00333888" w:rsidRPr="00333888" w:rsidRDefault="00655626" w:rsidP="00F710D0">
      <w:pPr>
        <w:rPr>
          <w:rFonts w:ascii="Calibri" w:hAnsi="Calibri" w:cs="Calibri"/>
          <w:sz w:val="22"/>
          <w:szCs w:val="22"/>
        </w:rPr>
      </w:pPr>
      <w:r w:rsidRPr="00333888">
        <w:rPr>
          <w:rFonts w:ascii="Calibri" w:hAnsi="Calibri" w:cs="Calibri"/>
          <w:sz w:val="22"/>
          <w:szCs w:val="22"/>
        </w:rPr>
        <w:t xml:space="preserve">Come già riportato al par. 6.2.3.1 </w:t>
      </w:r>
      <w:r w:rsidR="00020C4F" w:rsidRPr="00333888">
        <w:rPr>
          <w:rFonts w:ascii="Calibri" w:hAnsi="Calibri" w:cs="Calibri"/>
          <w:sz w:val="22"/>
          <w:szCs w:val="22"/>
        </w:rPr>
        <w:t xml:space="preserve">pag. 39 </w:t>
      </w:r>
      <w:r w:rsidRPr="00333888">
        <w:rPr>
          <w:rFonts w:ascii="Calibri" w:hAnsi="Calibri" w:cs="Calibri"/>
          <w:sz w:val="22"/>
          <w:szCs w:val="22"/>
        </w:rPr>
        <w:t>la descrizione del Luogo Nascita, presente in ReGIndE</w:t>
      </w:r>
      <w:r w:rsidR="00020C4F" w:rsidRPr="00333888">
        <w:rPr>
          <w:rFonts w:ascii="Calibri" w:hAnsi="Calibri" w:cs="Calibri"/>
          <w:sz w:val="22"/>
          <w:szCs w:val="22"/>
        </w:rPr>
        <w:t xml:space="preserve">, non sempre corrisponde a quella </w:t>
      </w:r>
      <w:r w:rsidR="00333888" w:rsidRPr="00333888">
        <w:rPr>
          <w:rFonts w:ascii="Calibri" w:hAnsi="Calibri" w:cs="Calibri"/>
          <w:sz w:val="22"/>
          <w:szCs w:val="22"/>
        </w:rPr>
        <w:t>legalmente</w:t>
      </w:r>
      <w:r w:rsidR="00020C4F" w:rsidRPr="00333888">
        <w:rPr>
          <w:rFonts w:ascii="Calibri" w:hAnsi="Calibri" w:cs="Calibri"/>
          <w:sz w:val="22"/>
          <w:szCs w:val="22"/>
        </w:rPr>
        <w:t xml:space="preserve"> riconosciuta come denominazione di un Comune italiano, per questo motivo il comune di nascita dell’avvocato, sarà ricavato </w:t>
      </w:r>
      <w:r w:rsidR="00333888" w:rsidRPr="00333888">
        <w:rPr>
          <w:rFonts w:ascii="Calibri" w:hAnsi="Calibri" w:cs="Calibri"/>
          <w:sz w:val="22"/>
          <w:szCs w:val="22"/>
        </w:rPr>
        <w:t>utilizzando</w:t>
      </w:r>
      <w:r w:rsidR="00020C4F" w:rsidRPr="00333888">
        <w:rPr>
          <w:rFonts w:ascii="Calibri" w:hAnsi="Calibri" w:cs="Calibri"/>
          <w:sz w:val="22"/>
          <w:szCs w:val="22"/>
        </w:rPr>
        <w:t xml:space="preserve"> il codice Belfiore contenuto nel suo Codice Fiscale, dato sempre presente in ReGIndE. </w:t>
      </w:r>
    </w:p>
    <w:p w14:paraId="605F88A4" w14:textId="77777777" w:rsidR="009312BF" w:rsidRDefault="00020C4F" w:rsidP="00F710D0">
      <w:pPr>
        <w:rPr>
          <w:rFonts w:ascii="Calibri" w:hAnsi="Calibri" w:cs="Calibri"/>
          <w:sz w:val="22"/>
          <w:szCs w:val="22"/>
        </w:rPr>
      </w:pPr>
      <w:r w:rsidRPr="00333888">
        <w:rPr>
          <w:rFonts w:ascii="Calibri" w:hAnsi="Calibri" w:cs="Calibri"/>
          <w:sz w:val="22"/>
          <w:szCs w:val="22"/>
        </w:rPr>
        <w:t>Questo codice sarà poi utilizzando per estrarre dalla tabella COMUNE di SIES il codice Istat corrispondente, che valorizzerà la colonna</w:t>
      </w:r>
      <w:r w:rsidR="00DA3315" w:rsidRPr="00333888">
        <w:rPr>
          <w:rFonts w:ascii="Calibri" w:hAnsi="Calibri" w:cs="Calibri"/>
          <w:sz w:val="22"/>
          <w:szCs w:val="22"/>
        </w:rPr>
        <w:t xml:space="preserve"> COD_LUOGO_NASCITA della tabella AVVOCATO SIES.</w:t>
      </w:r>
      <w:r w:rsidR="0017275D">
        <w:rPr>
          <w:rFonts w:ascii="Calibri" w:hAnsi="Calibri" w:cs="Calibri"/>
          <w:sz w:val="22"/>
          <w:szCs w:val="22"/>
        </w:rPr>
        <w:t xml:space="preserve"> </w:t>
      </w:r>
    </w:p>
    <w:p w14:paraId="778F27A7" w14:textId="77777777" w:rsidR="00DA3315" w:rsidRDefault="00DA3315" w:rsidP="00F710D0">
      <w:pPr>
        <w:rPr>
          <w:rFonts w:ascii="Calibri" w:hAnsi="Calibri" w:cs="Calibri"/>
          <w:sz w:val="22"/>
          <w:szCs w:val="22"/>
        </w:rPr>
      </w:pPr>
    </w:p>
    <w:p w14:paraId="542CEB5B" w14:textId="77777777" w:rsidR="00333888" w:rsidRPr="00333888" w:rsidRDefault="00DA3315" w:rsidP="00F710D0">
      <w:pPr>
        <w:rPr>
          <w:rFonts w:ascii="Calibri" w:hAnsi="Calibri" w:cs="Calibri"/>
          <w:sz w:val="22"/>
          <w:szCs w:val="22"/>
        </w:rPr>
      </w:pPr>
      <w:r w:rsidRPr="00333888">
        <w:rPr>
          <w:rFonts w:ascii="Calibri" w:hAnsi="Calibri" w:cs="Calibri"/>
          <w:sz w:val="22"/>
          <w:szCs w:val="22"/>
        </w:rPr>
        <w:t xml:space="preserve">Nel caso </w:t>
      </w:r>
      <w:r w:rsidR="00333888" w:rsidRPr="00333888">
        <w:rPr>
          <w:rFonts w:ascii="Calibri" w:hAnsi="Calibri" w:cs="Calibri"/>
          <w:sz w:val="22"/>
          <w:szCs w:val="22"/>
        </w:rPr>
        <w:t>in cui</w:t>
      </w:r>
      <w:r w:rsidRPr="00333888">
        <w:rPr>
          <w:rFonts w:ascii="Calibri" w:hAnsi="Calibri" w:cs="Calibri"/>
          <w:sz w:val="22"/>
          <w:szCs w:val="22"/>
        </w:rPr>
        <w:t xml:space="preserve"> il codice Belfiore di un AVVOCATO ReGIndE non esista nella tabella COMUNE</w:t>
      </w:r>
      <w:r w:rsidR="00333888" w:rsidRPr="00333888">
        <w:rPr>
          <w:rFonts w:ascii="Calibri" w:hAnsi="Calibri" w:cs="Calibri"/>
          <w:sz w:val="22"/>
          <w:szCs w:val="22"/>
        </w:rPr>
        <w:t xml:space="preserve"> del SIES</w:t>
      </w:r>
      <w:r w:rsidRPr="00333888">
        <w:rPr>
          <w:rFonts w:ascii="Calibri" w:hAnsi="Calibri" w:cs="Calibri"/>
          <w:sz w:val="22"/>
          <w:szCs w:val="22"/>
        </w:rPr>
        <w:t>, l’AVVOCATO non sarà preso in considerazione ai fini della Bonifica e sarà inserito in una tabella degli Scarti della procedura.</w:t>
      </w:r>
    </w:p>
    <w:p w14:paraId="44890FF7" w14:textId="5A4DE9E8" w:rsidR="00DA3315" w:rsidRPr="00020C4F" w:rsidRDefault="00402360" w:rsidP="00F710D0">
      <w:pPr>
        <w:rPr>
          <w:rFonts w:ascii="Calibri" w:hAnsi="Calibri" w:cs="Calibri"/>
          <w:sz w:val="22"/>
          <w:szCs w:val="22"/>
        </w:rPr>
      </w:pPr>
      <w:r w:rsidRPr="00333888">
        <w:rPr>
          <w:rFonts w:ascii="Calibri" w:hAnsi="Calibri" w:cs="Calibri"/>
          <w:sz w:val="22"/>
          <w:szCs w:val="22"/>
        </w:rPr>
        <w:t xml:space="preserve">L’Elenco dei Comuni mancanti in SIES sarà inviato all’Amministrazione – </w:t>
      </w:r>
      <w:r w:rsidR="00346459" w:rsidRPr="00333888">
        <w:rPr>
          <w:rFonts w:ascii="Calibri" w:hAnsi="Calibri" w:cs="Calibri"/>
          <w:sz w:val="22"/>
          <w:szCs w:val="22"/>
        </w:rPr>
        <w:t xml:space="preserve">Gruppo </w:t>
      </w:r>
      <w:r w:rsidRPr="00333888">
        <w:rPr>
          <w:rFonts w:ascii="Calibri" w:hAnsi="Calibri" w:cs="Calibri"/>
          <w:sz w:val="22"/>
          <w:szCs w:val="22"/>
        </w:rPr>
        <w:t>Tabelle fisse</w:t>
      </w:r>
      <w:r w:rsidR="00346459" w:rsidRPr="00333888">
        <w:rPr>
          <w:rFonts w:ascii="Calibri" w:hAnsi="Calibri" w:cs="Calibri"/>
          <w:sz w:val="22"/>
          <w:szCs w:val="22"/>
        </w:rPr>
        <w:t xml:space="preserve"> perché provveda ad eseguire gli opportuni accertamenti e a preparare uno script di aggiornamento della tabella COMUNE.</w:t>
      </w:r>
    </w:p>
    <w:p w14:paraId="32CDA115" w14:textId="14B8F17E" w:rsidR="000F4D19" w:rsidRPr="00817440" w:rsidRDefault="000F4D19" w:rsidP="00F710D0">
      <w:pPr>
        <w:rPr>
          <w:sz w:val="22"/>
          <w:szCs w:val="22"/>
        </w:rPr>
      </w:pPr>
    </w:p>
    <w:p w14:paraId="35D2B499" w14:textId="6498C507" w:rsidR="001C5E31" w:rsidRPr="002469F4" w:rsidRDefault="00CE06B4" w:rsidP="001C5E31">
      <w:pPr>
        <w:rPr>
          <w:sz w:val="22"/>
          <w:szCs w:val="22"/>
        </w:rPr>
      </w:pPr>
      <w:r>
        <w:rPr>
          <w:sz w:val="22"/>
          <w:szCs w:val="22"/>
        </w:rPr>
        <w:t>Sarà</w:t>
      </w:r>
      <w:r w:rsidR="0035102C">
        <w:rPr>
          <w:sz w:val="22"/>
          <w:szCs w:val="22"/>
        </w:rPr>
        <w:t xml:space="preserve"> realizzata una procedure plsql che</w:t>
      </w:r>
      <w:r w:rsidR="001C5E31" w:rsidRPr="002469F4">
        <w:rPr>
          <w:sz w:val="22"/>
          <w:szCs w:val="22"/>
        </w:rPr>
        <w:t xml:space="preserve"> agirà su tutte le anagrafiche presenti su SIES che risultino associate ad almeno un fascicolo con procedimenti in corso.</w:t>
      </w:r>
    </w:p>
    <w:p w14:paraId="6F6720A1" w14:textId="77777777" w:rsidR="001C5E31" w:rsidRPr="002469F4" w:rsidRDefault="001C5E31" w:rsidP="001C5E31">
      <w:pPr>
        <w:rPr>
          <w:sz w:val="22"/>
          <w:szCs w:val="22"/>
        </w:rPr>
      </w:pPr>
      <w:r w:rsidRPr="002469F4">
        <w:rPr>
          <w:sz w:val="22"/>
          <w:szCs w:val="22"/>
        </w:rPr>
        <w:t>In particolare:</w:t>
      </w:r>
    </w:p>
    <w:p w14:paraId="625BB287" w14:textId="77777777" w:rsidR="001C5E31" w:rsidRPr="002469F4" w:rsidRDefault="001C5E31" w:rsidP="00B26E26">
      <w:pPr>
        <w:pStyle w:val="Paragrafoelenco"/>
        <w:numPr>
          <w:ilvl w:val="0"/>
          <w:numId w:val="25"/>
        </w:numPr>
      </w:pPr>
      <w:r w:rsidRPr="002469F4">
        <w:t>Per SIEP, saranno presi in considerazione i procedimenti con stato diverso da Definito/Archiviato;</w:t>
      </w:r>
    </w:p>
    <w:p w14:paraId="72DCD090" w14:textId="05F4F824" w:rsidR="001C5E31" w:rsidRPr="002469F4" w:rsidRDefault="001C5E31" w:rsidP="00B26E26">
      <w:pPr>
        <w:pStyle w:val="Paragrafoelenco"/>
        <w:numPr>
          <w:ilvl w:val="0"/>
          <w:numId w:val="25"/>
        </w:numPr>
      </w:pPr>
      <w:r w:rsidRPr="002469F4">
        <w:t>Per SIUS e SIGE, saranno presi in considerazione i procedimenti pe</w:t>
      </w:r>
      <w:r w:rsidR="00F710D0" w:rsidRPr="002469F4">
        <w:t>ndenti alla data della bonifica;</w:t>
      </w:r>
    </w:p>
    <w:p w14:paraId="21E022B2" w14:textId="3C37A40C" w:rsidR="00F710D0" w:rsidRDefault="0035102C" w:rsidP="00B26E26">
      <w:pPr>
        <w:pStyle w:val="Paragrafoelenco"/>
        <w:numPr>
          <w:ilvl w:val="0"/>
          <w:numId w:val="25"/>
        </w:numPr>
      </w:pPr>
      <w:r>
        <w:t>Per tutti e tre i sottosistemi non saranno considerati i</w:t>
      </w:r>
      <w:r w:rsidR="00F710D0" w:rsidRPr="002469F4">
        <w:t xml:space="preserve"> procedimenti provenienti da BDI differenti da quella del Distretto su cui sarà eseguita la bonifica.</w:t>
      </w:r>
    </w:p>
    <w:p w14:paraId="7B9AE4AA" w14:textId="68FCEAC1" w:rsidR="001C5E31" w:rsidRPr="002469F4" w:rsidRDefault="001C5E31" w:rsidP="001C5E31">
      <w:pPr>
        <w:rPr>
          <w:sz w:val="22"/>
          <w:szCs w:val="22"/>
        </w:rPr>
      </w:pPr>
      <w:r w:rsidRPr="002469F4">
        <w:rPr>
          <w:sz w:val="22"/>
          <w:szCs w:val="22"/>
        </w:rPr>
        <w:t xml:space="preserve">Confronterà i dati presenti sui due sistemi e bonificherà i dati anagrafici di ciascun avvocato SIES, compreso il dato relativo al foro di appartenenza, a parità di anagrafica trovata su </w:t>
      </w:r>
      <w:r w:rsidR="00F710D0" w:rsidRPr="002469F4">
        <w:rPr>
          <w:sz w:val="22"/>
          <w:szCs w:val="22"/>
        </w:rPr>
        <w:t>ReGIndE</w:t>
      </w:r>
      <w:r w:rsidRPr="002469F4">
        <w:rPr>
          <w:sz w:val="22"/>
          <w:szCs w:val="22"/>
        </w:rPr>
        <w:t>.</w:t>
      </w:r>
    </w:p>
    <w:p w14:paraId="0043359D" w14:textId="4CDA5A15" w:rsidR="001C5E31" w:rsidRDefault="001C5E31" w:rsidP="002469F4">
      <w:pPr>
        <w:rPr>
          <w:sz w:val="22"/>
          <w:szCs w:val="22"/>
        </w:rPr>
      </w:pPr>
      <w:r w:rsidRPr="002469F4">
        <w:rPr>
          <w:sz w:val="22"/>
          <w:szCs w:val="22"/>
        </w:rPr>
        <w:t>Ogni anagrafica così bonificata avrà il FLAG_REGINDE = ‘Sì’ e sarà associata ad un codice ufficio di appartenenza fittizio ( ‘00000’), in modo tale che l’avvocato risulti visibile al livello distrettuale.</w:t>
      </w:r>
    </w:p>
    <w:p w14:paraId="5E49D6B3" w14:textId="77777777" w:rsidR="0035102C" w:rsidRPr="002469F4" w:rsidRDefault="0035102C" w:rsidP="002469F4">
      <w:pPr>
        <w:rPr>
          <w:sz w:val="22"/>
          <w:szCs w:val="22"/>
        </w:rPr>
      </w:pPr>
    </w:p>
    <w:p w14:paraId="2D6C7239" w14:textId="77777777" w:rsidR="001C5E31" w:rsidRPr="002469F4" w:rsidRDefault="001C5E31" w:rsidP="001C5E31">
      <w:pPr>
        <w:rPr>
          <w:rFonts w:cstheme="minorHAnsi"/>
          <w:sz w:val="22"/>
          <w:szCs w:val="22"/>
        </w:rPr>
      </w:pPr>
      <w:r w:rsidRPr="002469F4">
        <w:rPr>
          <w:sz w:val="22"/>
          <w:szCs w:val="22"/>
        </w:rPr>
        <w:t>I dati che saranno presi in considerazione per effettuare il confronto saranno</w:t>
      </w:r>
      <w:r w:rsidRPr="002469F4">
        <w:rPr>
          <w:rFonts w:cstheme="minorHAnsi"/>
          <w:sz w:val="22"/>
          <w:szCs w:val="22"/>
        </w:rPr>
        <w:t>:</w:t>
      </w:r>
    </w:p>
    <w:p w14:paraId="3466B24D" w14:textId="77777777" w:rsidR="001C5E31" w:rsidRPr="002469F4" w:rsidRDefault="001C5E31" w:rsidP="00B26E26">
      <w:pPr>
        <w:pStyle w:val="Paragrafoelenco"/>
        <w:numPr>
          <w:ilvl w:val="0"/>
          <w:numId w:val="16"/>
        </w:numPr>
      </w:pPr>
      <w:r w:rsidRPr="002469F4">
        <w:t>Cognome</w:t>
      </w:r>
    </w:p>
    <w:p w14:paraId="62D301AC" w14:textId="77777777" w:rsidR="001C5E31" w:rsidRPr="002469F4" w:rsidRDefault="001C5E31" w:rsidP="00B26E26">
      <w:pPr>
        <w:pStyle w:val="Paragrafoelenco"/>
        <w:numPr>
          <w:ilvl w:val="0"/>
          <w:numId w:val="16"/>
        </w:numPr>
      </w:pPr>
      <w:r w:rsidRPr="002469F4">
        <w:t>Nome</w:t>
      </w:r>
    </w:p>
    <w:p w14:paraId="53F40B2F" w14:textId="77777777" w:rsidR="001C5E31" w:rsidRPr="002469F4" w:rsidRDefault="001C5E31" w:rsidP="00B26E26">
      <w:pPr>
        <w:pStyle w:val="Paragrafoelenco"/>
        <w:numPr>
          <w:ilvl w:val="0"/>
          <w:numId w:val="16"/>
        </w:numPr>
      </w:pPr>
      <w:r w:rsidRPr="002469F4">
        <w:t>Luogo di Nascita</w:t>
      </w:r>
    </w:p>
    <w:p w14:paraId="545DF2E6" w14:textId="77777777" w:rsidR="001C5E31" w:rsidRPr="002469F4" w:rsidRDefault="001C5E31" w:rsidP="00B26E26">
      <w:pPr>
        <w:pStyle w:val="Paragrafoelenco"/>
        <w:numPr>
          <w:ilvl w:val="0"/>
          <w:numId w:val="16"/>
        </w:numPr>
      </w:pPr>
      <w:r w:rsidRPr="002469F4">
        <w:t>Data di Nascita</w:t>
      </w:r>
    </w:p>
    <w:p w14:paraId="333C3FD1" w14:textId="77777777" w:rsidR="001C5E31" w:rsidRPr="002469F4" w:rsidRDefault="001C5E31" w:rsidP="00B26E26">
      <w:pPr>
        <w:pStyle w:val="Paragrafoelenco"/>
        <w:numPr>
          <w:ilvl w:val="0"/>
          <w:numId w:val="16"/>
        </w:numPr>
      </w:pPr>
      <w:r w:rsidRPr="002469F4">
        <w:t>Foro di Appartenenza</w:t>
      </w:r>
    </w:p>
    <w:p w14:paraId="2968FBBC" w14:textId="706128DC" w:rsidR="001C5E31" w:rsidRPr="002469F4" w:rsidRDefault="001C5E31" w:rsidP="00B26E26">
      <w:pPr>
        <w:pStyle w:val="Paragrafoelenco"/>
        <w:numPr>
          <w:ilvl w:val="0"/>
          <w:numId w:val="16"/>
        </w:numPr>
      </w:pPr>
      <w:r w:rsidRPr="002469F4">
        <w:t>Codice Fiscale</w:t>
      </w:r>
    </w:p>
    <w:p w14:paraId="3AF488FD" w14:textId="77777777" w:rsidR="001C5E31" w:rsidRPr="002469F4" w:rsidRDefault="001C5E31" w:rsidP="001C5E31">
      <w:pPr>
        <w:rPr>
          <w:rFonts w:cstheme="minorHAnsi"/>
          <w:sz w:val="22"/>
          <w:szCs w:val="22"/>
        </w:rPr>
      </w:pPr>
      <w:r w:rsidRPr="002469F4">
        <w:rPr>
          <w:rFonts w:cstheme="minorHAnsi"/>
          <w:sz w:val="22"/>
          <w:szCs w:val="22"/>
        </w:rPr>
        <w:t>Questo garantirà l’univocità delle anagrafiche sul sistema SIES, ovviando all’attuale duplicazione dovuta al fatto che ad ogni ufficio è permesso l’inserimento di un Avvocato anche se già presente in banca dati.</w:t>
      </w:r>
    </w:p>
    <w:p w14:paraId="52382E39" w14:textId="77777777" w:rsidR="001C5E31" w:rsidRPr="002469F4" w:rsidRDefault="001C5E31" w:rsidP="001C5E31">
      <w:pPr>
        <w:rPr>
          <w:rFonts w:cstheme="minorHAnsi"/>
          <w:sz w:val="22"/>
          <w:szCs w:val="22"/>
        </w:rPr>
      </w:pPr>
    </w:p>
    <w:p w14:paraId="50521227" w14:textId="77777777" w:rsidR="001C5E31" w:rsidRPr="002469F4" w:rsidRDefault="001C5E31" w:rsidP="001C5E31">
      <w:pPr>
        <w:pStyle w:val="Corpotesto"/>
        <w:rPr>
          <w:rFonts w:cstheme="minorHAnsi"/>
          <w:sz w:val="22"/>
          <w:szCs w:val="22"/>
        </w:rPr>
      </w:pPr>
      <w:r w:rsidRPr="002469F4">
        <w:rPr>
          <w:rFonts w:cstheme="minorHAnsi"/>
          <w:sz w:val="22"/>
          <w:szCs w:val="22"/>
        </w:rPr>
        <w:lastRenderedPageBreak/>
        <w:t>La procedura in oggetto agirà, previo preventivo backup, sulla tabella ‘AVVOCATO’ del SIES e dovrà essere elaborata su ciascun distretto SIES.</w:t>
      </w:r>
    </w:p>
    <w:p w14:paraId="778F4D03" w14:textId="77777777" w:rsidR="001C5E31" w:rsidRPr="002469F4" w:rsidRDefault="001C5E31" w:rsidP="001C5E31">
      <w:pPr>
        <w:pStyle w:val="Corpotesto"/>
        <w:rPr>
          <w:rFonts w:cstheme="minorHAnsi"/>
          <w:sz w:val="22"/>
          <w:szCs w:val="22"/>
        </w:rPr>
      </w:pPr>
    </w:p>
    <w:p w14:paraId="4F8A6D0A" w14:textId="77777777" w:rsidR="001C5E31" w:rsidRPr="002469F4" w:rsidRDefault="001C5E31" w:rsidP="001C5E31">
      <w:pPr>
        <w:pStyle w:val="Corpotesto"/>
        <w:rPr>
          <w:rFonts w:cstheme="minorHAnsi"/>
          <w:sz w:val="22"/>
          <w:szCs w:val="22"/>
        </w:rPr>
      </w:pPr>
      <w:r w:rsidRPr="002469F4">
        <w:rPr>
          <w:rFonts w:cstheme="minorHAnsi"/>
          <w:sz w:val="22"/>
          <w:szCs w:val="22"/>
        </w:rPr>
        <w:t>Le anagrafiche che non saranno bonificate in automatico, secondo i criteri su descritti, rimarranno inalterate e, quindi, NON BONIFICATE.</w:t>
      </w:r>
    </w:p>
    <w:p w14:paraId="0C8609B4" w14:textId="77777777" w:rsidR="001C5E31" w:rsidRPr="002469F4" w:rsidRDefault="001C5E31" w:rsidP="001C5E31">
      <w:pPr>
        <w:pStyle w:val="Corpotesto"/>
        <w:rPr>
          <w:rFonts w:cstheme="minorHAnsi"/>
          <w:sz w:val="22"/>
          <w:szCs w:val="22"/>
        </w:rPr>
      </w:pPr>
      <w:r w:rsidRPr="002469F4">
        <w:rPr>
          <w:rFonts w:cstheme="minorHAnsi"/>
          <w:sz w:val="22"/>
          <w:szCs w:val="22"/>
        </w:rPr>
        <w:t>Il FLAG_REGINDE, per queste, sarà valorizzato a ‘No’ e, proprio in base a tale criterio, esse saranno escluse da qualsiasi selezione operata nel sistema.</w:t>
      </w:r>
    </w:p>
    <w:p w14:paraId="0D2EF58B" w14:textId="1073613B" w:rsidR="001C5E31" w:rsidRPr="002469F4" w:rsidRDefault="001C5E31" w:rsidP="001C5E31">
      <w:pPr>
        <w:pStyle w:val="Corpotesto"/>
        <w:rPr>
          <w:rFonts w:cstheme="minorHAnsi"/>
          <w:sz w:val="22"/>
          <w:szCs w:val="22"/>
        </w:rPr>
      </w:pPr>
      <w:r w:rsidRPr="002469F4">
        <w:rPr>
          <w:rFonts w:cstheme="minorHAnsi"/>
          <w:sz w:val="22"/>
          <w:szCs w:val="22"/>
        </w:rPr>
        <w:t>In sostanza, queste anagrafiche non saranno più visibili né gestite dal sistema SIES e saranno, invece, storicizzate analog</w:t>
      </w:r>
      <w:r w:rsidR="0035102C">
        <w:rPr>
          <w:rFonts w:cstheme="minorHAnsi"/>
          <w:sz w:val="22"/>
          <w:szCs w:val="22"/>
        </w:rPr>
        <w:t>amente a quanto indicato al § “6</w:t>
      </w:r>
      <w:r w:rsidRPr="002469F4">
        <w:rPr>
          <w:rFonts w:cstheme="minorHAnsi"/>
          <w:sz w:val="22"/>
          <w:szCs w:val="22"/>
        </w:rPr>
        <w:t>.1 REQ-SIE-021-01</w:t>
      </w:r>
      <w:r w:rsidR="0035102C">
        <w:rPr>
          <w:rFonts w:cstheme="minorHAnsi"/>
          <w:sz w:val="22"/>
          <w:szCs w:val="22"/>
        </w:rPr>
        <w:t>_FN.01</w:t>
      </w:r>
      <w:r w:rsidRPr="002469F4">
        <w:rPr>
          <w:rFonts w:cstheme="minorHAnsi"/>
          <w:sz w:val="22"/>
          <w:szCs w:val="22"/>
        </w:rPr>
        <w:t xml:space="preserve"> - Gestione Nuovi Fori (FORO di NAPOLI NORD)” e “congelate” per come sono.</w:t>
      </w:r>
    </w:p>
    <w:p w14:paraId="5D8E7CFB" w14:textId="77777777" w:rsidR="001C5E31" w:rsidRPr="002469F4" w:rsidRDefault="001C5E31" w:rsidP="001C5E31">
      <w:pPr>
        <w:pStyle w:val="Corpotesto"/>
        <w:rPr>
          <w:rFonts w:cstheme="minorHAnsi"/>
          <w:sz w:val="22"/>
          <w:szCs w:val="22"/>
        </w:rPr>
      </w:pPr>
    </w:p>
    <w:p w14:paraId="3E5D9ED2" w14:textId="7E9CE9AD" w:rsidR="001C5E31" w:rsidRPr="002469F4" w:rsidRDefault="001C5E31" w:rsidP="001C5E31">
      <w:pPr>
        <w:pStyle w:val="Corpotesto"/>
        <w:rPr>
          <w:rFonts w:cstheme="minorHAnsi"/>
          <w:sz w:val="22"/>
          <w:szCs w:val="22"/>
        </w:rPr>
      </w:pPr>
      <w:r w:rsidRPr="002469F4">
        <w:rPr>
          <w:rFonts w:cstheme="minorHAnsi"/>
          <w:sz w:val="22"/>
          <w:szCs w:val="22"/>
        </w:rPr>
        <w:t>Effettuata tale operazione, la stessa procedura provvederà a bonificare anche tutte le tabelle che abbiano una relazione con l’avvocato</w:t>
      </w:r>
      <w:r w:rsidR="0035102C">
        <w:rPr>
          <w:rFonts w:cstheme="minorHAnsi"/>
          <w:sz w:val="22"/>
          <w:szCs w:val="22"/>
        </w:rPr>
        <w:t xml:space="preserve"> bonificato</w:t>
      </w:r>
      <w:r w:rsidRPr="002469F4">
        <w:rPr>
          <w:rFonts w:cstheme="minorHAnsi"/>
          <w:sz w:val="22"/>
          <w:szCs w:val="22"/>
        </w:rPr>
        <w:t>, aggiornando</w:t>
      </w:r>
      <w:r w:rsidR="0035102C">
        <w:rPr>
          <w:rFonts w:cstheme="minorHAnsi"/>
          <w:sz w:val="22"/>
          <w:szCs w:val="22"/>
        </w:rPr>
        <w:t>ne</w:t>
      </w:r>
      <w:r w:rsidRPr="002469F4">
        <w:rPr>
          <w:rFonts w:cstheme="minorHAnsi"/>
          <w:sz w:val="22"/>
          <w:szCs w:val="22"/>
        </w:rPr>
        <w:t xml:space="preserve"> il </w:t>
      </w:r>
      <w:r w:rsidR="0035102C">
        <w:rPr>
          <w:rFonts w:cstheme="minorHAnsi"/>
          <w:sz w:val="22"/>
          <w:szCs w:val="22"/>
        </w:rPr>
        <w:t>riferimento</w:t>
      </w:r>
      <w:r w:rsidRPr="002469F4">
        <w:rPr>
          <w:rFonts w:cstheme="minorHAnsi"/>
          <w:sz w:val="22"/>
          <w:szCs w:val="22"/>
        </w:rPr>
        <w:t>.</w:t>
      </w:r>
    </w:p>
    <w:p w14:paraId="49AA563E" w14:textId="77777777" w:rsidR="00F710D0" w:rsidRPr="002469F4" w:rsidRDefault="00F710D0" w:rsidP="001C5E31">
      <w:pPr>
        <w:pStyle w:val="Corpotesto"/>
        <w:rPr>
          <w:rFonts w:cstheme="minorHAnsi"/>
          <w:sz w:val="22"/>
          <w:szCs w:val="22"/>
        </w:rPr>
      </w:pPr>
    </w:p>
    <w:p w14:paraId="28A2BEE0" w14:textId="77777777" w:rsidR="001C5E31" w:rsidRDefault="001C5E31" w:rsidP="001C5E31">
      <w:pPr>
        <w:pStyle w:val="Corpotesto"/>
        <w:rPr>
          <w:sz w:val="22"/>
          <w:szCs w:val="22"/>
        </w:rPr>
      </w:pPr>
      <w:r w:rsidRPr="002469F4">
        <w:rPr>
          <w:sz w:val="22"/>
          <w:szCs w:val="22"/>
        </w:rPr>
        <w:t>Di seguito, l’elenco delle tabelle interessate dalla bonifica:</w:t>
      </w:r>
    </w:p>
    <w:p w14:paraId="6BA21694" w14:textId="77777777" w:rsidR="002469F4" w:rsidRPr="002469F4" w:rsidRDefault="002469F4" w:rsidP="001C5E31">
      <w:pPr>
        <w:pStyle w:val="Corpotesto"/>
        <w:rPr>
          <w:sz w:val="22"/>
          <w:szCs w:val="22"/>
        </w:rPr>
      </w:pPr>
    </w:p>
    <w:p w14:paraId="06815006" w14:textId="77777777" w:rsidR="001C5E31" w:rsidRPr="002469F4" w:rsidRDefault="001C5E31" w:rsidP="000B5A44">
      <w:pPr>
        <w:pStyle w:val="Corpotesto"/>
        <w:numPr>
          <w:ilvl w:val="0"/>
          <w:numId w:val="24"/>
        </w:numPr>
        <w:rPr>
          <w:sz w:val="22"/>
          <w:szCs w:val="22"/>
        </w:rPr>
      </w:pPr>
      <w:r w:rsidRPr="002469F4">
        <w:rPr>
          <w:sz w:val="22"/>
          <w:szCs w:val="22"/>
        </w:rPr>
        <w:t>AVVOCATO_FASCICOLO_SIEP</w:t>
      </w:r>
    </w:p>
    <w:p w14:paraId="29E7B5F2" w14:textId="77777777" w:rsidR="001C5E31" w:rsidRPr="002469F4" w:rsidRDefault="001C5E31" w:rsidP="000B5A44">
      <w:pPr>
        <w:pStyle w:val="Corpotesto"/>
        <w:numPr>
          <w:ilvl w:val="0"/>
          <w:numId w:val="24"/>
        </w:numPr>
        <w:rPr>
          <w:sz w:val="22"/>
          <w:szCs w:val="22"/>
        </w:rPr>
      </w:pPr>
      <w:r w:rsidRPr="002469F4">
        <w:rPr>
          <w:sz w:val="22"/>
          <w:szCs w:val="22"/>
        </w:rPr>
        <w:t>AVVOCATO_FASCICOLO_SIUS</w:t>
      </w:r>
    </w:p>
    <w:p w14:paraId="393BCE7F" w14:textId="77777777" w:rsidR="001C5E31" w:rsidRPr="002469F4" w:rsidRDefault="001C5E31" w:rsidP="000B5A44">
      <w:pPr>
        <w:pStyle w:val="Corpotesto"/>
        <w:numPr>
          <w:ilvl w:val="0"/>
          <w:numId w:val="24"/>
        </w:numPr>
        <w:rPr>
          <w:sz w:val="22"/>
          <w:szCs w:val="22"/>
        </w:rPr>
      </w:pPr>
      <w:r w:rsidRPr="002469F4">
        <w:rPr>
          <w:sz w:val="22"/>
          <w:szCs w:val="22"/>
        </w:rPr>
        <w:t>AVVOCATO_FASCICOLO_SIGE</w:t>
      </w:r>
    </w:p>
    <w:p w14:paraId="466D9FD9" w14:textId="77777777" w:rsidR="001C5E31" w:rsidRPr="002469F4" w:rsidRDefault="001C5E31" w:rsidP="000B5A44">
      <w:pPr>
        <w:pStyle w:val="Corpotesto"/>
        <w:numPr>
          <w:ilvl w:val="0"/>
          <w:numId w:val="24"/>
        </w:numPr>
        <w:rPr>
          <w:sz w:val="22"/>
          <w:szCs w:val="22"/>
        </w:rPr>
      </w:pPr>
      <w:r w:rsidRPr="002469F4">
        <w:rPr>
          <w:sz w:val="22"/>
          <w:szCs w:val="22"/>
        </w:rPr>
        <w:t>PARTI_UDIENZA_DIFENSORE</w:t>
      </w:r>
    </w:p>
    <w:p w14:paraId="769A2D22" w14:textId="77777777" w:rsidR="001C5E31" w:rsidRPr="002469F4" w:rsidRDefault="001C5E31" w:rsidP="000B5A44">
      <w:pPr>
        <w:pStyle w:val="Corpotesto"/>
        <w:numPr>
          <w:ilvl w:val="0"/>
          <w:numId w:val="24"/>
        </w:numPr>
        <w:rPr>
          <w:sz w:val="22"/>
          <w:szCs w:val="22"/>
        </w:rPr>
      </w:pPr>
      <w:r w:rsidRPr="002469F4">
        <w:rPr>
          <w:sz w:val="22"/>
          <w:szCs w:val="22"/>
        </w:rPr>
        <w:t>STORICO_AVVOCATO</w:t>
      </w:r>
    </w:p>
    <w:p w14:paraId="13C2615F" w14:textId="77777777" w:rsidR="001C5E31" w:rsidRPr="002469F4" w:rsidRDefault="001C5E31" w:rsidP="000B5A44">
      <w:pPr>
        <w:pStyle w:val="Corpotesto"/>
        <w:numPr>
          <w:ilvl w:val="0"/>
          <w:numId w:val="24"/>
        </w:numPr>
        <w:rPr>
          <w:sz w:val="22"/>
          <w:szCs w:val="22"/>
        </w:rPr>
      </w:pPr>
      <w:r w:rsidRPr="002469F4">
        <w:rPr>
          <w:sz w:val="22"/>
          <w:szCs w:val="22"/>
        </w:rPr>
        <w:t>AVVISI_AVVOCATO</w:t>
      </w:r>
    </w:p>
    <w:p w14:paraId="231E4245" w14:textId="77777777" w:rsidR="001C5E31" w:rsidRPr="002469F4" w:rsidRDefault="001C5E31" w:rsidP="000B5A44">
      <w:pPr>
        <w:pStyle w:val="Corpotesto"/>
        <w:numPr>
          <w:ilvl w:val="0"/>
          <w:numId w:val="24"/>
        </w:numPr>
        <w:rPr>
          <w:sz w:val="22"/>
          <w:szCs w:val="22"/>
        </w:rPr>
      </w:pPr>
      <w:r w:rsidRPr="002469F4">
        <w:rPr>
          <w:sz w:val="22"/>
          <w:szCs w:val="22"/>
        </w:rPr>
        <w:t>NUOVA_ISTANZA.</w:t>
      </w:r>
    </w:p>
    <w:p w14:paraId="5AE112DA" w14:textId="77777777" w:rsidR="001C5E31" w:rsidRDefault="001C5E31" w:rsidP="001C5E31">
      <w:pPr>
        <w:pStyle w:val="Corpotesto"/>
        <w:rPr>
          <w:sz w:val="22"/>
          <w:szCs w:val="22"/>
        </w:rPr>
      </w:pPr>
    </w:p>
    <w:p w14:paraId="03A37EAB" w14:textId="77777777" w:rsidR="008F12E2" w:rsidRDefault="00E62A49" w:rsidP="000562C8">
      <w:pPr>
        <w:pStyle w:val="Corpotesto"/>
        <w:rPr>
          <w:sz w:val="22"/>
          <w:szCs w:val="22"/>
        </w:rPr>
      </w:pPr>
      <w:r w:rsidRPr="007F59B9">
        <w:rPr>
          <w:sz w:val="22"/>
          <w:szCs w:val="22"/>
        </w:rPr>
        <w:t>Si ricorda che al momento in SIES il collegamento tra atti ed Avvocato è assicurato tramite chiave esterna all’ID_AVVOCATO. Tutti i riferimenti ai dati dell’Avvocato vengono estratti dal record Avvocato collegato al procedimento</w:t>
      </w:r>
      <w:r w:rsidR="00DC03C1" w:rsidRPr="007F59B9">
        <w:rPr>
          <w:sz w:val="22"/>
          <w:szCs w:val="22"/>
        </w:rPr>
        <w:t xml:space="preserve"> </w:t>
      </w:r>
      <w:r w:rsidRPr="007F59B9">
        <w:rPr>
          <w:sz w:val="22"/>
          <w:szCs w:val="22"/>
        </w:rPr>
        <w:t xml:space="preserve">(es. sede ed indirizzo studio, riportato in molti template ed alcune forms). </w:t>
      </w:r>
      <w:r w:rsidR="006E7A65" w:rsidRPr="007F59B9">
        <w:rPr>
          <w:sz w:val="22"/>
          <w:szCs w:val="22"/>
        </w:rPr>
        <w:t>A valle dell’analisi e studio di dati estratti e forniti dall’Amministrazione, u</w:t>
      </w:r>
      <w:r w:rsidR="00DC03C1" w:rsidRPr="007F59B9">
        <w:rPr>
          <w:sz w:val="22"/>
          <w:szCs w:val="22"/>
        </w:rPr>
        <w:t xml:space="preserve">no dei motivi di maggiore ricorrenza di duplicazione dell’avvocato </w:t>
      </w:r>
      <w:r w:rsidR="007F59B9">
        <w:rPr>
          <w:sz w:val="22"/>
          <w:szCs w:val="22"/>
        </w:rPr>
        <w:t xml:space="preserve">in SIES </w:t>
      </w:r>
      <w:r w:rsidR="006E7A65" w:rsidRPr="007F59B9">
        <w:rPr>
          <w:sz w:val="22"/>
          <w:szCs w:val="22"/>
        </w:rPr>
        <w:t>è</w:t>
      </w:r>
      <w:r w:rsidR="00DC03C1" w:rsidRPr="007F59B9">
        <w:rPr>
          <w:sz w:val="22"/>
          <w:szCs w:val="22"/>
        </w:rPr>
        <w:t xml:space="preserve"> la non corrispondenza dell’i</w:t>
      </w:r>
      <w:r w:rsidR="001E62CF" w:rsidRPr="007F59B9">
        <w:rPr>
          <w:sz w:val="22"/>
          <w:szCs w:val="22"/>
        </w:rPr>
        <w:t>ndirizzo dello studio</w:t>
      </w:r>
      <w:r w:rsidR="007F59B9">
        <w:rPr>
          <w:sz w:val="22"/>
          <w:szCs w:val="22"/>
        </w:rPr>
        <w:t>, riportato negli atti,</w:t>
      </w:r>
      <w:r w:rsidR="001E62CF" w:rsidRPr="007F59B9">
        <w:rPr>
          <w:sz w:val="22"/>
          <w:szCs w:val="22"/>
        </w:rPr>
        <w:t xml:space="preserve"> tra quelli</w:t>
      </w:r>
      <w:r w:rsidR="00DC03C1" w:rsidRPr="007F59B9">
        <w:rPr>
          <w:sz w:val="22"/>
          <w:szCs w:val="22"/>
        </w:rPr>
        <w:t xml:space="preserve"> </w:t>
      </w:r>
      <w:r w:rsidR="001E62CF" w:rsidRPr="007F59B9">
        <w:rPr>
          <w:sz w:val="22"/>
          <w:szCs w:val="22"/>
        </w:rPr>
        <w:t>presenti</w:t>
      </w:r>
      <w:r w:rsidR="00DC03C1" w:rsidRPr="007F59B9">
        <w:rPr>
          <w:sz w:val="22"/>
          <w:szCs w:val="22"/>
        </w:rPr>
        <w:t xml:space="preserve"> in base dati. </w:t>
      </w:r>
      <w:r w:rsidR="00F37F32" w:rsidRPr="007F59B9">
        <w:rPr>
          <w:sz w:val="22"/>
          <w:szCs w:val="22"/>
        </w:rPr>
        <w:t>A seguito della bonifica, n</w:t>
      </w:r>
      <w:r w:rsidR="00DC03C1" w:rsidRPr="007F59B9">
        <w:rPr>
          <w:sz w:val="22"/>
          <w:szCs w:val="22"/>
        </w:rPr>
        <w:t>on dando valore all’indirizzo</w:t>
      </w:r>
      <w:r w:rsidR="007F59B9" w:rsidRPr="007F59B9">
        <w:rPr>
          <w:sz w:val="22"/>
          <w:szCs w:val="22"/>
        </w:rPr>
        <w:t xml:space="preserve"> ai fini dell’accorpamento</w:t>
      </w:r>
      <w:r w:rsidR="00F37F32" w:rsidRPr="007F59B9">
        <w:rPr>
          <w:sz w:val="22"/>
          <w:szCs w:val="22"/>
        </w:rPr>
        <w:t>,</w:t>
      </w:r>
      <w:r w:rsidR="007F59B9">
        <w:rPr>
          <w:sz w:val="22"/>
          <w:szCs w:val="22"/>
        </w:rPr>
        <w:t xml:space="preserve"> </w:t>
      </w:r>
      <w:r w:rsidR="007F59B9" w:rsidRPr="007F59B9">
        <w:rPr>
          <w:sz w:val="22"/>
          <w:szCs w:val="22"/>
        </w:rPr>
        <w:t xml:space="preserve">tutti gli avvocati bonificati, aventi </w:t>
      </w:r>
      <w:r w:rsidR="008F12E2">
        <w:rPr>
          <w:sz w:val="22"/>
          <w:szCs w:val="22"/>
        </w:rPr>
        <w:t>i restanti dati indicati in precedenza</w:t>
      </w:r>
      <w:r w:rsidR="008F12E2" w:rsidRPr="007F59B9">
        <w:rPr>
          <w:sz w:val="22"/>
          <w:szCs w:val="22"/>
        </w:rPr>
        <w:t xml:space="preserve"> </w:t>
      </w:r>
      <w:r w:rsidR="008F12E2">
        <w:rPr>
          <w:sz w:val="22"/>
          <w:szCs w:val="22"/>
        </w:rPr>
        <w:t xml:space="preserve">uguali,  e aventi </w:t>
      </w:r>
      <w:r w:rsidR="007F59B9" w:rsidRPr="007F59B9">
        <w:rPr>
          <w:sz w:val="22"/>
          <w:szCs w:val="22"/>
        </w:rPr>
        <w:t>precedentemente indirizzi differenti, faranno tutti riferimento all’ indirizzo</w:t>
      </w:r>
      <w:r w:rsidR="00F37F32" w:rsidRPr="007F59B9">
        <w:rPr>
          <w:sz w:val="22"/>
          <w:szCs w:val="22"/>
        </w:rPr>
        <w:t xml:space="preserve"> importato da ReGIndE</w:t>
      </w:r>
      <w:r w:rsidR="007F59B9" w:rsidRPr="007F59B9">
        <w:rPr>
          <w:sz w:val="22"/>
          <w:szCs w:val="22"/>
        </w:rPr>
        <w:t>.</w:t>
      </w:r>
      <w:r w:rsidR="00AB302C">
        <w:rPr>
          <w:sz w:val="22"/>
          <w:szCs w:val="22"/>
        </w:rPr>
        <w:t xml:space="preserve"> </w:t>
      </w:r>
    </w:p>
    <w:p w14:paraId="5BD7BA8A" w14:textId="77777777" w:rsidR="000562C8" w:rsidRPr="002469F4" w:rsidRDefault="000562C8" w:rsidP="001C5E31">
      <w:pPr>
        <w:pStyle w:val="Corpotesto"/>
        <w:rPr>
          <w:sz w:val="22"/>
          <w:szCs w:val="22"/>
        </w:rPr>
      </w:pPr>
    </w:p>
    <w:p w14:paraId="6E972C1C"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38" w:name="_Toc77839141"/>
      <w:r w:rsidRPr="00972D53">
        <w:rPr>
          <w:color w:val="365F91" w:themeColor="accent1" w:themeShade="BF"/>
          <w:sz w:val="22"/>
          <w:szCs w:val="22"/>
        </w:rPr>
        <w:t>Moduli sw</w:t>
      </w:r>
      <w:bookmarkEnd w:id="338"/>
      <w:r w:rsidRPr="00972D53">
        <w:rPr>
          <w:color w:val="365F91" w:themeColor="accent1" w:themeShade="BF"/>
          <w:sz w:val="22"/>
          <w:szCs w:val="22"/>
        </w:rPr>
        <w:t xml:space="preserve"> </w:t>
      </w:r>
    </w:p>
    <w:p w14:paraId="40BA98CB" w14:textId="24C928D2" w:rsidR="00D61697" w:rsidRDefault="001C5E31" w:rsidP="00FA2CAD">
      <w:r>
        <w:t>N.A.</w:t>
      </w:r>
    </w:p>
    <w:p w14:paraId="51847FE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39" w:name="_Toc77839142"/>
      <w:r w:rsidRPr="00972D53">
        <w:rPr>
          <w:color w:val="365F91" w:themeColor="accent1" w:themeShade="BF"/>
          <w:sz w:val="22"/>
          <w:szCs w:val="22"/>
        </w:rPr>
        <w:t>Architettura</w:t>
      </w:r>
      <w:bookmarkEnd w:id="339"/>
      <w:r w:rsidRPr="00972D53">
        <w:rPr>
          <w:color w:val="365F91" w:themeColor="accent1" w:themeShade="BF"/>
          <w:sz w:val="22"/>
          <w:szCs w:val="22"/>
        </w:rPr>
        <w:t xml:space="preserve"> </w:t>
      </w:r>
    </w:p>
    <w:p w14:paraId="632BD127" w14:textId="77777777" w:rsidR="00D61697" w:rsidRPr="00D61697" w:rsidRDefault="00D61697" w:rsidP="00D61697">
      <w:r>
        <w:t>N.A.</w:t>
      </w:r>
    </w:p>
    <w:p w14:paraId="2303B843"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40" w:name="_Toc77839143"/>
      <w:r w:rsidRPr="00972D53">
        <w:rPr>
          <w:color w:val="365F91" w:themeColor="accent1" w:themeShade="BF"/>
          <w:sz w:val="22"/>
          <w:szCs w:val="22"/>
        </w:rPr>
        <w:t>Interfacce utente</w:t>
      </w:r>
      <w:bookmarkEnd w:id="340"/>
    </w:p>
    <w:p w14:paraId="60C095D0" w14:textId="77777777" w:rsidR="00D61697" w:rsidRPr="00D61697" w:rsidRDefault="00D61697" w:rsidP="00D61697">
      <w:r w:rsidRPr="00D61697">
        <w:t>N.A.</w:t>
      </w:r>
    </w:p>
    <w:p w14:paraId="57404499"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41" w:name="_Toc77839144"/>
      <w:r w:rsidRPr="00972D53">
        <w:rPr>
          <w:color w:val="365F91" w:themeColor="accent1" w:themeShade="BF"/>
          <w:sz w:val="22"/>
          <w:szCs w:val="22"/>
        </w:rPr>
        <w:t>Basi dati</w:t>
      </w:r>
      <w:bookmarkEnd w:id="341"/>
    </w:p>
    <w:p w14:paraId="6C5704ED" w14:textId="5A7B437A" w:rsidR="00F710D0" w:rsidRDefault="00F710D0" w:rsidP="00F710D0">
      <w:pPr>
        <w:rPr>
          <w:sz w:val="22"/>
          <w:szCs w:val="22"/>
        </w:rPr>
      </w:pPr>
      <w:r w:rsidRPr="00F710D0">
        <w:rPr>
          <w:sz w:val="22"/>
          <w:szCs w:val="22"/>
        </w:rPr>
        <w:t xml:space="preserve">Per l’importazione dei dati forniti da </w:t>
      </w:r>
      <w:r>
        <w:rPr>
          <w:sz w:val="22"/>
          <w:szCs w:val="22"/>
        </w:rPr>
        <w:t xml:space="preserve">ReGIndE sarà creata una nuova tabella di appoggio </w:t>
      </w:r>
      <w:r w:rsidRPr="00F710D0">
        <w:rPr>
          <w:b/>
          <w:sz w:val="22"/>
          <w:szCs w:val="22"/>
        </w:rPr>
        <w:t>W_AVV_REGINDE</w:t>
      </w:r>
      <w:r>
        <w:rPr>
          <w:sz w:val="22"/>
          <w:szCs w:val="22"/>
        </w:rPr>
        <w:t xml:space="preserve"> e sarà realizzata una procedure plsql </w:t>
      </w:r>
      <w:proofErr w:type="spellStart"/>
      <w:r w:rsidRPr="00F710D0">
        <w:rPr>
          <w:b/>
          <w:sz w:val="22"/>
          <w:szCs w:val="22"/>
        </w:rPr>
        <w:t>Importa_avv_ReGIndE</w:t>
      </w:r>
      <w:proofErr w:type="spellEnd"/>
      <w:r>
        <w:rPr>
          <w:sz w:val="22"/>
          <w:szCs w:val="22"/>
        </w:rPr>
        <w:t>.</w:t>
      </w:r>
    </w:p>
    <w:p w14:paraId="521AA41C" w14:textId="77777777" w:rsidR="003F5DA2" w:rsidRDefault="003F5DA2" w:rsidP="00F710D0">
      <w:pPr>
        <w:rPr>
          <w:sz w:val="22"/>
          <w:szCs w:val="22"/>
        </w:rPr>
      </w:pPr>
    </w:p>
    <w:p w14:paraId="6316A4BB" w14:textId="2DCB5885" w:rsidR="003F5DA2" w:rsidRPr="003F5DA2" w:rsidRDefault="003F5DA2" w:rsidP="00F710D0">
      <w:pPr>
        <w:rPr>
          <w:sz w:val="22"/>
          <w:szCs w:val="22"/>
        </w:rPr>
      </w:pPr>
      <w:r>
        <w:rPr>
          <w:sz w:val="22"/>
          <w:szCs w:val="22"/>
        </w:rPr>
        <w:t xml:space="preserve">Nella tabella </w:t>
      </w:r>
      <w:r w:rsidRPr="003F5DA2">
        <w:rPr>
          <w:rFonts w:ascii="Calibri" w:hAnsi="Calibri" w:cs="Calibri"/>
          <w:b/>
          <w:sz w:val="22"/>
          <w:szCs w:val="22"/>
          <w:lang w:eastAsia="en-US"/>
        </w:rPr>
        <w:t>tabellefisse18novembre2020.xlsx</w:t>
      </w:r>
      <w:r>
        <w:rPr>
          <w:rFonts w:ascii="Calibri" w:hAnsi="Calibri" w:cs="Calibri"/>
          <w:b/>
          <w:sz w:val="22"/>
          <w:szCs w:val="22"/>
          <w:lang w:eastAsia="en-US"/>
        </w:rPr>
        <w:t xml:space="preserve">, </w:t>
      </w:r>
      <w:r>
        <w:rPr>
          <w:rFonts w:ascii="Calibri" w:hAnsi="Calibri" w:cs="Calibri"/>
          <w:sz w:val="22"/>
          <w:szCs w:val="22"/>
          <w:lang w:eastAsia="en-US"/>
        </w:rPr>
        <w:t xml:space="preserve">fornita dall’Amministrazione, sono presenti </w:t>
      </w:r>
      <w:r>
        <w:rPr>
          <w:sz w:val="22"/>
          <w:szCs w:val="22"/>
        </w:rPr>
        <w:t>388221 records di cui 13719 riferiti ad Avvocatura Stato, CNF ed Enti, tali records non saranno presi in considerazione ai fini dell’attività di bonifica.</w:t>
      </w:r>
    </w:p>
    <w:p w14:paraId="2E91B7AF" w14:textId="77777777" w:rsidR="00D71E75" w:rsidRDefault="00D71E75" w:rsidP="00F710D0">
      <w:pPr>
        <w:rPr>
          <w:sz w:val="22"/>
          <w:szCs w:val="22"/>
        </w:rPr>
      </w:pPr>
    </w:p>
    <w:p w14:paraId="274071A5" w14:textId="4508F03F" w:rsidR="00D71E75" w:rsidRDefault="00D71E75" w:rsidP="00F710D0">
      <w:pPr>
        <w:rPr>
          <w:sz w:val="22"/>
          <w:szCs w:val="22"/>
        </w:rPr>
      </w:pPr>
      <w:r>
        <w:rPr>
          <w:sz w:val="22"/>
          <w:szCs w:val="22"/>
        </w:rPr>
        <w:t xml:space="preserve">Alla tabella AVVOCATO di SIES saranno aggiunte nuove colonne: PEC, PROC_PENDENTI, </w:t>
      </w:r>
      <w:r w:rsidR="00DA3315">
        <w:rPr>
          <w:sz w:val="22"/>
          <w:szCs w:val="22"/>
        </w:rPr>
        <w:t>FLAG_REGINDE, ID_AVV_BONIFICATO, DESCR_COMUNE_STUDIO.</w:t>
      </w:r>
    </w:p>
    <w:p w14:paraId="4E15257D" w14:textId="77777777" w:rsidR="00D71E75" w:rsidRDefault="00D71E75" w:rsidP="00F710D0">
      <w:pPr>
        <w:rPr>
          <w:sz w:val="22"/>
          <w:szCs w:val="22"/>
        </w:rPr>
      </w:pPr>
    </w:p>
    <w:p w14:paraId="2BB555A1" w14:textId="70B731E2" w:rsidR="00D71E75" w:rsidRDefault="00D71E75" w:rsidP="00F710D0">
      <w:pPr>
        <w:rPr>
          <w:sz w:val="22"/>
          <w:szCs w:val="22"/>
        </w:rPr>
      </w:pPr>
      <w:r>
        <w:rPr>
          <w:sz w:val="22"/>
          <w:szCs w:val="22"/>
        </w:rPr>
        <w:t xml:space="preserve">Sarà realizzata la procedure PLSQL </w:t>
      </w:r>
      <w:r w:rsidRPr="00D71E75">
        <w:rPr>
          <w:b/>
          <w:sz w:val="22"/>
          <w:szCs w:val="22"/>
        </w:rPr>
        <w:t>BONIFICA_AVVOCATI</w:t>
      </w:r>
      <w:r>
        <w:rPr>
          <w:sz w:val="22"/>
          <w:szCs w:val="22"/>
        </w:rPr>
        <w:t xml:space="preserve"> per la bonifica dei dati della tabella AVVOCATO, che eseguirà le seguenti operazioni:</w:t>
      </w:r>
    </w:p>
    <w:p w14:paraId="4263260A" w14:textId="3E495EC1" w:rsidR="00D71E75" w:rsidRDefault="00D71E75" w:rsidP="00D71E75"/>
    <w:p w14:paraId="5164C9F4" w14:textId="5AFF4639" w:rsidR="00D71E75" w:rsidRPr="00E62A49" w:rsidRDefault="00D71E75" w:rsidP="00B26E26">
      <w:pPr>
        <w:pStyle w:val="Paragrafoelenco"/>
      </w:pPr>
      <w:r w:rsidRPr="00E62A49">
        <w:t xml:space="preserve">per ciascun record della tabella AVVOCATO di SIES verificherà se ad esso sono collegati procedimenti SIEP o SIUS o SIGE ancora pendenti, in caso affermativo valorizzerà la colonna </w:t>
      </w:r>
      <w:r w:rsidR="0030479A" w:rsidRPr="00E62A49">
        <w:t>PROC_PENDENTI a ‘SI’, diversamente a ‘NO’;</w:t>
      </w:r>
      <w:r w:rsidRPr="00E62A49">
        <w:t xml:space="preserve"> </w:t>
      </w:r>
    </w:p>
    <w:p w14:paraId="51601BA2" w14:textId="2F6A2B5B" w:rsidR="0030479A" w:rsidRPr="00E62A49" w:rsidRDefault="0030479A" w:rsidP="00B26E26">
      <w:pPr>
        <w:pStyle w:val="Paragrafoelenco"/>
      </w:pPr>
      <w:r w:rsidRPr="00E62A49">
        <w:t xml:space="preserve">per ciascun record della tabella AVVOCATO di SIES verificherà se ad esso sono collegati solamente procedimenti SIEP o SIUS o SIGE non appartenenti alla BDI su cui si sta eseguendo la procedura , in caso affermativo valorizzerà la colonna PROC_PENDENTI a ‘NO’; </w:t>
      </w:r>
    </w:p>
    <w:p w14:paraId="450E51AC" w14:textId="4C03E9D1" w:rsidR="0030479A" w:rsidRPr="00E62A49" w:rsidRDefault="0030479A" w:rsidP="00B26E26">
      <w:pPr>
        <w:pStyle w:val="Paragrafoelenco"/>
      </w:pPr>
      <w:r w:rsidRPr="00E62A49">
        <w:t>per tutti i records AVVOCATO sarà preimpostato il FLAG_REGINDE a ‘NO’;</w:t>
      </w:r>
    </w:p>
    <w:p w14:paraId="1EEEADFD" w14:textId="0EC72CB8" w:rsidR="00187040" w:rsidRPr="00E62A49" w:rsidRDefault="0030479A" w:rsidP="00B26E26">
      <w:pPr>
        <w:pStyle w:val="Paragrafoelenco"/>
      </w:pPr>
      <w:r w:rsidRPr="00E62A49">
        <w:t>inizierà la lettura dei records dalla tabella W_AVV_REGINDE, per ciascun record letto saranno ricercati nella tabella AVVOCATO di Sies</w:t>
      </w:r>
      <w:r w:rsidR="00187040" w:rsidRPr="00E62A49">
        <w:t xml:space="preserve"> i records aventi Cognome, Nome, Luogo di Nascita, Data di Nascita, Foro di Appartenenza, Codice Fiscale uguali a quelli del record proveniente da ReGIndE</w:t>
      </w:r>
      <w:r w:rsidR="008732BE" w:rsidRPr="00E62A49">
        <w:t xml:space="preserve"> e PROC_PENDENTI = ‘SI’</w:t>
      </w:r>
      <w:r w:rsidR="00187040" w:rsidRPr="00E62A49">
        <w:t xml:space="preserve">. Poiché ci possono essere su SIES più records AVVOCATO soddisfacenti le suddette condizioni, si procederà ad aggiornare il record con data_inserimento più recente impostando il FLAG_REGINDE = ‘SI’ e FLAG_CANCELLATO = ‘N’, mentre per gli altri records si </w:t>
      </w:r>
      <w:r w:rsidR="0035102C" w:rsidRPr="00E62A49">
        <w:t xml:space="preserve">procederà ad impostare </w:t>
      </w:r>
      <w:r w:rsidR="00187040" w:rsidRPr="00E62A49">
        <w:t xml:space="preserve"> FLAG_CANCELLATO = ‘S’ e a valorizzare ID_AVVOCATO_BONIFICATO con l’ID dell’avvocato impostato con FLAG_REGINDE = ‘SI’</w:t>
      </w:r>
      <w:r w:rsidR="008732BE" w:rsidRPr="00E62A49">
        <w:t>;</w:t>
      </w:r>
    </w:p>
    <w:p w14:paraId="599281D7" w14:textId="45CBD1A7" w:rsidR="008732BE" w:rsidRPr="00E62A49" w:rsidRDefault="008732BE" w:rsidP="00B26E26">
      <w:pPr>
        <w:pStyle w:val="Paragrafoelenco"/>
      </w:pPr>
      <w:r w:rsidRPr="00E62A49">
        <w:t>al termine della lettura di tutti i records della tabella W_AVV_REGINDE e dell’attività di aggiornamento della tabella avvocato, si procederà</w:t>
      </w:r>
      <w:r w:rsidR="0035102C" w:rsidRPr="00E62A49">
        <w:t>,</w:t>
      </w:r>
      <w:r w:rsidRPr="00E62A49">
        <w:t xml:space="preserve"> per tutti i records aventi la colonna ID_AVVOCATO_BONIFICATO valorizzata</w:t>
      </w:r>
      <w:r w:rsidR="0035102C" w:rsidRPr="00E62A49">
        <w:t>,</w:t>
      </w:r>
      <w:r w:rsidRPr="00E62A49">
        <w:t xml:space="preserve"> ad eseguire:</w:t>
      </w:r>
    </w:p>
    <w:p w14:paraId="4150D84B" w14:textId="0AED2030" w:rsidR="008732BE" w:rsidRPr="00E62A49" w:rsidRDefault="008732BE" w:rsidP="00B26E26">
      <w:pPr>
        <w:pStyle w:val="Paragrafoelenco"/>
      </w:pPr>
      <w:r w:rsidRPr="00E62A49">
        <w:t>update records tabella AVVOCATO_FASCICOLO_SIUS aventi AVV_ID_AVVOCATO = ID_AVVOCATO impostando AVV_ID_AVVOCATO = ID_AVVOCATO_BONIFICATO;</w:t>
      </w:r>
    </w:p>
    <w:p w14:paraId="4392030A" w14:textId="457DCE03" w:rsidR="008732BE" w:rsidRPr="00E62A49" w:rsidRDefault="008732BE" w:rsidP="00B26E26">
      <w:pPr>
        <w:pStyle w:val="Paragrafoelenco"/>
      </w:pPr>
      <w:r w:rsidRPr="00E62A49">
        <w:t>update records tabella AVVOCATO_FASCICOLO_SIEP aventi AVV_ID_AVVOCATO = ID_AVVOCATO impostando AVV_ID_AVVOCATO = ID_AVVOCATO_BONIFICATO;</w:t>
      </w:r>
    </w:p>
    <w:p w14:paraId="0655227C" w14:textId="5780F908" w:rsidR="008732BE" w:rsidRPr="00E62A49" w:rsidRDefault="008732BE" w:rsidP="00B26E26">
      <w:pPr>
        <w:pStyle w:val="Paragrafoelenco"/>
      </w:pPr>
      <w:r w:rsidRPr="00E62A49">
        <w:t>update records tabella AVVOCATO_FASCICOLO_SIGE aventi AVV_ID_AVVOCATO = ID_AVVOCATO impostando AVV_ID_AVVOCATO = ID_AVVOCATO_BONIFICATO;</w:t>
      </w:r>
    </w:p>
    <w:p w14:paraId="26FE6B23" w14:textId="4674B9C8" w:rsidR="002469F4" w:rsidRPr="00E62A49" w:rsidRDefault="002469F4" w:rsidP="00B26E26">
      <w:pPr>
        <w:pStyle w:val="Paragrafoelenco"/>
      </w:pPr>
      <w:r w:rsidRPr="00E62A49">
        <w:t>up update records tabella PARTI_UDIENZA_DIFENSORE aventi AVV_ID_AVVOCATO = ID_AVVOCATO impostando AVV_ID_AVVOCATO = ID_AVVOCATO_BONIFICATO;</w:t>
      </w:r>
    </w:p>
    <w:p w14:paraId="66B58363" w14:textId="243344D5" w:rsidR="002469F4" w:rsidRPr="00E62A49" w:rsidRDefault="002469F4" w:rsidP="00B26E26">
      <w:pPr>
        <w:pStyle w:val="Paragrafoelenco"/>
      </w:pPr>
      <w:r w:rsidRPr="00E62A49">
        <w:t>update records tabella STORICO_AVVOCATO aventi AVV_ID_AVVOCATO = ID_AVVOCATO impostando AVV_ID_AVVOCATO = ID_AVVOCATO_BONIFICATO;</w:t>
      </w:r>
    </w:p>
    <w:p w14:paraId="75F0EF59" w14:textId="12DAA8FF" w:rsidR="002469F4" w:rsidRPr="00E62A49" w:rsidRDefault="002469F4" w:rsidP="00B26E26">
      <w:pPr>
        <w:pStyle w:val="Paragrafoelenco"/>
      </w:pPr>
      <w:r w:rsidRPr="00E62A49">
        <w:t>date records tabella AVVISI_AVVOCATO aventi AVV_ID_AVVOCATO = ID_AVVOCATO impostando AVV_ID_AVVOCATO = ID_AVVOCATO_BONIFICATO;</w:t>
      </w:r>
    </w:p>
    <w:p w14:paraId="371B2244" w14:textId="4D0CFD1B" w:rsidR="002469F4" w:rsidRPr="00E62A49" w:rsidRDefault="002469F4" w:rsidP="00B26E26">
      <w:pPr>
        <w:pStyle w:val="Paragrafoelenco"/>
      </w:pPr>
      <w:r w:rsidRPr="00E62A49">
        <w:lastRenderedPageBreak/>
        <w:t>update records tabella NUOVA_ISTANZA aventi AVV_ID_AVVOCATO = ID_AVVOCATO impostando AVV_ID_AVVOCATO = ID_AVVOCATO_BONIFICATO.</w:t>
      </w:r>
    </w:p>
    <w:p w14:paraId="0656DFE3" w14:textId="27A3F1A9" w:rsidR="002469F4" w:rsidRPr="00094D29" w:rsidRDefault="00094D29" w:rsidP="002469F4">
      <w:pPr>
        <w:rPr>
          <w:sz w:val="22"/>
          <w:szCs w:val="22"/>
        </w:rPr>
      </w:pPr>
      <w:r>
        <w:rPr>
          <w:sz w:val="22"/>
          <w:szCs w:val="22"/>
        </w:rPr>
        <w:t>E’ d</w:t>
      </w:r>
      <w:r w:rsidR="002469F4" w:rsidRPr="00094D29">
        <w:rPr>
          <w:sz w:val="22"/>
          <w:szCs w:val="22"/>
        </w:rPr>
        <w:t xml:space="preserve">a valutare se procedere immediatamente o a distanza di un certo periodo alla cancellazione fisica dei records AVVOCATO con ID_AVVOCATO_BONIFICATO </w:t>
      </w:r>
      <w:r w:rsidR="00316F99">
        <w:rPr>
          <w:sz w:val="22"/>
          <w:szCs w:val="22"/>
        </w:rPr>
        <w:t xml:space="preserve">valorizzato </w:t>
      </w:r>
      <w:r w:rsidR="002469F4" w:rsidRPr="00094D29">
        <w:rPr>
          <w:sz w:val="22"/>
          <w:szCs w:val="22"/>
        </w:rPr>
        <w:t>o lasciarli nella base dati, essendo comunque cancellati logi</w:t>
      </w:r>
      <w:r w:rsidR="00DC03C1" w:rsidRPr="00094D29">
        <w:rPr>
          <w:sz w:val="22"/>
          <w:szCs w:val="22"/>
        </w:rPr>
        <w:t>camente (FLAG_CANCELLATO = ‘S’ e FLAG_REGINDE =’NO’), quindi non più utilizzabili per nuove assegnazioni.</w:t>
      </w:r>
    </w:p>
    <w:p w14:paraId="034636AA" w14:textId="77777777" w:rsidR="00187040" w:rsidRDefault="00187040" w:rsidP="00E422F9"/>
    <w:p w14:paraId="10156F7D" w14:textId="2162CDBA" w:rsidR="00E422F9" w:rsidRPr="001D79ED" w:rsidRDefault="00E422F9" w:rsidP="00E422F9">
      <w:pPr>
        <w:rPr>
          <w:sz w:val="22"/>
          <w:szCs w:val="22"/>
        </w:rPr>
      </w:pPr>
      <w:r>
        <w:rPr>
          <w:sz w:val="22"/>
          <w:szCs w:val="22"/>
        </w:rPr>
        <w:t>Chiaramente, come da normale prassi, prima di iniziare le attività di aggiornamento della base dati sarà eseguito un backup di tutte le tabelle interessate.</w:t>
      </w:r>
    </w:p>
    <w:p w14:paraId="763E70AE"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42" w:name="_Toc77839145"/>
      <w:r w:rsidRPr="00972D53">
        <w:rPr>
          <w:color w:val="365F91" w:themeColor="accent1" w:themeShade="BF"/>
          <w:sz w:val="22"/>
          <w:szCs w:val="22"/>
        </w:rPr>
        <w:t>WEB services</w:t>
      </w:r>
      <w:bookmarkEnd w:id="342"/>
    </w:p>
    <w:p w14:paraId="5475B553" w14:textId="77777777" w:rsidR="00D61697" w:rsidRPr="00D61697" w:rsidRDefault="00D61697" w:rsidP="00D61697">
      <w:r>
        <w:t>N.A.</w:t>
      </w:r>
    </w:p>
    <w:p w14:paraId="42BA2391"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43" w:name="_Toc77839146"/>
      <w:r w:rsidRPr="00972D53">
        <w:rPr>
          <w:color w:val="365F91" w:themeColor="accent1" w:themeShade="BF"/>
          <w:sz w:val="22"/>
          <w:szCs w:val="22"/>
        </w:rPr>
        <w:t>XSD</w:t>
      </w:r>
      <w:bookmarkEnd w:id="343"/>
    </w:p>
    <w:p w14:paraId="79F35986" w14:textId="77777777" w:rsidR="00D61697" w:rsidRPr="00D61697" w:rsidRDefault="00D61697" w:rsidP="00D61697">
      <w:r>
        <w:t>N.A.</w:t>
      </w:r>
    </w:p>
    <w:p w14:paraId="07BE6072"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44" w:name="_Toc77839147"/>
      <w:r w:rsidRPr="00972D53">
        <w:rPr>
          <w:color w:val="365F91" w:themeColor="accent1" w:themeShade="BF"/>
          <w:sz w:val="22"/>
          <w:szCs w:val="22"/>
        </w:rPr>
        <w:t>Configurazione</w:t>
      </w:r>
      <w:bookmarkEnd w:id="344"/>
    </w:p>
    <w:p w14:paraId="2D86A525" w14:textId="77777777" w:rsidR="00D61697" w:rsidRPr="00D61697" w:rsidRDefault="00D61697" w:rsidP="00D61697">
      <w:r>
        <w:t>N.A.</w:t>
      </w:r>
    </w:p>
    <w:p w14:paraId="217A4AF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45" w:name="_Toc77839148"/>
      <w:r w:rsidRPr="00972D53">
        <w:rPr>
          <w:color w:val="365F91" w:themeColor="accent1" w:themeShade="BF"/>
          <w:sz w:val="22"/>
          <w:szCs w:val="22"/>
        </w:rPr>
        <w:t>Tutorial</w:t>
      </w:r>
      <w:bookmarkEnd w:id="345"/>
    </w:p>
    <w:p w14:paraId="7C4A4D02" w14:textId="77777777" w:rsidR="001C02A0" w:rsidRDefault="00D61697" w:rsidP="00D61697">
      <w:r>
        <w:t>N.A.</w:t>
      </w:r>
    </w:p>
    <w:p w14:paraId="3ABDD57B" w14:textId="53AE5069" w:rsidR="004E1D35" w:rsidRDefault="004E1D35" w:rsidP="004E1D35">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346" w:name="_Toc77839149"/>
      <w:bookmarkEnd w:id="319"/>
      <w:bookmarkEnd w:id="320"/>
      <w:bookmarkEnd w:id="321"/>
      <w:r w:rsidRPr="008C64BA">
        <w:rPr>
          <w:rFonts w:cstheme="minorHAnsi"/>
          <w:color w:val="365F91" w:themeColor="accent1" w:themeShade="BF"/>
          <w:sz w:val="22"/>
          <w:szCs w:val="22"/>
        </w:rPr>
        <w:t>REQ-</w:t>
      </w:r>
      <w:r w:rsidRPr="001C5E31">
        <w:rPr>
          <w:color w:val="365F91" w:themeColor="accent1" w:themeShade="BF"/>
          <w:sz w:val="22"/>
          <w:szCs w:val="22"/>
        </w:rPr>
        <w:t xml:space="preserve"> </w:t>
      </w:r>
      <w:r>
        <w:rPr>
          <w:color w:val="365F91" w:themeColor="accent1" w:themeShade="BF"/>
          <w:sz w:val="22"/>
          <w:szCs w:val="22"/>
        </w:rPr>
        <w:t xml:space="preserve">SIE-021-06_FN.01 – Aggiornamento Tabelle COMUNE e CG_REF_CODES di </w:t>
      </w:r>
      <w:commentRangeStart w:id="347"/>
      <w:r>
        <w:rPr>
          <w:color w:val="365F91" w:themeColor="accent1" w:themeShade="BF"/>
          <w:sz w:val="22"/>
          <w:szCs w:val="22"/>
        </w:rPr>
        <w:t>SIES</w:t>
      </w:r>
      <w:commentRangeEnd w:id="347"/>
      <w:r w:rsidR="00F00B45">
        <w:rPr>
          <w:rStyle w:val="Rimandocommento"/>
          <w:b w:val="0"/>
        </w:rPr>
        <w:commentReference w:id="347"/>
      </w:r>
      <w:bookmarkEnd w:id="346"/>
    </w:p>
    <w:p w14:paraId="15941151" w14:textId="3BE53B8B" w:rsidR="001D79ED" w:rsidRDefault="001D79ED" w:rsidP="001D79ED">
      <w:pPr>
        <w:rPr>
          <w:sz w:val="22"/>
          <w:szCs w:val="22"/>
        </w:rPr>
      </w:pPr>
      <w:r w:rsidRPr="001D79ED">
        <w:rPr>
          <w:sz w:val="22"/>
          <w:szCs w:val="22"/>
        </w:rPr>
        <w:t>Prima di procedere alla bonifica dei dati presenti nella tabella ‘AVVOCATO’ del SIES con quelli presenti su ReGIndE, bisognerà aggiornare le tabelle di SIES</w:t>
      </w:r>
      <w:r w:rsidR="00823DAF">
        <w:rPr>
          <w:sz w:val="22"/>
          <w:szCs w:val="22"/>
        </w:rPr>
        <w:t>,</w:t>
      </w:r>
      <w:r w:rsidRPr="001D79ED">
        <w:rPr>
          <w:sz w:val="22"/>
          <w:szCs w:val="22"/>
        </w:rPr>
        <w:t xml:space="preserve"> COMUNE e CG_REF_CODES, limitatamente ai domini PROVINCIA, REGIONE e NAZIONE, con i dati presenti nelle tabelle fisse COMUNE, PROVINCIA, REGIONE e STATO-NAZIONE fornite dalla DGSIA. Realizzando di fatti un allineamento fra i due ambienti, che </w:t>
      </w:r>
      <w:r w:rsidR="00823DAF">
        <w:rPr>
          <w:sz w:val="22"/>
          <w:szCs w:val="22"/>
        </w:rPr>
        <w:t>permetterà la gestione della tabella COMUNE di SIES da parte del gruppo tabelle fisse dell’Amministrazione.</w:t>
      </w:r>
    </w:p>
    <w:p w14:paraId="1A9A829B" w14:textId="77777777" w:rsidR="00A8626C" w:rsidRDefault="00A8626C" w:rsidP="001D79ED">
      <w:pPr>
        <w:rPr>
          <w:sz w:val="22"/>
          <w:szCs w:val="22"/>
        </w:rPr>
      </w:pPr>
    </w:p>
    <w:p w14:paraId="3491313A" w14:textId="1C15C73F" w:rsidR="00A8626C" w:rsidRDefault="00A8626C" w:rsidP="001D79ED">
      <w:pPr>
        <w:rPr>
          <w:sz w:val="22"/>
          <w:szCs w:val="22"/>
        </w:rPr>
      </w:pPr>
      <w:r>
        <w:rPr>
          <w:sz w:val="22"/>
          <w:szCs w:val="22"/>
        </w:rPr>
        <w:t>La tabella COMUNE di SIES aggiornata sarà ridistribuita in tutti i Distretti in sostituzione della preesistente.</w:t>
      </w:r>
    </w:p>
    <w:p w14:paraId="0CF971BF" w14:textId="77777777" w:rsidR="00946B53" w:rsidRDefault="00946B53" w:rsidP="001D79ED">
      <w:pPr>
        <w:rPr>
          <w:sz w:val="22"/>
          <w:szCs w:val="22"/>
        </w:rPr>
      </w:pPr>
    </w:p>
    <w:p w14:paraId="588D6328" w14:textId="13DA0BB5" w:rsidR="00946B53" w:rsidRDefault="00946B53" w:rsidP="001D79ED">
      <w:pPr>
        <w:rPr>
          <w:sz w:val="22"/>
          <w:szCs w:val="22"/>
        </w:rPr>
      </w:pPr>
      <w:r>
        <w:rPr>
          <w:sz w:val="22"/>
          <w:szCs w:val="22"/>
        </w:rPr>
        <w:t>Poiché queste attività di aggiornamento sono propedeutiche alle attività relative alla nuova gestione degli avvocati, è ipotizzabile un rilascio delle stesse in due diversi momenti: il primo ingloberebbe le attività di aggiornamento descritte in questo capitolo, il secondo tutte le restanti. In tal modo si avrebbe modo di testare approfonditamente il corretto funzionamento degli interventi relativi all’allineamento alle tabelle fisse.</w:t>
      </w:r>
    </w:p>
    <w:p w14:paraId="5E08ABDD" w14:textId="77777777" w:rsidR="00E422F9" w:rsidRDefault="00E422F9" w:rsidP="001D79ED">
      <w:pPr>
        <w:rPr>
          <w:sz w:val="22"/>
          <w:szCs w:val="22"/>
        </w:rPr>
      </w:pPr>
    </w:p>
    <w:p w14:paraId="0DB627D6" w14:textId="4F66AB2F" w:rsidR="00E422F9" w:rsidRPr="001D79ED" w:rsidRDefault="00E422F9" w:rsidP="001D79ED">
      <w:pPr>
        <w:rPr>
          <w:sz w:val="22"/>
          <w:szCs w:val="22"/>
        </w:rPr>
      </w:pPr>
      <w:r>
        <w:rPr>
          <w:sz w:val="22"/>
          <w:szCs w:val="22"/>
        </w:rPr>
        <w:t>Chiaramente come da normale prassi, prima di iniziare le attività di aggiornamento della base dati sarà eseguito un backup di tutte le tabelle interessate.</w:t>
      </w:r>
    </w:p>
    <w:p w14:paraId="3E13B859" w14:textId="77777777" w:rsidR="001D79ED" w:rsidRPr="001D79ED" w:rsidRDefault="001D79ED" w:rsidP="001D79ED"/>
    <w:p w14:paraId="1FB3A780" w14:textId="7E95AE5D" w:rsidR="004E1D35" w:rsidRPr="00917CEF" w:rsidRDefault="004E1D35" w:rsidP="004E1D35">
      <w:pPr>
        <w:pStyle w:val="Titolo3"/>
        <w:keepLines w:val="0"/>
        <w:numPr>
          <w:ilvl w:val="2"/>
          <w:numId w:val="15"/>
        </w:numPr>
        <w:tabs>
          <w:tab w:val="left" w:pos="567"/>
        </w:tabs>
        <w:spacing w:before="180" w:after="120"/>
        <w:rPr>
          <w:color w:val="365F91" w:themeColor="accent1" w:themeShade="BF"/>
          <w:sz w:val="22"/>
          <w:szCs w:val="22"/>
        </w:rPr>
      </w:pPr>
      <w:bookmarkStart w:id="348" w:name="_Toc77839150"/>
      <w:r>
        <w:rPr>
          <w:color w:val="365F91" w:themeColor="accent1" w:themeShade="BF"/>
          <w:sz w:val="22"/>
          <w:szCs w:val="22"/>
        </w:rPr>
        <w:t>Aggiornamento</w:t>
      </w:r>
      <w:r w:rsidRPr="00917CEF">
        <w:rPr>
          <w:color w:val="365F91" w:themeColor="accent1" w:themeShade="BF"/>
          <w:sz w:val="22"/>
          <w:szCs w:val="22"/>
        </w:rPr>
        <w:t xml:space="preserve"> dei dati presenti nella tabella </w:t>
      </w:r>
      <w:r>
        <w:rPr>
          <w:color w:val="365F91" w:themeColor="accent1" w:themeShade="BF"/>
          <w:sz w:val="22"/>
          <w:szCs w:val="22"/>
        </w:rPr>
        <w:t>COMUNE</w:t>
      </w:r>
      <w:r w:rsidR="00073A5B">
        <w:rPr>
          <w:color w:val="365F91" w:themeColor="accent1" w:themeShade="BF"/>
          <w:sz w:val="22"/>
          <w:szCs w:val="22"/>
        </w:rPr>
        <w:t xml:space="preserve"> di SIES</w:t>
      </w:r>
      <w:bookmarkEnd w:id="348"/>
    </w:p>
    <w:p w14:paraId="1AF53DA2" w14:textId="501421BE" w:rsidR="008B5F4F" w:rsidRDefault="00073A5B" w:rsidP="004E1D35">
      <w:pPr>
        <w:rPr>
          <w:sz w:val="22"/>
          <w:szCs w:val="22"/>
        </w:rPr>
      </w:pPr>
      <w:r>
        <w:rPr>
          <w:sz w:val="22"/>
          <w:szCs w:val="22"/>
        </w:rPr>
        <w:t>La tabella COMUNE di SIES</w:t>
      </w:r>
      <w:r w:rsidR="004177E1">
        <w:rPr>
          <w:sz w:val="22"/>
          <w:szCs w:val="22"/>
        </w:rPr>
        <w:t xml:space="preserve">, </w:t>
      </w:r>
      <w:r w:rsidR="00125B74">
        <w:rPr>
          <w:sz w:val="22"/>
          <w:szCs w:val="22"/>
        </w:rPr>
        <w:t>sostanzialmente ferma al momento del</w:t>
      </w:r>
      <w:r w:rsidR="00F70615">
        <w:rPr>
          <w:sz w:val="22"/>
          <w:szCs w:val="22"/>
        </w:rPr>
        <w:t xml:space="preserve"> caricamento iniziale (anno 2003</w:t>
      </w:r>
      <w:r w:rsidR="00125B74">
        <w:rPr>
          <w:sz w:val="22"/>
          <w:szCs w:val="22"/>
        </w:rPr>
        <w:t xml:space="preserve">), </w:t>
      </w:r>
      <w:r w:rsidR="004177E1">
        <w:rPr>
          <w:sz w:val="22"/>
          <w:szCs w:val="22"/>
        </w:rPr>
        <w:t>sarà aggiornata con i dati presenti nella tabella COMUNE della DGSIA</w:t>
      </w:r>
      <w:r w:rsidR="00125B74">
        <w:rPr>
          <w:sz w:val="22"/>
          <w:szCs w:val="22"/>
        </w:rPr>
        <w:t xml:space="preserve">, in cui è presente anche il codice catastale, </w:t>
      </w:r>
      <w:r w:rsidR="0017275D">
        <w:rPr>
          <w:sz w:val="22"/>
          <w:szCs w:val="22"/>
        </w:rPr>
        <w:lastRenderedPageBreak/>
        <w:t xml:space="preserve">che come indicato </w:t>
      </w:r>
      <w:r w:rsidR="00FF6E01">
        <w:rPr>
          <w:sz w:val="22"/>
          <w:szCs w:val="22"/>
        </w:rPr>
        <w:t>nei capitoli</w:t>
      </w:r>
      <w:r w:rsidR="0017275D">
        <w:rPr>
          <w:sz w:val="22"/>
          <w:szCs w:val="22"/>
        </w:rPr>
        <w:t xml:space="preserve"> 6.2 e 6.5, sarà</w:t>
      </w:r>
      <w:r w:rsidR="00125B74">
        <w:rPr>
          <w:sz w:val="22"/>
          <w:szCs w:val="22"/>
        </w:rPr>
        <w:t xml:space="preserve"> un dato essenziale per la valorizzazione del comune di nascita </w:t>
      </w:r>
      <w:r w:rsidR="00F77EDD">
        <w:rPr>
          <w:sz w:val="22"/>
          <w:szCs w:val="22"/>
        </w:rPr>
        <w:t xml:space="preserve">dell’avvocato, desumendolo </w:t>
      </w:r>
      <w:r w:rsidR="00125B74">
        <w:rPr>
          <w:sz w:val="22"/>
          <w:szCs w:val="22"/>
        </w:rPr>
        <w:t xml:space="preserve">dal codice fiscale </w:t>
      </w:r>
      <w:r w:rsidR="00946B53">
        <w:rPr>
          <w:sz w:val="22"/>
          <w:szCs w:val="22"/>
        </w:rPr>
        <w:t>importato da ReGIndE.</w:t>
      </w:r>
    </w:p>
    <w:p w14:paraId="642A06A1" w14:textId="77777777" w:rsidR="00823DAF" w:rsidRDefault="00823DAF" w:rsidP="004E1D35">
      <w:pPr>
        <w:rPr>
          <w:sz w:val="22"/>
          <w:szCs w:val="22"/>
        </w:rPr>
      </w:pPr>
    </w:p>
    <w:p w14:paraId="2DBD2987" w14:textId="77D6334F" w:rsidR="000A55D2" w:rsidRDefault="008B5F4F" w:rsidP="004E1D35">
      <w:pPr>
        <w:rPr>
          <w:sz w:val="22"/>
          <w:szCs w:val="22"/>
        </w:rPr>
      </w:pPr>
      <w:r>
        <w:rPr>
          <w:sz w:val="22"/>
          <w:szCs w:val="22"/>
        </w:rPr>
        <w:t>L’attuale tabella COMUNE di SIES</w:t>
      </w:r>
      <w:r w:rsidR="00125B74">
        <w:rPr>
          <w:sz w:val="22"/>
          <w:szCs w:val="22"/>
        </w:rPr>
        <w:t>, che contiene al momento  8113 records,</w:t>
      </w:r>
      <w:r>
        <w:rPr>
          <w:sz w:val="22"/>
          <w:szCs w:val="22"/>
        </w:rPr>
        <w:t xml:space="preserve"> non gestisce </w:t>
      </w:r>
      <w:r w:rsidR="00125B74">
        <w:rPr>
          <w:sz w:val="22"/>
          <w:szCs w:val="22"/>
        </w:rPr>
        <w:t>la storicizzazione dei comuni, attraverso una</w:t>
      </w:r>
      <w:r>
        <w:rPr>
          <w:sz w:val="22"/>
          <w:szCs w:val="22"/>
        </w:rPr>
        <w:t xml:space="preserve"> </w:t>
      </w:r>
      <w:r w:rsidR="00257FE9">
        <w:rPr>
          <w:sz w:val="22"/>
          <w:szCs w:val="22"/>
        </w:rPr>
        <w:t>data fine validità</w:t>
      </w:r>
      <w:r>
        <w:rPr>
          <w:sz w:val="22"/>
          <w:szCs w:val="22"/>
        </w:rPr>
        <w:t xml:space="preserve">, ma </w:t>
      </w:r>
      <w:r w:rsidR="00125B74">
        <w:rPr>
          <w:sz w:val="22"/>
          <w:szCs w:val="22"/>
        </w:rPr>
        <w:t xml:space="preserve">è presente </w:t>
      </w:r>
      <w:r>
        <w:rPr>
          <w:sz w:val="22"/>
          <w:szCs w:val="22"/>
        </w:rPr>
        <w:t>solo un FLAG_</w:t>
      </w:r>
      <w:r w:rsidR="00257FE9">
        <w:rPr>
          <w:sz w:val="22"/>
          <w:szCs w:val="22"/>
        </w:rPr>
        <w:t>VALIDITA, che al momento è valorizzato ad ‘N’ solo per il comune fittizio di ‘</w:t>
      </w:r>
      <w:r w:rsidR="00257FE9" w:rsidRPr="00ED38E8">
        <w:rPr>
          <w:b/>
          <w:sz w:val="22"/>
          <w:szCs w:val="22"/>
        </w:rPr>
        <w:t>NAPOLI NORD</w:t>
      </w:r>
      <w:r w:rsidR="00257FE9">
        <w:rPr>
          <w:sz w:val="22"/>
          <w:szCs w:val="22"/>
        </w:rPr>
        <w:t>’</w:t>
      </w:r>
      <w:r w:rsidR="00125B74">
        <w:rPr>
          <w:sz w:val="22"/>
          <w:szCs w:val="22"/>
        </w:rPr>
        <w:t>, utilizzato per escludere il comune dalle funzioni di ricerca.</w:t>
      </w:r>
    </w:p>
    <w:p w14:paraId="5C8F8470" w14:textId="77777777" w:rsidR="00FD799D" w:rsidRDefault="00FD799D" w:rsidP="004E1D35">
      <w:pPr>
        <w:rPr>
          <w:sz w:val="22"/>
          <w:szCs w:val="22"/>
        </w:rPr>
      </w:pPr>
    </w:p>
    <w:p w14:paraId="44DB6180" w14:textId="77777777" w:rsidR="000A55D2" w:rsidRDefault="000A55D2" w:rsidP="004E1D35">
      <w:pPr>
        <w:rPr>
          <w:sz w:val="22"/>
          <w:szCs w:val="22"/>
        </w:rPr>
      </w:pPr>
      <w:r>
        <w:rPr>
          <w:sz w:val="22"/>
          <w:szCs w:val="22"/>
        </w:rPr>
        <w:t>La tabella è cosi strutturata</w:t>
      </w:r>
    </w:p>
    <w:p w14:paraId="74989513" w14:textId="77777777" w:rsidR="000A55D2" w:rsidRDefault="000A55D2" w:rsidP="004E1D35">
      <w:pPr>
        <w:rPr>
          <w:sz w:val="22"/>
          <w:szCs w:val="22"/>
        </w:rPr>
      </w:pPr>
    </w:p>
    <w:tbl>
      <w:tblPr>
        <w:tblStyle w:val="Grigliatabella"/>
        <w:tblW w:w="0" w:type="auto"/>
        <w:tblLook w:val="04A0" w:firstRow="1" w:lastRow="0" w:firstColumn="1" w:lastColumn="0" w:noHBand="0" w:noVBand="1"/>
      </w:tblPr>
      <w:tblGrid>
        <w:gridCol w:w="3256"/>
        <w:gridCol w:w="3257"/>
      </w:tblGrid>
      <w:tr w:rsidR="008F1C05" w14:paraId="3D26AB25" w14:textId="77777777" w:rsidTr="000A55D2">
        <w:tc>
          <w:tcPr>
            <w:tcW w:w="3256" w:type="dxa"/>
          </w:tcPr>
          <w:p w14:paraId="02785437" w14:textId="2DD1C41B" w:rsidR="008F1C05" w:rsidRDefault="008F1C05" w:rsidP="004E1D35">
            <w:pPr>
              <w:rPr>
                <w:sz w:val="22"/>
                <w:szCs w:val="22"/>
              </w:rPr>
            </w:pPr>
            <w:r>
              <w:rPr>
                <w:sz w:val="22"/>
                <w:szCs w:val="22"/>
              </w:rPr>
              <w:t>Nome Colonna</w:t>
            </w:r>
          </w:p>
        </w:tc>
        <w:tc>
          <w:tcPr>
            <w:tcW w:w="3257" w:type="dxa"/>
          </w:tcPr>
          <w:p w14:paraId="5D436F03" w14:textId="7CB3C050" w:rsidR="008F1C05" w:rsidRDefault="008F1C05" w:rsidP="004E1D35">
            <w:pPr>
              <w:rPr>
                <w:sz w:val="22"/>
                <w:szCs w:val="22"/>
              </w:rPr>
            </w:pPr>
            <w:r>
              <w:rPr>
                <w:sz w:val="22"/>
                <w:szCs w:val="22"/>
              </w:rPr>
              <w:t>Contenuto</w:t>
            </w:r>
          </w:p>
        </w:tc>
      </w:tr>
      <w:tr w:rsidR="008F1C05" w14:paraId="7923EA12" w14:textId="77777777" w:rsidTr="000A55D2">
        <w:tc>
          <w:tcPr>
            <w:tcW w:w="3256" w:type="dxa"/>
          </w:tcPr>
          <w:p w14:paraId="0F8075E6" w14:textId="7E9108AD" w:rsidR="008F1C05" w:rsidRDefault="008F1C05" w:rsidP="004E1D35">
            <w:pPr>
              <w:rPr>
                <w:sz w:val="22"/>
                <w:szCs w:val="22"/>
              </w:rPr>
            </w:pPr>
            <w:r>
              <w:rPr>
                <w:sz w:val="22"/>
                <w:szCs w:val="22"/>
              </w:rPr>
              <w:t>COD_COMUNE</w:t>
            </w:r>
          </w:p>
        </w:tc>
        <w:tc>
          <w:tcPr>
            <w:tcW w:w="3257" w:type="dxa"/>
          </w:tcPr>
          <w:p w14:paraId="4E37A8A8" w14:textId="2F7F9732" w:rsidR="008F1C05" w:rsidRDefault="008F1C05" w:rsidP="004E1D35">
            <w:pPr>
              <w:rPr>
                <w:sz w:val="22"/>
                <w:szCs w:val="22"/>
              </w:rPr>
            </w:pPr>
            <w:r>
              <w:rPr>
                <w:sz w:val="22"/>
                <w:szCs w:val="22"/>
              </w:rPr>
              <w:t xml:space="preserve">Codice Istat </w:t>
            </w:r>
          </w:p>
        </w:tc>
      </w:tr>
      <w:tr w:rsidR="008F1C05" w14:paraId="16D4D7EA" w14:textId="77777777" w:rsidTr="000A55D2">
        <w:tc>
          <w:tcPr>
            <w:tcW w:w="3256" w:type="dxa"/>
          </w:tcPr>
          <w:p w14:paraId="71D7BEA1" w14:textId="73F7ED7E" w:rsidR="008F1C05" w:rsidRDefault="008F1C05" w:rsidP="004E1D35">
            <w:pPr>
              <w:rPr>
                <w:sz w:val="22"/>
                <w:szCs w:val="22"/>
              </w:rPr>
            </w:pPr>
            <w:r>
              <w:rPr>
                <w:sz w:val="22"/>
                <w:szCs w:val="22"/>
              </w:rPr>
              <w:t>COD_PROVINCIA</w:t>
            </w:r>
          </w:p>
        </w:tc>
        <w:tc>
          <w:tcPr>
            <w:tcW w:w="3257" w:type="dxa"/>
          </w:tcPr>
          <w:p w14:paraId="7CB91DB2" w14:textId="3954D4DB" w:rsidR="008F1C05" w:rsidRDefault="008F1C05" w:rsidP="004E1D35">
            <w:pPr>
              <w:rPr>
                <w:sz w:val="22"/>
                <w:szCs w:val="22"/>
              </w:rPr>
            </w:pPr>
            <w:r>
              <w:rPr>
                <w:sz w:val="22"/>
                <w:szCs w:val="22"/>
              </w:rPr>
              <w:t>Codice Provincia</w:t>
            </w:r>
          </w:p>
        </w:tc>
      </w:tr>
      <w:tr w:rsidR="008F1C05" w14:paraId="0C9C8725" w14:textId="77777777" w:rsidTr="000A55D2">
        <w:tc>
          <w:tcPr>
            <w:tcW w:w="3256" w:type="dxa"/>
          </w:tcPr>
          <w:p w14:paraId="7E6BF67C" w14:textId="06769660" w:rsidR="008F1C05" w:rsidRDefault="008F1C05" w:rsidP="004E1D35">
            <w:pPr>
              <w:rPr>
                <w:sz w:val="22"/>
                <w:szCs w:val="22"/>
              </w:rPr>
            </w:pPr>
            <w:r>
              <w:rPr>
                <w:sz w:val="22"/>
                <w:szCs w:val="22"/>
              </w:rPr>
              <w:t>DESCRIZIONE</w:t>
            </w:r>
          </w:p>
        </w:tc>
        <w:tc>
          <w:tcPr>
            <w:tcW w:w="3257" w:type="dxa"/>
          </w:tcPr>
          <w:p w14:paraId="0EDBE205" w14:textId="31B28DBA" w:rsidR="008F1C05" w:rsidRDefault="008F1C05" w:rsidP="004E1D35">
            <w:pPr>
              <w:rPr>
                <w:sz w:val="22"/>
                <w:szCs w:val="22"/>
              </w:rPr>
            </w:pPr>
            <w:r>
              <w:rPr>
                <w:sz w:val="22"/>
                <w:szCs w:val="22"/>
              </w:rPr>
              <w:t>Denominazione Comune</w:t>
            </w:r>
          </w:p>
        </w:tc>
      </w:tr>
      <w:tr w:rsidR="008F1C05" w14:paraId="68F9289E" w14:textId="77777777" w:rsidTr="000A55D2">
        <w:tc>
          <w:tcPr>
            <w:tcW w:w="3256" w:type="dxa"/>
          </w:tcPr>
          <w:p w14:paraId="6BF9571A" w14:textId="29F3F3AF" w:rsidR="008F1C05" w:rsidRDefault="008F1C05" w:rsidP="004E1D35">
            <w:pPr>
              <w:rPr>
                <w:sz w:val="22"/>
                <w:szCs w:val="22"/>
              </w:rPr>
            </w:pPr>
            <w:r>
              <w:rPr>
                <w:sz w:val="22"/>
                <w:szCs w:val="22"/>
              </w:rPr>
              <w:t>CAP</w:t>
            </w:r>
          </w:p>
        </w:tc>
        <w:tc>
          <w:tcPr>
            <w:tcW w:w="3257" w:type="dxa"/>
          </w:tcPr>
          <w:p w14:paraId="578F7748" w14:textId="4288C720" w:rsidR="008F1C05" w:rsidRDefault="008F1C05" w:rsidP="004E1D35">
            <w:pPr>
              <w:rPr>
                <w:sz w:val="22"/>
                <w:szCs w:val="22"/>
              </w:rPr>
            </w:pPr>
            <w:r>
              <w:rPr>
                <w:sz w:val="22"/>
                <w:szCs w:val="22"/>
              </w:rPr>
              <w:t>Codice Avviamento Postale</w:t>
            </w:r>
          </w:p>
        </w:tc>
      </w:tr>
      <w:tr w:rsidR="008F1C05" w14:paraId="67462AF6" w14:textId="77777777" w:rsidTr="000A55D2">
        <w:tc>
          <w:tcPr>
            <w:tcW w:w="3256" w:type="dxa"/>
          </w:tcPr>
          <w:p w14:paraId="39981947" w14:textId="794CBE11" w:rsidR="008F1C05" w:rsidRDefault="008F1C05" w:rsidP="004E1D35">
            <w:pPr>
              <w:rPr>
                <w:sz w:val="22"/>
                <w:szCs w:val="22"/>
              </w:rPr>
            </w:pPr>
            <w:r>
              <w:rPr>
                <w:sz w:val="22"/>
                <w:szCs w:val="22"/>
              </w:rPr>
              <w:t>DATA_CARICAMENTO_REGE</w:t>
            </w:r>
          </w:p>
        </w:tc>
        <w:tc>
          <w:tcPr>
            <w:tcW w:w="3257" w:type="dxa"/>
          </w:tcPr>
          <w:p w14:paraId="1B0E9781" w14:textId="267D8344" w:rsidR="008F1C05" w:rsidRDefault="008F1C05" w:rsidP="004E1D35">
            <w:pPr>
              <w:rPr>
                <w:sz w:val="22"/>
                <w:szCs w:val="22"/>
              </w:rPr>
            </w:pPr>
            <w:r>
              <w:rPr>
                <w:sz w:val="22"/>
                <w:szCs w:val="22"/>
              </w:rPr>
              <w:t>Data Caricamento in SIES</w:t>
            </w:r>
          </w:p>
        </w:tc>
      </w:tr>
      <w:tr w:rsidR="008F1C05" w14:paraId="42912F64" w14:textId="77777777" w:rsidTr="000A55D2">
        <w:tc>
          <w:tcPr>
            <w:tcW w:w="3256" w:type="dxa"/>
          </w:tcPr>
          <w:p w14:paraId="3CB5DAE0" w14:textId="3204B1C8" w:rsidR="008F1C05" w:rsidRDefault="008F1C05" w:rsidP="004E1D35">
            <w:pPr>
              <w:rPr>
                <w:sz w:val="22"/>
                <w:szCs w:val="22"/>
              </w:rPr>
            </w:pPr>
            <w:r>
              <w:rPr>
                <w:sz w:val="22"/>
                <w:szCs w:val="22"/>
              </w:rPr>
              <w:t>COD_SEDE_GIUDIZIARIA</w:t>
            </w:r>
          </w:p>
        </w:tc>
        <w:tc>
          <w:tcPr>
            <w:tcW w:w="3257" w:type="dxa"/>
          </w:tcPr>
          <w:p w14:paraId="279A8A7C" w14:textId="0E989AA1" w:rsidR="008F1C05" w:rsidRDefault="008F1C05" w:rsidP="004E1D35">
            <w:pPr>
              <w:rPr>
                <w:sz w:val="22"/>
                <w:szCs w:val="22"/>
              </w:rPr>
            </w:pPr>
            <w:r>
              <w:rPr>
                <w:sz w:val="22"/>
                <w:szCs w:val="22"/>
              </w:rPr>
              <w:t>Codice Circondario Competente</w:t>
            </w:r>
          </w:p>
        </w:tc>
      </w:tr>
      <w:tr w:rsidR="008F1C05" w14:paraId="071CC1DA" w14:textId="77777777" w:rsidTr="000A55D2">
        <w:tc>
          <w:tcPr>
            <w:tcW w:w="3256" w:type="dxa"/>
          </w:tcPr>
          <w:p w14:paraId="46CDD060" w14:textId="3AD3DF3D" w:rsidR="008F1C05" w:rsidRDefault="008F1C05" w:rsidP="004E1D35">
            <w:pPr>
              <w:rPr>
                <w:sz w:val="22"/>
                <w:szCs w:val="22"/>
              </w:rPr>
            </w:pPr>
            <w:r>
              <w:rPr>
                <w:sz w:val="22"/>
                <w:szCs w:val="22"/>
              </w:rPr>
              <w:t>FLAG_VALIDITA</w:t>
            </w:r>
          </w:p>
        </w:tc>
        <w:tc>
          <w:tcPr>
            <w:tcW w:w="3257" w:type="dxa"/>
          </w:tcPr>
          <w:p w14:paraId="60BFC18C" w14:textId="30773B7B" w:rsidR="008F1C05" w:rsidRDefault="008F1C05" w:rsidP="004E1D35">
            <w:pPr>
              <w:rPr>
                <w:sz w:val="22"/>
                <w:szCs w:val="22"/>
              </w:rPr>
            </w:pPr>
            <w:r>
              <w:rPr>
                <w:sz w:val="22"/>
                <w:szCs w:val="22"/>
              </w:rPr>
              <w:t>‘S’ se valido, ‘N’ non valido</w:t>
            </w:r>
          </w:p>
        </w:tc>
      </w:tr>
    </w:tbl>
    <w:p w14:paraId="3B4D451A" w14:textId="77777777" w:rsidR="00823DAF" w:rsidRDefault="00823DAF" w:rsidP="008F1C05">
      <w:pPr>
        <w:rPr>
          <w:sz w:val="22"/>
          <w:szCs w:val="22"/>
        </w:rPr>
      </w:pPr>
    </w:p>
    <w:p w14:paraId="78FFFF18" w14:textId="77777777" w:rsidR="00FD799D" w:rsidRDefault="008F1C05" w:rsidP="008F1C05">
      <w:pPr>
        <w:rPr>
          <w:sz w:val="22"/>
          <w:szCs w:val="22"/>
        </w:rPr>
      </w:pPr>
      <w:r>
        <w:rPr>
          <w:sz w:val="22"/>
          <w:szCs w:val="22"/>
        </w:rPr>
        <w:t>La tabella COMUNE DGSIA</w:t>
      </w:r>
      <w:r w:rsidR="00125B74">
        <w:rPr>
          <w:sz w:val="22"/>
          <w:szCs w:val="22"/>
        </w:rPr>
        <w:t>, contenente 13251 record, gestisce la storicizzazione dei comuni, che hanno subito cambi di provincia, cambi di denominazione, accorpamenti con altro comune, attraverso l’utilizzo di una data fine validità. I Comuni al momento attivi, cioè con data fine validità non valorizzata, sono 7907.</w:t>
      </w:r>
      <w:r>
        <w:rPr>
          <w:sz w:val="22"/>
          <w:szCs w:val="22"/>
        </w:rPr>
        <w:t xml:space="preserve"> </w:t>
      </w:r>
    </w:p>
    <w:p w14:paraId="257A3BF8" w14:textId="77777777" w:rsidR="00FD799D" w:rsidRDefault="00FD799D" w:rsidP="008F1C05">
      <w:pPr>
        <w:rPr>
          <w:sz w:val="22"/>
          <w:szCs w:val="22"/>
        </w:rPr>
      </w:pPr>
    </w:p>
    <w:p w14:paraId="25E0ADAB" w14:textId="0FEA2AD7" w:rsidR="008F1C05" w:rsidRDefault="00125B74" w:rsidP="008F1C05">
      <w:pPr>
        <w:rPr>
          <w:sz w:val="22"/>
          <w:szCs w:val="22"/>
        </w:rPr>
      </w:pPr>
      <w:r>
        <w:rPr>
          <w:sz w:val="22"/>
          <w:szCs w:val="22"/>
        </w:rPr>
        <w:t>L</w:t>
      </w:r>
      <w:r w:rsidR="00FD799D">
        <w:rPr>
          <w:sz w:val="22"/>
          <w:szCs w:val="22"/>
        </w:rPr>
        <w:t>a</w:t>
      </w:r>
      <w:r>
        <w:rPr>
          <w:sz w:val="22"/>
          <w:szCs w:val="22"/>
        </w:rPr>
        <w:t xml:space="preserve"> tabella </w:t>
      </w:r>
      <w:r w:rsidR="008F1C05">
        <w:rPr>
          <w:sz w:val="22"/>
          <w:szCs w:val="22"/>
        </w:rPr>
        <w:t>è cosi strutturata</w:t>
      </w:r>
    </w:p>
    <w:p w14:paraId="37734BC5" w14:textId="77777777" w:rsidR="008F1C05" w:rsidRDefault="008F1C05" w:rsidP="008F1C05">
      <w:pPr>
        <w:rPr>
          <w:sz w:val="22"/>
          <w:szCs w:val="22"/>
        </w:rPr>
      </w:pPr>
    </w:p>
    <w:tbl>
      <w:tblPr>
        <w:tblStyle w:val="Grigliatabella"/>
        <w:tblW w:w="0" w:type="auto"/>
        <w:tblLook w:val="04A0" w:firstRow="1" w:lastRow="0" w:firstColumn="1" w:lastColumn="0" w:noHBand="0" w:noVBand="1"/>
      </w:tblPr>
      <w:tblGrid>
        <w:gridCol w:w="3256"/>
        <w:gridCol w:w="3436"/>
      </w:tblGrid>
      <w:tr w:rsidR="008F1C05" w14:paraId="3061F6F1" w14:textId="77777777" w:rsidTr="008F1C05">
        <w:tc>
          <w:tcPr>
            <w:tcW w:w="3256" w:type="dxa"/>
          </w:tcPr>
          <w:p w14:paraId="5D2E8574" w14:textId="77777777" w:rsidR="008F1C05" w:rsidRDefault="008F1C05" w:rsidP="00125B74">
            <w:pPr>
              <w:rPr>
                <w:sz w:val="22"/>
                <w:szCs w:val="22"/>
              </w:rPr>
            </w:pPr>
            <w:r>
              <w:rPr>
                <w:sz w:val="22"/>
                <w:szCs w:val="22"/>
              </w:rPr>
              <w:t>Nome Colonna</w:t>
            </w:r>
          </w:p>
        </w:tc>
        <w:tc>
          <w:tcPr>
            <w:tcW w:w="3436" w:type="dxa"/>
          </w:tcPr>
          <w:p w14:paraId="5CC29884" w14:textId="77777777" w:rsidR="008F1C05" w:rsidRDefault="008F1C05" w:rsidP="00125B74">
            <w:pPr>
              <w:rPr>
                <w:sz w:val="22"/>
                <w:szCs w:val="22"/>
              </w:rPr>
            </w:pPr>
            <w:r>
              <w:rPr>
                <w:sz w:val="22"/>
                <w:szCs w:val="22"/>
              </w:rPr>
              <w:t>Contenuto</w:t>
            </w:r>
          </w:p>
        </w:tc>
      </w:tr>
      <w:tr w:rsidR="008F1C05" w14:paraId="4383F371" w14:textId="77777777" w:rsidTr="008F1C05">
        <w:tc>
          <w:tcPr>
            <w:tcW w:w="3256" w:type="dxa"/>
          </w:tcPr>
          <w:p w14:paraId="394B401C" w14:textId="77777777" w:rsidR="008F1C05" w:rsidRDefault="008F1C05" w:rsidP="00125B74">
            <w:pPr>
              <w:rPr>
                <w:sz w:val="22"/>
                <w:szCs w:val="22"/>
              </w:rPr>
            </w:pPr>
            <w:r>
              <w:rPr>
                <w:sz w:val="22"/>
                <w:szCs w:val="22"/>
              </w:rPr>
              <w:t>COD_COMUNE</w:t>
            </w:r>
          </w:p>
        </w:tc>
        <w:tc>
          <w:tcPr>
            <w:tcW w:w="3436" w:type="dxa"/>
          </w:tcPr>
          <w:p w14:paraId="16E753BB" w14:textId="77777777" w:rsidR="008F1C05" w:rsidRDefault="008F1C05" w:rsidP="00125B74">
            <w:pPr>
              <w:rPr>
                <w:sz w:val="22"/>
                <w:szCs w:val="22"/>
              </w:rPr>
            </w:pPr>
            <w:r>
              <w:rPr>
                <w:sz w:val="22"/>
                <w:szCs w:val="22"/>
              </w:rPr>
              <w:t xml:space="preserve">Codice Istat </w:t>
            </w:r>
          </w:p>
        </w:tc>
      </w:tr>
      <w:tr w:rsidR="008F1C05" w14:paraId="57553927" w14:textId="77777777" w:rsidTr="008F1C05">
        <w:tc>
          <w:tcPr>
            <w:tcW w:w="3256" w:type="dxa"/>
          </w:tcPr>
          <w:p w14:paraId="381F0CF8" w14:textId="77777777" w:rsidR="008F1C05" w:rsidRDefault="008F1C05" w:rsidP="00125B74">
            <w:pPr>
              <w:rPr>
                <w:sz w:val="22"/>
                <w:szCs w:val="22"/>
              </w:rPr>
            </w:pPr>
            <w:r>
              <w:rPr>
                <w:sz w:val="22"/>
                <w:szCs w:val="22"/>
              </w:rPr>
              <w:t>COD_PROVINCIA</w:t>
            </w:r>
          </w:p>
        </w:tc>
        <w:tc>
          <w:tcPr>
            <w:tcW w:w="3436" w:type="dxa"/>
          </w:tcPr>
          <w:p w14:paraId="1A41548C" w14:textId="77777777" w:rsidR="008F1C05" w:rsidRDefault="008F1C05" w:rsidP="00125B74">
            <w:pPr>
              <w:rPr>
                <w:sz w:val="22"/>
                <w:szCs w:val="22"/>
              </w:rPr>
            </w:pPr>
            <w:r>
              <w:rPr>
                <w:sz w:val="22"/>
                <w:szCs w:val="22"/>
              </w:rPr>
              <w:t>Codice Provincia</w:t>
            </w:r>
          </w:p>
        </w:tc>
      </w:tr>
      <w:tr w:rsidR="008F1C05" w14:paraId="15A20E17" w14:textId="77777777" w:rsidTr="008F1C05">
        <w:tc>
          <w:tcPr>
            <w:tcW w:w="3256" w:type="dxa"/>
          </w:tcPr>
          <w:p w14:paraId="4FC9132B" w14:textId="38AEC7A4" w:rsidR="008F1C05" w:rsidRDefault="008F1C05" w:rsidP="008F1C05">
            <w:pPr>
              <w:rPr>
                <w:sz w:val="22"/>
                <w:szCs w:val="22"/>
              </w:rPr>
            </w:pPr>
            <w:r>
              <w:t>C</w:t>
            </w:r>
            <w:r w:rsidRPr="006425C5">
              <w:t>OD_SEDE_GIU_TRIB_COMP</w:t>
            </w:r>
          </w:p>
        </w:tc>
        <w:tc>
          <w:tcPr>
            <w:tcW w:w="3436" w:type="dxa"/>
          </w:tcPr>
          <w:p w14:paraId="6FF142F1" w14:textId="62E9D6DC" w:rsidR="008F1C05" w:rsidRDefault="008F1C05" w:rsidP="008F1C05">
            <w:pPr>
              <w:rPr>
                <w:sz w:val="22"/>
                <w:szCs w:val="22"/>
              </w:rPr>
            </w:pPr>
            <w:r>
              <w:t>Codice Circondario Competente</w:t>
            </w:r>
          </w:p>
        </w:tc>
      </w:tr>
      <w:tr w:rsidR="008F1C05" w14:paraId="4B2CE9BB" w14:textId="77777777" w:rsidTr="008F1C05">
        <w:tc>
          <w:tcPr>
            <w:tcW w:w="3256" w:type="dxa"/>
          </w:tcPr>
          <w:p w14:paraId="7B7E7324" w14:textId="25C682F9" w:rsidR="008F1C05" w:rsidRDefault="008F1C05" w:rsidP="008F1C05">
            <w:pPr>
              <w:rPr>
                <w:sz w:val="22"/>
                <w:szCs w:val="22"/>
              </w:rPr>
            </w:pPr>
            <w:r>
              <w:rPr>
                <w:sz w:val="22"/>
                <w:szCs w:val="22"/>
              </w:rPr>
              <w:t>DESC_COMUNE</w:t>
            </w:r>
          </w:p>
        </w:tc>
        <w:tc>
          <w:tcPr>
            <w:tcW w:w="3436" w:type="dxa"/>
          </w:tcPr>
          <w:p w14:paraId="3D143473" w14:textId="77777777" w:rsidR="008F1C05" w:rsidRDefault="008F1C05" w:rsidP="00125B74">
            <w:pPr>
              <w:rPr>
                <w:sz w:val="22"/>
                <w:szCs w:val="22"/>
              </w:rPr>
            </w:pPr>
            <w:r>
              <w:rPr>
                <w:sz w:val="22"/>
                <w:szCs w:val="22"/>
              </w:rPr>
              <w:t>Denominazione Comune</w:t>
            </w:r>
          </w:p>
        </w:tc>
      </w:tr>
      <w:tr w:rsidR="008F1C05" w14:paraId="67C1BC45" w14:textId="77777777" w:rsidTr="008F1C05">
        <w:tc>
          <w:tcPr>
            <w:tcW w:w="3256" w:type="dxa"/>
          </w:tcPr>
          <w:p w14:paraId="5462022B" w14:textId="57CB427D" w:rsidR="008F1C05" w:rsidRDefault="008F1C05" w:rsidP="008F1C05">
            <w:pPr>
              <w:rPr>
                <w:sz w:val="22"/>
                <w:szCs w:val="22"/>
              </w:rPr>
            </w:pPr>
            <w:r>
              <w:rPr>
                <w:sz w:val="22"/>
                <w:szCs w:val="22"/>
              </w:rPr>
              <w:t>DATA_FINE_VALIDITA</w:t>
            </w:r>
          </w:p>
        </w:tc>
        <w:tc>
          <w:tcPr>
            <w:tcW w:w="3436" w:type="dxa"/>
          </w:tcPr>
          <w:p w14:paraId="4EF9FF3E" w14:textId="3B53ADAF" w:rsidR="008F1C05" w:rsidRDefault="008F1C05" w:rsidP="00125B74">
            <w:pPr>
              <w:rPr>
                <w:sz w:val="22"/>
                <w:szCs w:val="22"/>
              </w:rPr>
            </w:pPr>
            <w:r>
              <w:rPr>
                <w:sz w:val="22"/>
                <w:szCs w:val="22"/>
              </w:rPr>
              <w:t>Data fine validità del codice comune</w:t>
            </w:r>
          </w:p>
        </w:tc>
      </w:tr>
      <w:tr w:rsidR="008F1C05" w14:paraId="5B1920B3" w14:textId="77777777" w:rsidTr="008F1C05">
        <w:tc>
          <w:tcPr>
            <w:tcW w:w="3256" w:type="dxa"/>
          </w:tcPr>
          <w:p w14:paraId="150F8F7E" w14:textId="77777777" w:rsidR="008F1C05" w:rsidRDefault="008F1C05" w:rsidP="00125B74">
            <w:pPr>
              <w:rPr>
                <w:sz w:val="22"/>
                <w:szCs w:val="22"/>
              </w:rPr>
            </w:pPr>
            <w:r>
              <w:rPr>
                <w:sz w:val="22"/>
                <w:szCs w:val="22"/>
              </w:rPr>
              <w:t>CAP</w:t>
            </w:r>
          </w:p>
        </w:tc>
        <w:tc>
          <w:tcPr>
            <w:tcW w:w="3436" w:type="dxa"/>
          </w:tcPr>
          <w:p w14:paraId="11007F1C" w14:textId="77777777" w:rsidR="008F1C05" w:rsidRDefault="008F1C05" w:rsidP="00125B74">
            <w:pPr>
              <w:rPr>
                <w:sz w:val="22"/>
                <w:szCs w:val="22"/>
              </w:rPr>
            </w:pPr>
            <w:r>
              <w:rPr>
                <w:sz w:val="22"/>
                <w:szCs w:val="22"/>
              </w:rPr>
              <w:t>Codice Avviamento Postale</w:t>
            </w:r>
          </w:p>
        </w:tc>
      </w:tr>
      <w:tr w:rsidR="008F1C05" w14:paraId="37EEA815" w14:textId="77777777" w:rsidTr="008F1C05">
        <w:tc>
          <w:tcPr>
            <w:tcW w:w="3256" w:type="dxa"/>
          </w:tcPr>
          <w:p w14:paraId="6E085076" w14:textId="265154B7" w:rsidR="008F1C05" w:rsidRDefault="008F1C05" w:rsidP="00125B74">
            <w:pPr>
              <w:rPr>
                <w:sz w:val="22"/>
                <w:szCs w:val="22"/>
              </w:rPr>
            </w:pPr>
            <w:r>
              <w:rPr>
                <w:sz w:val="22"/>
                <w:szCs w:val="22"/>
              </w:rPr>
              <w:t>COD_CATASTALE</w:t>
            </w:r>
          </w:p>
        </w:tc>
        <w:tc>
          <w:tcPr>
            <w:tcW w:w="3436" w:type="dxa"/>
          </w:tcPr>
          <w:p w14:paraId="5003AC1D" w14:textId="2CBFE656" w:rsidR="008F1C05" w:rsidRDefault="008F1C05" w:rsidP="00125B74">
            <w:pPr>
              <w:rPr>
                <w:sz w:val="22"/>
                <w:szCs w:val="22"/>
              </w:rPr>
            </w:pPr>
            <w:r>
              <w:rPr>
                <w:sz w:val="22"/>
                <w:szCs w:val="22"/>
              </w:rPr>
              <w:t>Codice Catastale</w:t>
            </w:r>
          </w:p>
        </w:tc>
      </w:tr>
    </w:tbl>
    <w:p w14:paraId="09EC2CFB" w14:textId="6D0CFA06" w:rsidR="008F1C05" w:rsidRDefault="008F1C05" w:rsidP="004E1D35">
      <w:pPr>
        <w:rPr>
          <w:sz w:val="22"/>
          <w:szCs w:val="22"/>
        </w:rPr>
      </w:pPr>
    </w:p>
    <w:p w14:paraId="7985C5BD" w14:textId="5D5B65F8" w:rsidR="004E1D35" w:rsidRPr="00333888" w:rsidRDefault="006445A3" w:rsidP="004E1D35">
      <w:pPr>
        <w:rPr>
          <w:rFonts w:ascii="Calibri" w:hAnsi="Calibri" w:cs="Calibri"/>
          <w:b/>
          <w:sz w:val="22"/>
          <w:szCs w:val="22"/>
        </w:rPr>
      </w:pPr>
      <w:r>
        <w:rPr>
          <w:sz w:val="22"/>
          <w:szCs w:val="22"/>
        </w:rPr>
        <w:t>Per poter procedere all’aggiornamento</w:t>
      </w:r>
      <w:r w:rsidR="00FD799D">
        <w:rPr>
          <w:sz w:val="22"/>
          <w:szCs w:val="22"/>
        </w:rPr>
        <w:t>,</w:t>
      </w:r>
      <w:r>
        <w:rPr>
          <w:sz w:val="22"/>
          <w:szCs w:val="22"/>
        </w:rPr>
        <w:t xml:space="preserve"> la tabella COMUNE di SIES sarà modificata con l’aggiunta delle seguenti colonne: DATA_FINE_VALIDITA, COD_CATASTALE, DATA_AGGIORNAMENTO</w:t>
      </w:r>
    </w:p>
    <w:p w14:paraId="1BFFE823" w14:textId="12220676" w:rsidR="004E1D35" w:rsidRDefault="004E1D35" w:rsidP="004E1D35">
      <w:pPr>
        <w:rPr>
          <w:rFonts w:ascii="Calibri" w:hAnsi="Calibri" w:cs="Calibri"/>
          <w:sz w:val="22"/>
          <w:szCs w:val="22"/>
        </w:rPr>
      </w:pPr>
    </w:p>
    <w:p w14:paraId="43118DBA" w14:textId="1376FC9A" w:rsidR="007E4D03" w:rsidRDefault="007E4D03" w:rsidP="004E1D35">
      <w:pPr>
        <w:rPr>
          <w:rFonts w:ascii="Calibri" w:hAnsi="Calibri" w:cs="Calibri"/>
          <w:sz w:val="22"/>
          <w:szCs w:val="22"/>
        </w:rPr>
      </w:pPr>
      <w:r>
        <w:rPr>
          <w:rFonts w:ascii="Calibri" w:hAnsi="Calibri" w:cs="Calibri"/>
          <w:sz w:val="22"/>
          <w:szCs w:val="22"/>
        </w:rPr>
        <w:t>Per l’aggiornamento della tabella COMUNE SIES saranno realizzate le seguenti attività:</w:t>
      </w:r>
    </w:p>
    <w:p w14:paraId="56C5663A" w14:textId="77777777" w:rsidR="007E4D03" w:rsidRDefault="007E4D03" w:rsidP="004E1D35">
      <w:pPr>
        <w:rPr>
          <w:rFonts w:ascii="Calibri" w:hAnsi="Calibri" w:cs="Calibri"/>
          <w:sz w:val="22"/>
          <w:szCs w:val="22"/>
        </w:rPr>
      </w:pPr>
    </w:p>
    <w:p w14:paraId="6DEFA771" w14:textId="7CD94147" w:rsidR="007E4D03" w:rsidRDefault="007E4D03" w:rsidP="00B26E26">
      <w:pPr>
        <w:pStyle w:val="Paragrafoelenco"/>
      </w:pPr>
      <w:r>
        <w:t>import dei dati della tabella COMUNE DGSIA su una tabella di appoggio SIES COMUNE_DGSIA;</w:t>
      </w:r>
    </w:p>
    <w:p w14:paraId="5DF9DA7D" w14:textId="1D4E474A" w:rsidR="007E4D03" w:rsidRDefault="007E4D03" w:rsidP="00B26E26">
      <w:pPr>
        <w:pStyle w:val="Paragrafoelenco"/>
      </w:pPr>
      <w:r>
        <w:t xml:space="preserve">realizzazione di una procedure </w:t>
      </w:r>
      <w:proofErr w:type="spellStart"/>
      <w:r>
        <w:t>PLsql</w:t>
      </w:r>
      <w:proofErr w:type="spellEnd"/>
      <w:r>
        <w:t xml:space="preserve"> che per ciascun record letto nella tabella COMUNE_DGSIA effettuerà le seguenti operazioni</w:t>
      </w:r>
      <w:r w:rsidR="00955E73">
        <w:t>:</w:t>
      </w:r>
    </w:p>
    <w:p w14:paraId="09163F52" w14:textId="4F2BFF30" w:rsidR="007E4D03" w:rsidRDefault="007E4D03" w:rsidP="00B26E26">
      <w:pPr>
        <w:pStyle w:val="Paragrafoelenco"/>
      </w:pPr>
      <w:r>
        <w:t xml:space="preserve">se nella tabella COMUNE SIES esiste un record avente COD_COMUNE con lo stesso COD_COMUNE in input, il sistema procederà ad aggiornare le colonne </w:t>
      </w:r>
      <w:r w:rsidR="002C7E49">
        <w:t xml:space="preserve">COD_PROVINCIA, DESCRIZIONE, CAP, </w:t>
      </w:r>
      <w:r w:rsidR="002C7E49">
        <w:lastRenderedPageBreak/>
        <w:t>COD_SEDE_GIUDIZIARIA, COD_CATASTALE, DATA_FINE_VALIDITA con i valori presenti nelle colonne  COD_PROVINCIA, DESC_COMUNE, CAP, C</w:t>
      </w:r>
      <w:r w:rsidR="002C7E49" w:rsidRPr="006425C5">
        <w:t>OD_SEDE_GIU_TRIB_COMP</w:t>
      </w:r>
      <w:r w:rsidR="002C7E49">
        <w:t>, COD_CATASTALE, DATA_FINE_VALIDITA della tabella della DGSIA. Inoltre, se la DATA_FINE_VALIDITA non è NULL, sarà impostato la colonna FLAG_VALIDITA a ‘N’,</w:t>
      </w:r>
      <w:r w:rsidR="00FD799D">
        <w:t xml:space="preserve"> negli altri casi a ‘S’;</w:t>
      </w:r>
      <w:r w:rsidR="00955E73">
        <w:t xml:space="preserve"> </w:t>
      </w:r>
      <w:r w:rsidR="002C7E49">
        <w:t xml:space="preserve"> sarà sempre valorizzata la DATA_AGGIORNAMENTO con la data di elaborazione</w:t>
      </w:r>
      <w:r w:rsidR="00955E73">
        <w:t>;</w:t>
      </w:r>
    </w:p>
    <w:p w14:paraId="2C0466ED" w14:textId="144896DE" w:rsidR="00955E73" w:rsidRPr="00333888" w:rsidRDefault="00955E73" w:rsidP="00B26E26">
      <w:pPr>
        <w:pStyle w:val="Paragrafoelenco"/>
      </w:pPr>
      <w:r>
        <w:t>se nella tabella COMUNE SIES non esiste un record avente COD_COMUNE con lo stesso COD_COMUNE in input, il sistema procederà ad inserire un nuovo record valorizzando le colonne COD_COMUNE, COD_PROVINCIA, DESCRIZIONE, CAP, COD_SEDE_GIUDIZIARIA, COD_CATASTALE, DATA_FINE_VALIDITA con i valori presenti nelle colonne  COD_COMUNE, COD_PROVINCIA, DESC_COMUNE, CAP, C</w:t>
      </w:r>
      <w:r w:rsidRPr="006425C5">
        <w:t>OD_SEDE_GIU_TRIB_COMP</w:t>
      </w:r>
      <w:r>
        <w:t>, COD_CATASTALE, DATA_FINE_VALIDITA della tabella della DGSIA. Inoltre, se la DATA_FINE_VALIDITA non è NULL, sarà impostato la colonna FLAG_VALIDIT</w:t>
      </w:r>
      <w:r w:rsidR="00FD799D">
        <w:t>A a ‘N’, negli altri casi a ‘S’;</w:t>
      </w:r>
      <w:r>
        <w:t xml:space="preserve"> saranno sempre valorizzate le colonne DATA_CARICAMENTO_REGE e DATA_AGGIORNAMENTO con la data di elaborazione.</w:t>
      </w:r>
    </w:p>
    <w:p w14:paraId="198F5D8B" w14:textId="7AD75B50" w:rsidR="00955E73" w:rsidRDefault="00955E73" w:rsidP="00B26E26">
      <w:pPr>
        <w:pStyle w:val="Paragrafoelenco"/>
      </w:pPr>
      <w:r>
        <w:t xml:space="preserve">al termine della procedura di aggiornamento, al fine di avere un perfetto allineamento delle due tabelle, tutti i records della tabella COMUNE SIES con data aggiornamento non valorizzata saranno estratti e trasmessi </w:t>
      </w:r>
      <w:r w:rsidR="00FD799D">
        <w:t>al Gruppo Tabelle fisse della DGSIA</w:t>
      </w:r>
      <w:r>
        <w:t xml:space="preserve"> perché provveda all’inserimento dei C</w:t>
      </w:r>
      <w:r w:rsidR="00E04836">
        <w:t>omuni nella propria tabella fissa.</w:t>
      </w:r>
    </w:p>
    <w:p w14:paraId="3DAD7520" w14:textId="612AA7AF" w:rsidR="001D1B4E" w:rsidRDefault="001D1B4E" w:rsidP="001D1B4E">
      <w:pPr>
        <w:rPr>
          <w:rFonts w:cstheme="minorHAnsi"/>
          <w:color w:val="000000"/>
          <w:sz w:val="22"/>
          <w:szCs w:val="22"/>
        </w:rPr>
      </w:pPr>
      <w:r w:rsidRPr="001D1B4E">
        <w:rPr>
          <w:rFonts w:cstheme="minorHAnsi"/>
          <w:color w:val="000000"/>
          <w:sz w:val="22"/>
          <w:szCs w:val="22"/>
        </w:rPr>
        <w:t>La colonna COD_SEDE_GIUDIZIARIA contiene il codice (di 3 cifre), che identifica il Circondario giudiziario, competente per territorio. Sostanzialmente è utilizzato per risalire dal Comune di nascita di un Soggetto alla Sede del Casellario Giudiziale competente alla conservazione delle sentenze di condanna a suo carico, a cui indirizzare i provvedimenti emessi in SIES. Per facilitare l’individuazione del Casellario competente su un soggetto condannato, al momento dell’iscrizione in SIES di un nuovo soggetto, insieme al valore del COD_COMUNE viene riportato anche il valore di COD_SEDE_GIUDIZIARIA. A tale proposito si fa presente che al momento tutti i comuni, appartenenti a Sedi Giudiziarie soppresse (settembre 2013), non risultano aggiornati con il valore della nuova sede competente, per cui nei template risultano destinatari di atti ancora i vecchi Casellari Giudiziari. Il problema è presente anche in Tabella Fissa Comune. Occorre</w:t>
      </w:r>
      <w:r>
        <w:rPr>
          <w:rFonts w:cstheme="minorHAnsi"/>
          <w:color w:val="000000"/>
          <w:sz w:val="22"/>
          <w:szCs w:val="22"/>
        </w:rPr>
        <w:t>rà</w:t>
      </w:r>
      <w:r w:rsidRPr="001D1B4E">
        <w:rPr>
          <w:rFonts w:cstheme="minorHAnsi"/>
          <w:color w:val="000000"/>
          <w:sz w:val="22"/>
          <w:szCs w:val="22"/>
        </w:rPr>
        <w:t xml:space="preserve"> approntare degli script per procedere all’aggiornamento della COD_SEDE_GIUDIZIARIA in entrambi gli ambienti. Questo aggiornamento avr</w:t>
      </w:r>
      <w:r>
        <w:rPr>
          <w:rFonts w:cstheme="minorHAnsi"/>
          <w:color w:val="000000"/>
          <w:sz w:val="22"/>
          <w:szCs w:val="22"/>
        </w:rPr>
        <w:t>à</w:t>
      </w:r>
      <w:r w:rsidRPr="001D1B4E">
        <w:rPr>
          <w:rFonts w:cstheme="minorHAnsi"/>
          <w:color w:val="000000"/>
          <w:sz w:val="22"/>
          <w:szCs w:val="22"/>
        </w:rPr>
        <w:t xml:space="preserve"> effetto solo sui recor</w:t>
      </w:r>
      <w:r>
        <w:rPr>
          <w:rFonts w:cstheme="minorHAnsi"/>
          <w:color w:val="000000"/>
          <w:sz w:val="22"/>
          <w:szCs w:val="22"/>
        </w:rPr>
        <w:t>ds SOGGETTO di nuova iscrizione, in quanto l’aggiornamento si limiterà alla sola tabella COMUNE e non riguarderà la tabella SOGGETTO</w:t>
      </w:r>
      <w:r w:rsidRPr="001D1B4E">
        <w:rPr>
          <w:rFonts w:cstheme="minorHAnsi"/>
          <w:color w:val="000000"/>
          <w:sz w:val="22"/>
          <w:szCs w:val="22"/>
        </w:rPr>
        <w:t>.</w:t>
      </w:r>
    </w:p>
    <w:p w14:paraId="5DBC6791" w14:textId="77777777" w:rsidR="00D95847" w:rsidRDefault="00D95847" w:rsidP="001D1B4E">
      <w:pPr>
        <w:rPr>
          <w:rFonts w:cstheme="minorHAnsi"/>
          <w:color w:val="000000"/>
          <w:sz w:val="22"/>
          <w:szCs w:val="22"/>
        </w:rPr>
      </w:pPr>
    </w:p>
    <w:p w14:paraId="1FDE158C" w14:textId="0FABA3BF" w:rsidR="00D95847" w:rsidRDefault="00D95847" w:rsidP="001D1B4E">
      <w:pPr>
        <w:rPr>
          <w:rFonts w:cstheme="minorHAnsi"/>
          <w:color w:val="000000"/>
          <w:sz w:val="22"/>
          <w:szCs w:val="22"/>
        </w:rPr>
      </w:pPr>
      <w:r>
        <w:rPr>
          <w:rFonts w:cstheme="minorHAnsi"/>
          <w:color w:val="000000"/>
          <w:sz w:val="22"/>
          <w:szCs w:val="22"/>
        </w:rPr>
        <w:t>A seguito dell’aggiornamento della tabella COMUNE bisognerà aggiornare anche la tabella CODICI_SIES_NSC, utilizzata nel</w:t>
      </w:r>
      <w:r w:rsidR="007574DB">
        <w:rPr>
          <w:rFonts w:cstheme="minorHAnsi"/>
          <w:color w:val="000000"/>
          <w:sz w:val="22"/>
          <w:szCs w:val="22"/>
        </w:rPr>
        <w:t xml:space="preserve"> modulo</w:t>
      </w:r>
      <w:r>
        <w:rPr>
          <w:rFonts w:cstheme="minorHAnsi"/>
          <w:color w:val="000000"/>
          <w:sz w:val="22"/>
          <w:szCs w:val="22"/>
        </w:rPr>
        <w:t xml:space="preserve"> </w:t>
      </w:r>
      <w:r w:rsidR="007574DB">
        <w:rPr>
          <w:rFonts w:cstheme="minorHAnsi"/>
          <w:color w:val="000000"/>
          <w:sz w:val="22"/>
          <w:szCs w:val="22"/>
        </w:rPr>
        <w:t xml:space="preserve">di </w:t>
      </w:r>
      <w:r>
        <w:rPr>
          <w:rFonts w:cstheme="minorHAnsi"/>
          <w:color w:val="000000"/>
          <w:sz w:val="22"/>
          <w:szCs w:val="22"/>
        </w:rPr>
        <w:t>interoperabilità SIES-NSC</w:t>
      </w:r>
      <w:r w:rsidR="000F7945">
        <w:rPr>
          <w:rFonts w:cstheme="minorHAnsi"/>
          <w:color w:val="000000"/>
          <w:sz w:val="22"/>
          <w:szCs w:val="22"/>
        </w:rPr>
        <w:t xml:space="preserve">, </w:t>
      </w:r>
      <w:r w:rsidR="00D2344F">
        <w:rPr>
          <w:rFonts w:cstheme="minorHAnsi"/>
          <w:color w:val="000000"/>
          <w:sz w:val="22"/>
          <w:szCs w:val="22"/>
        </w:rPr>
        <w:t xml:space="preserve">per i records con CO_DOMAIN = ‘COMUNE’, </w:t>
      </w:r>
      <w:r w:rsidR="000F7945">
        <w:rPr>
          <w:rFonts w:cstheme="minorHAnsi"/>
          <w:color w:val="000000"/>
          <w:sz w:val="22"/>
          <w:szCs w:val="22"/>
        </w:rPr>
        <w:t>modificando il valore della</w:t>
      </w:r>
      <w:r w:rsidR="000F7945" w:rsidRPr="000F7945">
        <w:rPr>
          <w:rFonts w:cstheme="minorHAnsi"/>
          <w:color w:val="000000"/>
          <w:sz w:val="22"/>
          <w:szCs w:val="22"/>
        </w:rPr>
        <w:t xml:space="preserve"> colonne CO_SIES_DES per quei comuni per cui vi sarà una modifica della Denominazione e l’inserimento di nuovi record per quei comuni aggiunti nella tabella COMUNE. </w:t>
      </w:r>
    </w:p>
    <w:p w14:paraId="214F07B5" w14:textId="77777777" w:rsidR="00740C83" w:rsidRDefault="00740C83" w:rsidP="001D1B4E">
      <w:pPr>
        <w:rPr>
          <w:rFonts w:cstheme="minorHAnsi"/>
          <w:color w:val="000000"/>
          <w:sz w:val="22"/>
          <w:szCs w:val="22"/>
        </w:rPr>
      </w:pPr>
    </w:p>
    <w:p w14:paraId="6FE75C21" w14:textId="22F73F51" w:rsidR="00740C83" w:rsidRDefault="00740C83" w:rsidP="001D1B4E">
      <w:pPr>
        <w:rPr>
          <w:rFonts w:cstheme="minorHAnsi"/>
          <w:color w:val="000000"/>
          <w:sz w:val="22"/>
          <w:szCs w:val="22"/>
        </w:rPr>
      </w:pPr>
      <w:r>
        <w:rPr>
          <w:rFonts w:cstheme="minorHAnsi"/>
          <w:color w:val="000000"/>
          <w:sz w:val="22"/>
          <w:szCs w:val="22"/>
        </w:rPr>
        <w:t>Nessun intervento dovrà essere effettuato su NSC.</w:t>
      </w:r>
    </w:p>
    <w:p w14:paraId="41CED5D7" w14:textId="1DDE1CBC" w:rsidR="00590B24" w:rsidRPr="00590B24" w:rsidRDefault="00590B24" w:rsidP="001D1B4E">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w:t>
      </w:r>
      <w:r w:rsidR="00D2344F">
        <w:rPr>
          <w:rFonts w:cstheme="minorHAnsi"/>
          <w:color w:val="000000"/>
          <w:sz w:val="22"/>
          <w:szCs w:val="22"/>
        </w:rPr>
        <w:t xml:space="preserve"> presente</w:t>
      </w:r>
      <w:r w:rsidRPr="00590B24">
        <w:rPr>
          <w:rFonts w:cstheme="minorHAnsi"/>
          <w:color w:val="000000"/>
          <w:sz w:val="22"/>
          <w:szCs w:val="22"/>
        </w:rPr>
        <w:t xml:space="preserve"> nello schema AVVSIES </w:t>
      </w:r>
      <w:r>
        <w:rPr>
          <w:rFonts w:cstheme="minorHAnsi"/>
          <w:color w:val="000000"/>
          <w:sz w:val="22"/>
          <w:szCs w:val="22"/>
        </w:rPr>
        <w:t xml:space="preserve">la tabella COMUNI, che è </w:t>
      </w:r>
      <w:r w:rsidRPr="00590B24">
        <w:rPr>
          <w:rFonts w:cstheme="minorHAnsi"/>
          <w:color w:val="000000"/>
          <w:sz w:val="22"/>
          <w:szCs w:val="22"/>
        </w:rPr>
        <w:t>una copia fedele della tabella COMUNE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 per </w:t>
      </w:r>
      <w:r w:rsidR="00D2344F">
        <w:rPr>
          <w:rFonts w:cstheme="minorHAnsi"/>
          <w:color w:val="000000"/>
          <w:sz w:val="22"/>
          <w:szCs w:val="22"/>
        </w:rPr>
        <w:t>la tabella COMUNE</w:t>
      </w:r>
      <w:r>
        <w:rPr>
          <w:rFonts w:cstheme="minorHAnsi"/>
          <w:color w:val="000000"/>
          <w:sz w:val="22"/>
          <w:szCs w:val="22"/>
        </w:rPr>
        <w:t>.</w:t>
      </w:r>
    </w:p>
    <w:p w14:paraId="253C60A0" w14:textId="77777777" w:rsidR="001D1B4E" w:rsidRPr="00333888" w:rsidRDefault="001D1B4E" w:rsidP="001D1B4E"/>
    <w:p w14:paraId="43793F96" w14:textId="722AC19F" w:rsidR="004E1D35" w:rsidRPr="00333888" w:rsidRDefault="00F70615" w:rsidP="004E1D35">
      <w:pPr>
        <w:rPr>
          <w:rFonts w:ascii="Calibri" w:hAnsi="Calibri" w:cs="Calibri"/>
          <w:sz w:val="22"/>
          <w:szCs w:val="22"/>
        </w:rPr>
      </w:pPr>
      <w:r>
        <w:rPr>
          <w:rFonts w:ascii="Calibri" w:hAnsi="Calibri" w:cs="Calibri"/>
          <w:sz w:val="22"/>
          <w:szCs w:val="22"/>
        </w:rPr>
        <w:t>Dal momento in cui il Gruppo tabelle fisse prenderà in carico la gestione della tabella COMUNE di SIES, per ogni nuovo aggiornamento, oltre alla trasmissione di tutti i valori inseriti nella tabella COMUNE DGSIA, dovrà valorizzare anche il FLAG_VALIDITA a ‘S’ se DATA_FINE_VALIDITA non valorizzata, a ‘N’ in caso contrario.</w:t>
      </w:r>
    </w:p>
    <w:p w14:paraId="0BB5CF75" w14:textId="15A86CC6" w:rsidR="001D6E26" w:rsidRDefault="001D6E26" w:rsidP="001D6E26">
      <w:pPr>
        <w:pStyle w:val="Titolo3"/>
        <w:keepLines w:val="0"/>
        <w:numPr>
          <w:ilvl w:val="2"/>
          <w:numId w:val="15"/>
        </w:numPr>
        <w:tabs>
          <w:tab w:val="left" w:pos="567"/>
        </w:tabs>
        <w:spacing w:before="180" w:after="120"/>
        <w:rPr>
          <w:color w:val="365F91" w:themeColor="accent1" w:themeShade="BF"/>
          <w:sz w:val="22"/>
          <w:szCs w:val="22"/>
        </w:rPr>
      </w:pPr>
      <w:bookmarkStart w:id="349" w:name="_Toc77839151"/>
      <w:r>
        <w:rPr>
          <w:color w:val="365F91" w:themeColor="accent1" w:themeShade="BF"/>
          <w:sz w:val="22"/>
          <w:szCs w:val="22"/>
        </w:rPr>
        <w:lastRenderedPageBreak/>
        <w:t>Aggiornamento</w:t>
      </w:r>
      <w:r w:rsidRPr="00917CEF">
        <w:rPr>
          <w:color w:val="365F91" w:themeColor="accent1" w:themeShade="BF"/>
          <w:sz w:val="22"/>
          <w:szCs w:val="22"/>
        </w:rPr>
        <w:t xml:space="preserve"> dei dati presenti nella tabella </w:t>
      </w:r>
      <w:r>
        <w:rPr>
          <w:color w:val="365F91" w:themeColor="accent1" w:themeShade="BF"/>
          <w:sz w:val="22"/>
          <w:szCs w:val="22"/>
        </w:rPr>
        <w:t>CG_REF_CODES</w:t>
      </w:r>
      <w:r w:rsidR="00052DAC">
        <w:rPr>
          <w:color w:val="365F91" w:themeColor="accent1" w:themeShade="BF"/>
          <w:sz w:val="22"/>
          <w:szCs w:val="22"/>
        </w:rPr>
        <w:t xml:space="preserve"> (domini PROVINCIA,REGIONE,NAZIONE)</w:t>
      </w:r>
      <w:bookmarkEnd w:id="349"/>
    </w:p>
    <w:p w14:paraId="350DB794" w14:textId="32D6F6D6" w:rsidR="001D6E26" w:rsidRDefault="001D6E26" w:rsidP="001D6E26">
      <w:r>
        <w:t>Il Gruppo tabelle fisse della DGSIA ha fornito anche le tabelle PROVINCIA, REGIONE, STATO-NAZIONE</w:t>
      </w:r>
      <w:r w:rsidR="00FD799D">
        <w:t>,</w:t>
      </w:r>
      <w:r>
        <w:t xml:space="preserve"> che non possono essere adottate nella loro struttura da SIES, in quanto richiederebbero importanti interventi sul software.</w:t>
      </w:r>
    </w:p>
    <w:p w14:paraId="18AF75BA" w14:textId="77777777" w:rsidR="001D6E26" w:rsidRDefault="001D6E26" w:rsidP="001D6E26"/>
    <w:p w14:paraId="36C74AC1" w14:textId="658986AD" w:rsidR="001D6E26" w:rsidRDefault="001D6E26" w:rsidP="001D6E26">
      <w:r>
        <w:t>In SIES i dati riportati nelle suddette tabelle sono gestite nella tabella delle decodifiche CG_REF_CODES, rispettivamente nei domini PROVINCIA, REGIONE e NAZIONE.</w:t>
      </w:r>
    </w:p>
    <w:p w14:paraId="685B88C3" w14:textId="77777777" w:rsidR="00A8626C" w:rsidRDefault="00A8626C" w:rsidP="001D6E26"/>
    <w:p w14:paraId="3DE52F86" w14:textId="0D9D5892" w:rsidR="00A8626C" w:rsidRPr="00A8626C" w:rsidRDefault="00A8626C" w:rsidP="001D6E26">
      <w:pPr>
        <w:rPr>
          <w:i/>
        </w:rPr>
      </w:pPr>
      <w:r>
        <w:t>I domini aggiornati saranno ridistribuiti in tutti Distretti in sostituzione di quelli preesistenti.</w:t>
      </w:r>
    </w:p>
    <w:p w14:paraId="68A6900E" w14:textId="4907E07A" w:rsidR="00C071FE" w:rsidRDefault="00C071FE" w:rsidP="00C071FE">
      <w:pPr>
        <w:pStyle w:val="Titolo3"/>
        <w:keepLines w:val="0"/>
        <w:numPr>
          <w:ilvl w:val="3"/>
          <w:numId w:val="15"/>
        </w:numPr>
        <w:tabs>
          <w:tab w:val="left" w:pos="567"/>
        </w:tabs>
        <w:spacing w:before="180" w:after="120"/>
        <w:rPr>
          <w:color w:val="365F91" w:themeColor="accent1" w:themeShade="BF"/>
          <w:sz w:val="22"/>
          <w:szCs w:val="22"/>
        </w:rPr>
      </w:pPr>
      <w:bookmarkStart w:id="350" w:name="_Toc77839152"/>
      <w:r>
        <w:rPr>
          <w:color w:val="365F91" w:themeColor="accent1" w:themeShade="BF"/>
          <w:sz w:val="22"/>
          <w:szCs w:val="22"/>
        </w:rPr>
        <w:t>Aggiornamento dominio PROVINCIA</w:t>
      </w:r>
      <w:bookmarkEnd w:id="350"/>
    </w:p>
    <w:p w14:paraId="3A792555" w14:textId="610668D3" w:rsidR="009D49CE" w:rsidRDefault="009D49CE" w:rsidP="009D49CE">
      <w:r>
        <w:t>La tabella PROVINCIA</w:t>
      </w:r>
      <w:r w:rsidR="00FD799D">
        <w:t xml:space="preserve"> (DGSIA)</w:t>
      </w:r>
      <w:r>
        <w:t xml:space="preserve"> è strutturata in records con le colonne COD_PROVINCIA, COD_REGIONE, DESC_PROVINCIA, FINE_VALIDITA.</w:t>
      </w:r>
    </w:p>
    <w:p w14:paraId="2AB3455F" w14:textId="77777777" w:rsidR="009D49CE" w:rsidRDefault="009D49CE" w:rsidP="001D6E26"/>
    <w:p w14:paraId="502660F5" w14:textId="62A9E373" w:rsidR="00C61594" w:rsidRDefault="00C61594" w:rsidP="001D6E26">
      <w:r>
        <w:t>I records della CG_REF_CODES riferiti alla ‘PROVINCIA’ hanno la colonna RV_DOMAIN = ‘PROVINCIA’</w:t>
      </w:r>
      <w:r w:rsidR="00052DAC">
        <w:t xml:space="preserve">, RV_LOW_VALUE= sigla provincia, </w:t>
      </w:r>
      <w:r>
        <w:t xml:space="preserve"> </w:t>
      </w:r>
      <w:r w:rsidR="00052DAC">
        <w:t xml:space="preserve">RV_MEANING = denominazione Provincia </w:t>
      </w:r>
      <w:r>
        <w:t>e RV_ABBREVIATION non valorizzato.</w:t>
      </w:r>
    </w:p>
    <w:p w14:paraId="63DB82C9" w14:textId="59BA9E0A" w:rsidR="007347EB" w:rsidRPr="001D6E26" w:rsidRDefault="007347EB" w:rsidP="001D6E26">
      <w:r>
        <w:t>Per l’aggiornamento del dominio ‘PROVINCIA’ sarà realizzata una procedura che leggendo i records presenti nella tabella PROVINCIA della DGSIA</w:t>
      </w:r>
      <w:r w:rsidR="00895F6E">
        <w:t>,</w:t>
      </w:r>
      <w:r w:rsidR="00895F6E" w:rsidRPr="00895F6E">
        <w:t xml:space="preserve"> </w:t>
      </w:r>
      <w:r w:rsidR="00895F6E">
        <w:t xml:space="preserve">importata in una tabella d’appoggio di SIES, </w:t>
      </w:r>
      <w:r>
        <w:t xml:space="preserve"> effettuerà le seguenti operazioni:</w:t>
      </w:r>
    </w:p>
    <w:p w14:paraId="1D3CCA19" w14:textId="77777777" w:rsidR="007347EB" w:rsidRDefault="007347EB" w:rsidP="00B26E26">
      <w:pPr>
        <w:ind w:left="720"/>
      </w:pPr>
    </w:p>
    <w:p w14:paraId="4021D48F" w14:textId="45132A9D" w:rsidR="007347EB" w:rsidRDefault="007347EB" w:rsidP="00B26E26">
      <w:pPr>
        <w:pStyle w:val="Paragrafoelenco"/>
      </w:pPr>
      <w:r>
        <w:t xml:space="preserve">se nella tabella CG_REF_CODES esiste un record avente RV_DOMAIN = ‘PROVINCIA’ e RV_LOW_VALUE = COD_PROVINCIA </w:t>
      </w:r>
      <w:r w:rsidR="00C61594">
        <w:t xml:space="preserve">del record in </w:t>
      </w:r>
      <w:r>
        <w:t xml:space="preserve"> input, il sistema procederà ad aggiornare le colonne RV_MEANING, </w:t>
      </w:r>
      <w:r w:rsidR="00C61594">
        <w:t>RV_ABBREVIATION</w:t>
      </w:r>
      <w:r>
        <w:t xml:space="preserve"> con i valori presenti nelle colonne  </w:t>
      </w:r>
      <w:r w:rsidR="00C61594">
        <w:t>DESC</w:t>
      </w:r>
      <w:r>
        <w:t>_PROVINCIA, COD_</w:t>
      </w:r>
      <w:r w:rsidR="00C61594">
        <w:t>REGIONE del record in input;</w:t>
      </w:r>
    </w:p>
    <w:p w14:paraId="01754A73" w14:textId="19CD7451" w:rsidR="001D6E26" w:rsidRPr="00394315" w:rsidRDefault="007347EB" w:rsidP="00B26E26">
      <w:pPr>
        <w:pStyle w:val="Paragrafoelenco"/>
        <w:rPr>
          <w:rFonts w:ascii="Calibri" w:hAnsi="Calibri" w:cs="Calibri"/>
        </w:rPr>
      </w:pPr>
      <w:r>
        <w:t xml:space="preserve">se nella tabella </w:t>
      </w:r>
      <w:r w:rsidR="00C61594">
        <w:t xml:space="preserve">CG_REF_CODES </w:t>
      </w:r>
      <w:r>
        <w:t xml:space="preserve">non esiste un record avente </w:t>
      </w:r>
      <w:r w:rsidR="00C61594">
        <w:t>RV_DOMAIN = ‘PROVINCIA’ e RV_LOW_VALUE = COD_PROVINCIA del record in  input</w:t>
      </w:r>
      <w:r>
        <w:t xml:space="preserve">, il sistema procederà ad inserire un nuovo record valorizzando le colonne </w:t>
      </w:r>
      <w:r w:rsidR="00C61594">
        <w:t>con RV_DOMAIN = ‘PROVINCIA’ e RV_LOW_VALUE, RV_ABBREVIATION, RV_MEANING</w:t>
      </w:r>
      <w:r w:rsidR="00394315">
        <w:t xml:space="preserve"> rispettivamente con i valori contenuti nelle colonne COD_PROVINCIA</w:t>
      </w:r>
      <w:r>
        <w:t>,</w:t>
      </w:r>
      <w:r w:rsidR="00394315">
        <w:t xml:space="preserve"> COD_REGIONE, DESC_PROVINCIA del record in input;</w:t>
      </w:r>
    </w:p>
    <w:p w14:paraId="79F3FE92" w14:textId="15BDBFD1" w:rsidR="00394315" w:rsidRPr="00CD458B" w:rsidRDefault="00394315" w:rsidP="00B26E26">
      <w:pPr>
        <w:pStyle w:val="Paragrafoelenco"/>
        <w:rPr>
          <w:rFonts w:ascii="Calibri" w:hAnsi="Calibri" w:cs="Calibri"/>
        </w:rPr>
      </w:pPr>
      <w:r>
        <w:t>al termine della procedura di aggiornamento, al fine di avere un perfetto allineamento delle due tabelle, tutti i records della tabella CG_REF_CODES con RV_DOMAIN = ‘PROVINCIA’ e  con RV_ABBREVIATION non valorizzata saranno estratti e trasmessi alla DGSIA perché provveda all’inserimento dei Comuni nella propria tabella fissa.</w:t>
      </w:r>
    </w:p>
    <w:p w14:paraId="6DDB6262" w14:textId="395AB904" w:rsidR="00CD458B" w:rsidRPr="001006AC" w:rsidRDefault="00CD458B" w:rsidP="00CD458B">
      <w:r w:rsidRPr="001006AC">
        <w:t>In SIES</w:t>
      </w:r>
      <w:r>
        <w:t xml:space="preserve"> non vi è alcuna gestione della Provincia (es. selezione di un Comune dopo aver selezionato la Provincia), il dato viene ereditato direttamente dal Comune (valore del COD_PROVINCIA), pertanto si ritiene che la non gestione della fine validità non abbia alcun impatto. </w:t>
      </w:r>
      <w:r w:rsidR="00EB6193">
        <w:t xml:space="preserve">Al solo scopo di tenerne traccia in SIES, nella suddetta procedura per i records PROVINCIA con </w:t>
      </w:r>
      <w:r w:rsidR="00EB6193" w:rsidRPr="00990B31">
        <w:t>FINE_VALIDITA</w:t>
      </w:r>
      <w:r w:rsidR="00EB6193">
        <w:t xml:space="preserve"> = ‘SI’  sarà impostata nella CG_REF_CODES la colonna RV_ALT2_VALUE = ‘N’.</w:t>
      </w:r>
    </w:p>
    <w:p w14:paraId="7A261446" w14:textId="77777777" w:rsidR="00CD458B" w:rsidRPr="00CD458B" w:rsidRDefault="00CD458B" w:rsidP="00CD458B">
      <w:pPr>
        <w:rPr>
          <w:rFonts w:ascii="Calibri" w:hAnsi="Calibri" w:cs="Calibri"/>
        </w:rPr>
      </w:pPr>
    </w:p>
    <w:p w14:paraId="631AF9AC" w14:textId="2131F899" w:rsidR="00DB2AE8" w:rsidRPr="00DB2AE8" w:rsidRDefault="00DB2AE8" w:rsidP="00DB2AE8">
      <w:pPr>
        <w:rPr>
          <w:rFonts w:ascii="Calibri" w:hAnsi="Calibri" w:cs="Calibri"/>
        </w:rPr>
      </w:pPr>
      <w:r>
        <w:rPr>
          <w:rFonts w:ascii="Calibri" w:hAnsi="Calibri" w:cs="Calibri"/>
        </w:rPr>
        <w:lastRenderedPageBreak/>
        <w:t>In caso di aggiornamento della tabella fissa PROVINCIA, il Gruppo tabelle fisse della DGSIA</w:t>
      </w:r>
      <w:r w:rsidR="00704E53">
        <w:rPr>
          <w:rFonts w:ascii="Calibri" w:hAnsi="Calibri" w:cs="Calibri"/>
        </w:rPr>
        <w:t xml:space="preserve"> dovrà trasmettere le modifiche anche a SIES.</w:t>
      </w:r>
      <w:r>
        <w:rPr>
          <w:rFonts w:ascii="Calibri" w:hAnsi="Calibri" w:cs="Calibri"/>
        </w:rPr>
        <w:t xml:space="preserve"> </w:t>
      </w:r>
    </w:p>
    <w:p w14:paraId="5E9532B1" w14:textId="1D0A6769" w:rsidR="00C071FE" w:rsidRDefault="00C071FE" w:rsidP="00C071FE">
      <w:pPr>
        <w:pStyle w:val="Titolo3"/>
        <w:keepLines w:val="0"/>
        <w:numPr>
          <w:ilvl w:val="3"/>
          <w:numId w:val="15"/>
        </w:numPr>
        <w:tabs>
          <w:tab w:val="left" w:pos="567"/>
        </w:tabs>
        <w:spacing w:before="180" w:after="120"/>
        <w:rPr>
          <w:color w:val="365F91" w:themeColor="accent1" w:themeShade="BF"/>
          <w:sz w:val="22"/>
          <w:szCs w:val="22"/>
        </w:rPr>
      </w:pPr>
      <w:bookmarkStart w:id="351" w:name="_Toc77839153"/>
      <w:r>
        <w:rPr>
          <w:color w:val="365F91" w:themeColor="accent1" w:themeShade="BF"/>
          <w:sz w:val="22"/>
          <w:szCs w:val="22"/>
        </w:rPr>
        <w:t>Aggiornamento dominio REGIONE</w:t>
      </w:r>
      <w:bookmarkEnd w:id="351"/>
    </w:p>
    <w:p w14:paraId="4F7CE15A" w14:textId="7CF346AE" w:rsidR="000F274B" w:rsidRDefault="000F274B" w:rsidP="000F274B">
      <w:r>
        <w:t>I records della CG_REF_CODES riferiti alla ‘REGIONE’ hanno la colonna RV_DOMAIN = ‘REGIONE’ e RV_DOMAIN = Valore Codice Regione, RV_MEANING = Descrizione della Regione.</w:t>
      </w:r>
    </w:p>
    <w:p w14:paraId="207E7833" w14:textId="77777777" w:rsidR="00DB3918" w:rsidRDefault="00DB3918" w:rsidP="000F274B"/>
    <w:p w14:paraId="0F35D465" w14:textId="17070326" w:rsidR="009D49CE" w:rsidRDefault="009D49CE" w:rsidP="000F274B">
      <w:r>
        <w:t>La tabella REGIONE è strutturata in records con le colonne COD_REGIONE e DESC_REGIONE.</w:t>
      </w:r>
    </w:p>
    <w:p w14:paraId="1BEB7B1F" w14:textId="77777777" w:rsidR="000F274B" w:rsidRDefault="000F274B" w:rsidP="000F274B"/>
    <w:p w14:paraId="33DF1C1E" w14:textId="34B35603" w:rsidR="000F274B" w:rsidRDefault="000F274B" w:rsidP="000F274B">
      <w:r>
        <w:t>I valori records contenuti nella CG_REF_CODES corrispondono sostanzialmente con i valori dei records contenuti nella tabella REGIONE.</w:t>
      </w:r>
    </w:p>
    <w:p w14:paraId="5EF7939E" w14:textId="77777777" w:rsidR="000F274B" w:rsidRDefault="000F274B" w:rsidP="000F274B"/>
    <w:p w14:paraId="5AE70F21" w14:textId="33760837" w:rsidR="000F274B" w:rsidRDefault="000F274B" w:rsidP="000F274B">
      <w:r>
        <w:t>Bisognerà solo aggiornare le de</w:t>
      </w:r>
      <w:r w:rsidR="00DB3918">
        <w:t>nominazioni</w:t>
      </w:r>
      <w:r>
        <w:t xml:space="preserve"> delle seguenti </w:t>
      </w:r>
      <w:r w:rsidR="00DB3918">
        <w:t>records della CG_REF_CODES con</w:t>
      </w:r>
      <w:r>
        <w:t xml:space="preserve"> quelle presenti nella tabella REGIONE</w:t>
      </w:r>
    </w:p>
    <w:p w14:paraId="03F4AC03" w14:textId="77777777" w:rsidR="000F274B" w:rsidRDefault="000F274B" w:rsidP="000F274B"/>
    <w:tbl>
      <w:tblPr>
        <w:tblStyle w:val="Grigliatabella"/>
        <w:tblW w:w="0" w:type="auto"/>
        <w:tblLook w:val="04A0" w:firstRow="1" w:lastRow="0" w:firstColumn="1" w:lastColumn="0" w:noHBand="0" w:noVBand="1"/>
      </w:tblPr>
      <w:tblGrid>
        <w:gridCol w:w="4037"/>
        <w:gridCol w:w="4777"/>
      </w:tblGrid>
      <w:tr w:rsidR="000F274B" w14:paraId="25BD84C0" w14:textId="77777777" w:rsidTr="00DB3918">
        <w:tc>
          <w:tcPr>
            <w:tcW w:w="4037" w:type="dxa"/>
          </w:tcPr>
          <w:p w14:paraId="73FDADD8" w14:textId="261969D4" w:rsidR="000F274B" w:rsidRDefault="000F274B" w:rsidP="00187619">
            <w:r>
              <w:t xml:space="preserve">Attuale </w:t>
            </w:r>
            <w:r w:rsidR="00DB3918">
              <w:t xml:space="preserve">denominazione </w:t>
            </w:r>
            <w:r>
              <w:t>RV_MEANING</w:t>
            </w:r>
          </w:p>
        </w:tc>
        <w:tc>
          <w:tcPr>
            <w:tcW w:w="4777" w:type="dxa"/>
          </w:tcPr>
          <w:p w14:paraId="66034010" w14:textId="2C0C5C4C" w:rsidR="000F274B" w:rsidRDefault="000F274B" w:rsidP="00187619">
            <w:r>
              <w:t xml:space="preserve">Nuova </w:t>
            </w:r>
            <w:r w:rsidR="00DB3918">
              <w:t xml:space="preserve">denominazione </w:t>
            </w:r>
            <w:r>
              <w:t>(presente in REGIONE)</w:t>
            </w:r>
          </w:p>
        </w:tc>
      </w:tr>
      <w:tr w:rsidR="000F274B" w14:paraId="09857FBB" w14:textId="77777777" w:rsidTr="00DB3918">
        <w:tc>
          <w:tcPr>
            <w:tcW w:w="4037" w:type="dxa"/>
          </w:tcPr>
          <w:p w14:paraId="729A728B" w14:textId="77777777" w:rsidR="000F274B" w:rsidRDefault="000F274B" w:rsidP="00187619">
            <w:r w:rsidRPr="001F58F3">
              <w:t>VALLE D'AOSTA</w:t>
            </w:r>
          </w:p>
        </w:tc>
        <w:tc>
          <w:tcPr>
            <w:tcW w:w="4777" w:type="dxa"/>
          </w:tcPr>
          <w:p w14:paraId="2A293290" w14:textId="77777777" w:rsidR="000F274B" w:rsidRDefault="000F274B" w:rsidP="00187619">
            <w:r w:rsidRPr="001F58F3">
              <w:t>VAL D'AOSTA</w:t>
            </w:r>
          </w:p>
        </w:tc>
      </w:tr>
      <w:tr w:rsidR="000F274B" w14:paraId="6D9E8A42" w14:textId="77777777" w:rsidTr="00DB3918">
        <w:tc>
          <w:tcPr>
            <w:tcW w:w="4037" w:type="dxa"/>
          </w:tcPr>
          <w:p w14:paraId="6181CC00" w14:textId="77777777" w:rsidR="000F274B" w:rsidRDefault="000F274B" w:rsidP="00187619">
            <w:r w:rsidRPr="001F58F3">
              <w:t>TRENTINO-ALTO ADIGE</w:t>
            </w:r>
          </w:p>
        </w:tc>
        <w:tc>
          <w:tcPr>
            <w:tcW w:w="4777" w:type="dxa"/>
          </w:tcPr>
          <w:p w14:paraId="4B7BF623" w14:textId="77777777" w:rsidR="000F274B" w:rsidRDefault="000F274B" w:rsidP="00187619">
            <w:r w:rsidRPr="001F58F3">
              <w:t>TRENTINO ALTO ADIGE</w:t>
            </w:r>
          </w:p>
        </w:tc>
      </w:tr>
      <w:tr w:rsidR="000F274B" w14:paraId="0957C1A7" w14:textId="77777777" w:rsidTr="00DB3918">
        <w:tc>
          <w:tcPr>
            <w:tcW w:w="4037" w:type="dxa"/>
          </w:tcPr>
          <w:p w14:paraId="762AF53E" w14:textId="77777777" w:rsidR="000F274B" w:rsidRPr="001F58F3" w:rsidRDefault="000F274B" w:rsidP="00187619">
            <w:r w:rsidRPr="001F58F3">
              <w:t>FRIULI-VENEZIA GIULIA</w:t>
            </w:r>
          </w:p>
        </w:tc>
        <w:tc>
          <w:tcPr>
            <w:tcW w:w="4777" w:type="dxa"/>
          </w:tcPr>
          <w:p w14:paraId="690F41AF" w14:textId="77777777" w:rsidR="000F274B" w:rsidRPr="001F58F3" w:rsidRDefault="000F274B" w:rsidP="00187619">
            <w:r w:rsidRPr="001F58F3">
              <w:t>FRIULI V. GIULIA</w:t>
            </w:r>
          </w:p>
        </w:tc>
      </w:tr>
      <w:tr w:rsidR="000F274B" w14:paraId="5CA48C4E" w14:textId="77777777" w:rsidTr="00DB3918">
        <w:tc>
          <w:tcPr>
            <w:tcW w:w="4037" w:type="dxa"/>
          </w:tcPr>
          <w:p w14:paraId="06ACC670" w14:textId="77777777" w:rsidR="000F274B" w:rsidRPr="001F58F3" w:rsidRDefault="000F274B" w:rsidP="00187619">
            <w:r w:rsidRPr="001F58F3">
              <w:t>EMILIA-ROMAGNA</w:t>
            </w:r>
          </w:p>
        </w:tc>
        <w:tc>
          <w:tcPr>
            <w:tcW w:w="4777" w:type="dxa"/>
          </w:tcPr>
          <w:p w14:paraId="2D4574F4" w14:textId="77777777" w:rsidR="000F274B" w:rsidRPr="001F58F3" w:rsidRDefault="000F274B" w:rsidP="00187619">
            <w:r>
              <w:t xml:space="preserve">EMILIA </w:t>
            </w:r>
            <w:r w:rsidRPr="001F58F3">
              <w:t>ROMAGNA</w:t>
            </w:r>
          </w:p>
        </w:tc>
      </w:tr>
    </w:tbl>
    <w:p w14:paraId="5C779E38" w14:textId="77777777" w:rsidR="000F274B" w:rsidRDefault="000F274B" w:rsidP="000F274B"/>
    <w:p w14:paraId="02B0B0D7" w14:textId="06596A3C" w:rsidR="000F274B" w:rsidRDefault="004533EB" w:rsidP="000F274B">
      <w:pPr>
        <w:rPr>
          <w:rFonts w:ascii="Calibri" w:hAnsi="Calibri" w:cs="Calibri"/>
        </w:rPr>
      </w:pPr>
      <w:r>
        <w:rPr>
          <w:rFonts w:ascii="Calibri" w:hAnsi="Calibri" w:cs="Calibri"/>
        </w:rPr>
        <w:t>Ai fini di un perfetto allineamento di SIES alla tabella DGSIA nella CG_REF_CODES sarà inserito un nuovo record per la Regione ‘LUOGO SCONOSCIUTO’ (codice 21) presente nella tabella fissa.</w:t>
      </w:r>
    </w:p>
    <w:p w14:paraId="7DB79198" w14:textId="77777777" w:rsidR="004533EB" w:rsidRDefault="004533EB" w:rsidP="000F274B">
      <w:pPr>
        <w:rPr>
          <w:rFonts w:ascii="Calibri" w:hAnsi="Calibri" w:cs="Calibri"/>
        </w:rPr>
      </w:pPr>
    </w:p>
    <w:p w14:paraId="35637492" w14:textId="65163865" w:rsidR="004533EB" w:rsidRDefault="004533EB" w:rsidP="000F274B">
      <w:pPr>
        <w:rPr>
          <w:rFonts w:ascii="Calibri" w:hAnsi="Calibri" w:cs="Calibri"/>
        </w:rPr>
      </w:pPr>
      <w:r>
        <w:rPr>
          <w:rFonts w:ascii="Calibri" w:hAnsi="Calibri" w:cs="Calibri"/>
        </w:rPr>
        <w:t>Viceversa per l’allineamento della tabella REGIONE al contenuto d</w:t>
      </w:r>
      <w:r w:rsidR="00DB3918">
        <w:rPr>
          <w:rFonts w:ascii="Calibri" w:hAnsi="Calibri" w:cs="Calibri"/>
        </w:rPr>
        <w:t>ei records del dominio REGIONE d</w:t>
      </w:r>
      <w:r>
        <w:rPr>
          <w:rFonts w:ascii="Calibri" w:hAnsi="Calibri" w:cs="Calibri"/>
        </w:rPr>
        <w:t xml:space="preserve">i SIES, bisognerebbe inserire nella tabella fissa un record con COD_REGIONE = ‘-‘ e </w:t>
      </w:r>
    </w:p>
    <w:p w14:paraId="2F4D4435" w14:textId="00A100BE" w:rsidR="004533EB" w:rsidRDefault="004533EB" w:rsidP="000F274B">
      <w:pPr>
        <w:rPr>
          <w:rFonts w:ascii="Calibri" w:hAnsi="Calibri" w:cs="Calibri"/>
        </w:rPr>
      </w:pPr>
      <w:r>
        <w:rPr>
          <w:rFonts w:ascii="Calibri" w:hAnsi="Calibri" w:cs="Calibri"/>
        </w:rPr>
        <w:t>DESC_REGIONE =‘-‘.</w:t>
      </w:r>
    </w:p>
    <w:p w14:paraId="2ED5F985" w14:textId="77777777" w:rsidR="00DB3918" w:rsidRDefault="00DB3918" w:rsidP="000F274B">
      <w:pPr>
        <w:rPr>
          <w:rFonts w:ascii="Calibri" w:hAnsi="Calibri" w:cs="Calibri"/>
        </w:rPr>
      </w:pPr>
    </w:p>
    <w:p w14:paraId="17E1D4F5" w14:textId="709A054D" w:rsidR="009D49CE" w:rsidRDefault="009D49CE" w:rsidP="000F274B">
      <w:pPr>
        <w:rPr>
          <w:rFonts w:ascii="Calibri" w:hAnsi="Calibri" w:cs="Calibri"/>
        </w:rPr>
      </w:pPr>
      <w:r>
        <w:rPr>
          <w:rFonts w:ascii="Calibri" w:hAnsi="Calibri" w:cs="Calibri"/>
        </w:rPr>
        <w:t>Considerando il numero limitato di records da modificare l’allineamento su SIES sarà effettuato manualmente.</w:t>
      </w:r>
    </w:p>
    <w:p w14:paraId="33E5EE5B" w14:textId="77777777" w:rsidR="009D49CE" w:rsidRDefault="009D49CE" w:rsidP="000F274B">
      <w:pPr>
        <w:rPr>
          <w:rFonts w:ascii="Calibri" w:hAnsi="Calibri" w:cs="Calibri"/>
        </w:rPr>
      </w:pPr>
    </w:p>
    <w:p w14:paraId="15476800" w14:textId="5097DD67" w:rsidR="00704E53" w:rsidRPr="00DB2AE8" w:rsidRDefault="00704E53" w:rsidP="00704E53">
      <w:pPr>
        <w:rPr>
          <w:rFonts w:ascii="Calibri" w:hAnsi="Calibri" w:cs="Calibri"/>
        </w:rPr>
      </w:pPr>
      <w:r>
        <w:rPr>
          <w:rFonts w:ascii="Calibri" w:hAnsi="Calibri" w:cs="Calibri"/>
        </w:rPr>
        <w:t xml:space="preserve">In caso di aggiornamento della tabella fissa REGIONE, il Gruppo tabelle fisse della DGSIA dovrà trasmettere le modifiche anche a SIES. </w:t>
      </w:r>
    </w:p>
    <w:p w14:paraId="046A71EF" w14:textId="694DBC84" w:rsidR="00C071FE" w:rsidRDefault="00C071FE" w:rsidP="00C071FE">
      <w:pPr>
        <w:pStyle w:val="Titolo3"/>
        <w:keepLines w:val="0"/>
        <w:numPr>
          <w:ilvl w:val="3"/>
          <w:numId w:val="15"/>
        </w:numPr>
        <w:tabs>
          <w:tab w:val="left" w:pos="567"/>
        </w:tabs>
        <w:spacing w:before="180" w:after="120"/>
        <w:rPr>
          <w:color w:val="365F91" w:themeColor="accent1" w:themeShade="BF"/>
          <w:sz w:val="22"/>
          <w:szCs w:val="22"/>
        </w:rPr>
      </w:pPr>
      <w:bookmarkStart w:id="352" w:name="_Toc77839154"/>
      <w:r>
        <w:rPr>
          <w:color w:val="365F91" w:themeColor="accent1" w:themeShade="BF"/>
          <w:sz w:val="22"/>
          <w:szCs w:val="22"/>
        </w:rPr>
        <w:t>Aggiornamento dominio NAZIONE</w:t>
      </w:r>
      <w:bookmarkEnd w:id="352"/>
    </w:p>
    <w:p w14:paraId="71C25243" w14:textId="267D5ADA" w:rsidR="009D49CE" w:rsidRDefault="009D49CE" w:rsidP="009D49CE">
      <w:r>
        <w:t>I records della CG_REF_CODES riferiti alla ‘</w:t>
      </w:r>
      <w:r w:rsidR="00052DAC">
        <w:t>NAZIONE</w:t>
      </w:r>
      <w:r>
        <w:t>’ hanno la colonna RV_DOMAIN = ‘</w:t>
      </w:r>
      <w:r w:rsidR="00052DAC">
        <w:t xml:space="preserve">NAZIONE’, RV_LOW_VALUE= codice dello stato </w:t>
      </w:r>
      <w:r>
        <w:t xml:space="preserve"> e RV_</w:t>
      </w:r>
      <w:r w:rsidR="00052DAC">
        <w:t>MEANING = descrizione dello stato</w:t>
      </w:r>
      <w:r>
        <w:t>.</w:t>
      </w:r>
    </w:p>
    <w:p w14:paraId="32132C65" w14:textId="77777777" w:rsidR="00C071FE" w:rsidRDefault="00C071FE" w:rsidP="009D49CE"/>
    <w:p w14:paraId="6834AB77" w14:textId="6481F382" w:rsidR="00C071FE" w:rsidRDefault="00C071FE" w:rsidP="00C071FE">
      <w:r>
        <w:t>La tabella STATO-NAZIONE è strutturata in records con le colonne COD_STATO, DESC_STATO, COD_CASELLARIO, DATA _FINE_VALIDITA, COD_STATO_ISO, COD_ISTAT_STATO.</w:t>
      </w:r>
    </w:p>
    <w:p w14:paraId="249AF84F" w14:textId="77777777" w:rsidR="00C071FE" w:rsidRDefault="00C071FE" w:rsidP="009D49CE"/>
    <w:p w14:paraId="46DACBB3" w14:textId="05EF9AAC" w:rsidR="009D49CE" w:rsidRPr="001D6E26" w:rsidRDefault="009D49CE" w:rsidP="009D49CE">
      <w:r>
        <w:lastRenderedPageBreak/>
        <w:t>Per l’aggiornamento del dominio ‘</w:t>
      </w:r>
      <w:r w:rsidR="00C071FE">
        <w:t>NAZIONE</w:t>
      </w:r>
      <w:r>
        <w:t xml:space="preserve">’ sarà realizzata una procedura che leggendo i records presenti nella tabella </w:t>
      </w:r>
      <w:r w:rsidR="00C071FE">
        <w:t>STATO_NAZIONE</w:t>
      </w:r>
      <w:r>
        <w:t xml:space="preserve"> della DGSIA</w:t>
      </w:r>
      <w:r w:rsidR="00895F6E">
        <w:t>, importata in una tabella d’appoggio di SIES,</w:t>
      </w:r>
      <w:r>
        <w:t xml:space="preserve"> effettuerà le seguenti operazioni:</w:t>
      </w:r>
    </w:p>
    <w:p w14:paraId="52C57981" w14:textId="77777777" w:rsidR="009D49CE" w:rsidRDefault="009D49CE" w:rsidP="00B26E26">
      <w:pPr>
        <w:ind w:left="720"/>
      </w:pPr>
    </w:p>
    <w:p w14:paraId="7CD31DC8" w14:textId="21693937" w:rsidR="009D49CE" w:rsidRDefault="009D49CE" w:rsidP="00B26E26">
      <w:pPr>
        <w:pStyle w:val="Paragrafoelenco"/>
      </w:pPr>
      <w:r>
        <w:t>se nella tabella CG_REF_CODES esiste un record avente RV_DOMAIN = ‘</w:t>
      </w:r>
      <w:r w:rsidR="00C071FE">
        <w:t xml:space="preserve">NAZIONE’ </w:t>
      </w:r>
      <w:r>
        <w:t>e RV_LOW_VALUE = COD_</w:t>
      </w:r>
      <w:r w:rsidR="00A8626C">
        <w:t>STATO</w:t>
      </w:r>
      <w:r>
        <w:t xml:space="preserve"> del record in  input, il sistema procederà ad aggiornare le colonne RV_MEANING, </w:t>
      </w:r>
      <w:r w:rsidR="00A8626C">
        <w:t xml:space="preserve">RV_HIGH_VALUE, </w:t>
      </w:r>
      <w:r>
        <w:t xml:space="preserve">RV_ABBREVIATION con i valori presenti nelle colonne  </w:t>
      </w:r>
      <w:r w:rsidR="00A8626C">
        <w:t>DESC_STATO</w:t>
      </w:r>
      <w:r>
        <w:t>, COD_</w:t>
      </w:r>
      <w:r w:rsidR="00A8626C">
        <w:t>STATO_ISO, COD_ISTAT_STATO</w:t>
      </w:r>
      <w:r>
        <w:t xml:space="preserve"> del record in input;</w:t>
      </w:r>
    </w:p>
    <w:p w14:paraId="4A2A6C47" w14:textId="5787391F" w:rsidR="009D49CE" w:rsidRPr="00394315" w:rsidRDefault="009D49CE" w:rsidP="00B26E26">
      <w:pPr>
        <w:pStyle w:val="Paragrafoelenco"/>
        <w:rPr>
          <w:rFonts w:ascii="Calibri" w:hAnsi="Calibri" w:cs="Calibri"/>
        </w:rPr>
      </w:pPr>
      <w:r>
        <w:t>se nella tabella CG_REF_CODES non esiste un record avente RV_DOMAIN = ‘</w:t>
      </w:r>
      <w:r w:rsidR="00A8626C">
        <w:t xml:space="preserve">NAZIONE’ </w:t>
      </w:r>
      <w:r>
        <w:t>e RV_LOW_VALUE = COD_</w:t>
      </w:r>
      <w:r w:rsidR="00A8626C" w:rsidRPr="00A8626C">
        <w:t xml:space="preserve"> </w:t>
      </w:r>
      <w:r w:rsidR="00A8626C">
        <w:t xml:space="preserve">STATO </w:t>
      </w:r>
      <w:r>
        <w:t>del record in  input, il sistema procederà ad inserire un nuovo record valorizzando le colonne con RV_DOMAIN = ‘</w:t>
      </w:r>
      <w:r w:rsidR="00A8626C">
        <w:t xml:space="preserve">NAZIONE’ </w:t>
      </w:r>
      <w:r>
        <w:t xml:space="preserve">e RV_LOW_VALUE, </w:t>
      </w:r>
      <w:r w:rsidR="00A8626C">
        <w:t xml:space="preserve">RV_HIGH_VALUE, </w:t>
      </w:r>
      <w:r>
        <w:t>RV_ABBREVIATION, RV_MEANING rispettivamente con i valori contenuti nelle colonne COD_</w:t>
      </w:r>
      <w:r w:rsidR="00A8626C" w:rsidRPr="00A8626C">
        <w:t xml:space="preserve"> </w:t>
      </w:r>
      <w:r w:rsidR="00A8626C">
        <w:t>STATO</w:t>
      </w:r>
      <w:r>
        <w:t xml:space="preserve">, </w:t>
      </w:r>
      <w:r w:rsidR="00A8626C">
        <w:t>COD_STATO_ISO, COD_ISTAT_STATO</w:t>
      </w:r>
      <w:r>
        <w:t>, DESC_</w:t>
      </w:r>
      <w:r w:rsidR="00A8626C">
        <w:t>STATO</w:t>
      </w:r>
      <w:r>
        <w:t xml:space="preserve"> del record in input;</w:t>
      </w:r>
    </w:p>
    <w:p w14:paraId="5888CBEA" w14:textId="77A9E50E" w:rsidR="009D49CE" w:rsidRPr="00CD458B" w:rsidRDefault="009D49CE" w:rsidP="00B26E26">
      <w:pPr>
        <w:pStyle w:val="Paragrafoelenco"/>
        <w:rPr>
          <w:rFonts w:ascii="Calibri" w:hAnsi="Calibri" w:cs="Calibri"/>
        </w:rPr>
      </w:pPr>
      <w:r>
        <w:t>al termine della procedura di aggiornamento, al fine di avere un perfetto allineamento delle due tabelle, tutti i records della tabella CG_REF_CODES con RV_DOMAIN = ‘</w:t>
      </w:r>
      <w:r w:rsidR="00A8626C">
        <w:t xml:space="preserve">NAZIONE’ </w:t>
      </w:r>
      <w:r>
        <w:t>e  con RV_</w:t>
      </w:r>
      <w:r w:rsidR="00A8626C">
        <w:t>HIGH_VALUE</w:t>
      </w:r>
      <w:r>
        <w:t xml:space="preserve"> non valorizzata saranno estratti e trasmessi alla DGSIA per</w:t>
      </w:r>
      <w:r w:rsidR="00A8626C">
        <w:t xml:space="preserve">ché provveda all’inserimento degli Stati di SIES </w:t>
      </w:r>
      <w:r>
        <w:t>nella propria tabella fissa.</w:t>
      </w:r>
    </w:p>
    <w:p w14:paraId="6CF86B77" w14:textId="1333FF79" w:rsidR="00CD458B" w:rsidRPr="005F5317" w:rsidRDefault="00CD458B" w:rsidP="00CD458B">
      <w:pPr>
        <w:ind w:left="360"/>
        <w:rPr>
          <w:sz w:val="22"/>
          <w:szCs w:val="22"/>
        </w:rPr>
      </w:pPr>
      <w:r w:rsidRPr="005F5317">
        <w:rPr>
          <w:sz w:val="22"/>
          <w:szCs w:val="22"/>
        </w:rPr>
        <w:t>In SIES la Nazionalità viene gestita sul SOGGETTO, nella valorizzazione dei campi Stato Cittadinanza e Stato Nascita, e sulla RESIDENZA, nella valorizzazione del campo Stato, e ovviamente al momento vengono estratti tutti i records riferiti al dominio NAZIONE, non essendoci una gestione della validità o meno della stessa. Nella tabella fissa STATO-NAZIONE su 263 records solo 5 risultano con DATA_FINE_VALIDITA valorizzata. Al solo scopo di tenerne traccia in SIES, nella suddetta procedura per i records STATO-NAZIONE con DATA_FINE_VALIDITA sarà impostata nella CG_REF_CODES la colonna RV_ALT2_VALUE = ‘N’.</w:t>
      </w:r>
    </w:p>
    <w:p w14:paraId="1144E522" w14:textId="77777777" w:rsidR="003F1FD1" w:rsidRDefault="003F1FD1" w:rsidP="003F1FD1"/>
    <w:p w14:paraId="5C3BBF32" w14:textId="4AEAE097" w:rsidR="003F1FD1" w:rsidRDefault="003F1FD1" w:rsidP="003F1FD1">
      <w:pPr>
        <w:rPr>
          <w:rFonts w:cstheme="minorHAnsi"/>
          <w:color w:val="000000"/>
          <w:sz w:val="22"/>
          <w:szCs w:val="22"/>
        </w:rPr>
      </w:pPr>
      <w:r>
        <w:rPr>
          <w:rFonts w:cstheme="minorHAnsi"/>
          <w:color w:val="000000"/>
          <w:sz w:val="22"/>
          <w:szCs w:val="22"/>
        </w:rPr>
        <w:t>A seguito dell’aggiornamento del dominio NAZIONE della CG_REF_CODES bisognerà aggiornare anche la tabella CODICI_SIES_NSC, utilizzata nel modulo di interoperabilità SIES-NSC, per i records con CO_DOMAIN = ‘</w:t>
      </w:r>
      <w:r w:rsidR="008D62D5">
        <w:rPr>
          <w:rFonts w:cstheme="minorHAnsi"/>
          <w:color w:val="000000"/>
          <w:sz w:val="22"/>
          <w:szCs w:val="22"/>
        </w:rPr>
        <w:t>NAZIONE</w:t>
      </w:r>
      <w:r>
        <w:rPr>
          <w:rFonts w:cstheme="minorHAnsi"/>
          <w:color w:val="000000"/>
          <w:sz w:val="22"/>
          <w:szCs w:val="22"/>
        </w:rPr>
        <w:t>’, modificando il valore della</w:t>
      </w:r>
      <w:r w:rsidRPr="000F7945">
        <w:rPr>
          <w:rFonts w:cstheme="minorHAnsi"/>
          <w:color w:val="000000"/>
          <w:sz w:val="22"/>
          <w:szCs w:val="22"/>
        </w:rPr>
        <w:t xml:space="preserve"> colonne CO_SIES_DES per que</w:t>
      </w:r>
      <w:r w:rsidR="008D62D5">
        <w:rPr>
          <w:rFonts w:cstheme="minorHAnsi"/>
          <w:color w:val="000000"/>
          <w:sz w:val="22"/>
          <w:szCs w:val="22"/>
        </w:rPr>
        <w:t xml:space="preserve">lli </w:t>
      </w:r>
      <w:r w:rsidRPr="000F7945">
        <w:rPr>
          <w:rFonts w:cstheme="minorHAnsi"/>
          <w:color w:val="000000"/>
          <w:sz w:val="22"/>
          <w:szCs w:val="22"/>
        </w:rPr>
        <w:t>per cui vi sarà una modifica della Denominazione e l’inserimento di nuovi record per que</w:t>
      </w:r>
      <w:r w:rsidR="008D62D5">
        <w:rPr>
          <w:rFonts w:cstheme="minorHAnsi"/>
          <w:color w:val="000000"/>
          <w:sz w:val="22"/>
          <w:szCs w:val="22"/>
        </w:rPr>
        <w:t xml:space="preserve">lle NAZIONI </w:t>
      </w:r>
      <w:r w:rsidRPr="000F7945">
        <w:rPr>
          <w:rFonts w:cstheme="minorHAnsi"/>
          <w:color w:val="000000"/>
          <w:sz w:val="22"/>
          <w:szCs w:val="22"/>
        </w:rPr>
        <w:t>aggiunti nella tabella C</w:t>
      </w:r>
      <w:r w:rsidR="008D62D5">
        <w:rPr>
          <w:rFonts w:cstheme="minorHAnsi"/>
          <w:color w:val="000000"/>
          <w:sz w:val="22"/>
          <w:szCs w:val="22"/>
        </w:rPr>
        <w:t>G_REF_CODES, dopo verifica dell’esistenza degli stessi nella equivalente tabella di NSC (</w:t>
      </w:r>
      <w:r w:rsidR="008D62D5" w:rsidRPr="008D62D5">
        <w:rPr>
          <w:rFonts w:cstheme="minorHAnsi"/>
          <w:color w:val="000000"/>
          <w:sz w:val="22"/>
          <w:szCs w:val="22"/>
        </w:rPr>
        <w:t>DC_TAB_STATO_ESTERO</w:t>
      </w:r>
      <w:r w:rsidR="008D62D5">
        <w:rPr>
          <w:rFonts w:cstheme="minorHAnsi"/>
          <w:color w:val="000000"/>
          <w:sz w:val="22"/>
          <w:szCs w:val="22"/>
        </w:rPr>
        <w:t>)</w:t>
      </w:r>
      <w:r w:rsidRPr="000F7945">
        <w:rPr>
          <w:rFonts w:cstheme="minorHAnsi"/>
          <w:color w:val="000000"/>
          <w:sz w:val="22"/>
          <w:szCs w:val="22"/>
        </w:rPr>
        <w:t>.</w:t>
      </w:r>
      <w:r w:rsidR="008D62D5">
        <w:rPr>
          <w:rFonts w:cstheme="minorHAnsi"/>
          <w:color w:val="000000"/>
          <w:sz w:val="22"/>
          <w:szCs w:val="22"/>
        </w:rPr>
        <w:t xml:space="preserve"> Eventuali Nazioni aggiunte nella CG_REF_CODES ed assenti in NSC, saranno segnalate agli amministratori di quel Sistema per le opportune verifiche.</w:t>
      </w:r>
      <w:r w:rsidRPr="000F7945">
        <w:rPr>
          <w:rFonts w:cstheme="minorHAnsi"/>
          <w:color w:val="000000"/>
          <w:sz w:val="22"/>
          <w:szCs w:val="22"/>
        </w:rPr>
        <w:t xml:space="preserve"> </w:t>
      </w:r>
    </w:p>
    <w:p w14:paraId="7B22BE5F" w14:textId="77777777" w:rsidR="003F1FD1" w:rsidRDefault="003F1FD1" w:rsidP="003F1FD1">
      <w:pPr>
        <w:rPr>
          <w:rFonts w:cstheme="minorHAnsi"/>
          <w:color w:val="000000"/>
          <w:sz w:val="22"/>
          <w:szCs w:val="22"/>
        </w:rPr>
      </w:pPr>
    </w:p>
    <w:p w14:paraId="7EEE4136" w14:textId="12B1CA34" w:rsidR="003F1FD1" w:rsidRDefault="003F1FD1" w:rsidP="003F1FD1">
      <w:pPr>
        <w:rPr>
          <w:rFonts w:cstheme="minorHAnsi"/>
          <w:color w:val="000000"/>
          <w:sz w:val="22"/>
          <w:szCs w:val="22"/>
        </w:rPr>
      </w:pPr>
      <w:r>
        <w:rPr>
          <w:rFonts w:cstheme="minorHAnsi"/>
          <w:color w:val="000000"/>
          <w:sz w:val="22"/>
          <w:szCs w:val="22"/>
        </w:rPr>
        <w:t>Nessun intervento</w:t>
      </w:r>
      <w:r w:rsidR="008D62D5">
        <w:rPr>
          <w:rFonts w:cstheme="minorHAnsi"/>
          <w:color w:val="000000"/>
          <w:sz w:val="22"/>
          <w:szCs w:val="22"/>
        </w:rPr>
        <w:t xml:space="preserve"> dovrà essere effettuato su NSC, a livello applicativo.</w:t>
      </w:r>
    </w:p>
    <w:p w14:paraId="1548BAD1" w14:textId="22EC7BD4" w:rsidR="003F1FD1" w:rsidRPr="00590B24" w:rsidRDefault="003F1FD1" w:rsidP="003F1FD1">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 presente</w:t>
      </w:r>
      <w:r w:rsidRPr="00590B24">
        <w:rPr>
          <w:rFonts w:cstheme="minorHAnsi"/>
          <w:color w:val="000000"/>
          <w:sz w:val="22"/>
          <w:szCs w:val="22"/>
        </w:rPr>
        <w:t xml:space="preserve"> nello schema AVVSIES </w:t>
      </w:r>
      <w:r>
        <w:rPr>
          <w:rFonts w:cstheme="minorHAnsi"/>
          <w:color w:val="000000"/>
          <w:sz w:val="22"/>
          <w:szCs w:val="22"/>
        </w:rPr>
        <w:t xml:space="preserve">la tabella </w:t>
      </w:r>
      <w:r w:rsidR="008D62D5">
        <w:rPr>
          <w:rFonts w:cstheme="minorHAnsi"/>
          <w:color w:val="000000"/>
          <w:sz w:val="22"/>
          <w:szCs w:val="22"/>
        </w:rPr>
        <w:t>STATI</w:t>
      </w:r>
      <w:r>
        <w:rPr>
          <w:rFonts w:cstheme="minorHAnsi"/>
          <w:color w:val="000000"/>
          <w:sz w:val="22"/>
          <w:szCs w:val="22"/>
        </w:rPr>
        <w:t xml:space="preserve">, che è </w:t>
      </w:r>
      <w:r w:rsidRPr="00590B24">
        <w:rPr>
          <w:rFonts w:cstheme="minorHAnsi"/>
          <w:color w:val="000000"/>
          <w:sz w:val="22"/>
          <w:szCs w:val="22"/>
        </w:rPr>
        <w:t>una copia fedele del</w:t>
      </w:r>
      <w:r w:rsidR="008D62D5">
        <w:rPr>
          <w:rFonts w:cstheme="minorHAnsi"/>
          <w:color w:val="000000"/>
          <w:sz w:val="22"/>
          <w:szCs w:val="22"/>
        </w:rPr>
        <w:t xml:space="preserve"> dominio NAZIONE della</w:t>
      </w:r>
      <w:r w:rsidRPr="00590B24">
        <w:rPr>
          <w:rFonts w:cstheme="minorHAnsi"/>
          <w:color w:val="000000"/>
          <w:sz w:val="22"/>
          <w:szCs w:val="22"/>
        </w:rPr>
        <w:t xml:space="preserve"> tabella </w:t>
      </w:r>
      <w:r w:rsidR="005F5317">
        <w:rPr>
          <w:rFonts w:cstheme="minorHAnsi"/>
          <w:color w:val="000000"/>
          <w:sz w:val="22"/>
          <w:szCs w:val="22"/>
        </w:rPr>
        <w:t>CG_REF_CODES</w:t>
      </w:r>
      <w:r w:rsidRPr="00590B24">
        <w:rPr>
          <w:rFonts w:cstheme="minorHAnsi"/>
          <w:color w:val="000000"/>
          <w:sz w:val="22"/>
          <w:szCs w:val="22"/>
        </w:rPr>
        <w:t xml:space="preserv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 </w:t>
      </w:r>
      <w:r w:rsidR="005F5317">
        <w:rPr>
          <w:rFonts w:cstheme="minorHAnsi"/>
          <w:color w:val="000000"/>
          <w:sz w:val="22"/>
          <w:szCs w:val="22"/>
        </w:rPr>
        <w:t>il suddetto dominio</w:t>
      </w:r>
      <w:r>
        <w:rPr>
          <w:rFonts w:cstheme="minorHAnsi"/>
          <w:color w:val="000000"/>
          <w:sz w:val="22"/>
          <w:szCs w:val="22"/>
        </w:rPr>
        <w:t>.</w:t>
      </w:r>
    </w:p>
    <w:p w14:paraId="4BC544BE" w14:textId="77777777" w:rsidR="00A8626C" w:rsidRPr="00A8626C" w:rsidRDefault="00A8626C" w:rsidP="00704E53">
      <w:pPr>
        <w:rPr>
          <w:rFonts w:ascii="Calibri" w:hAnsi="Calibri" w:cs="Calibri"/>
        </w:rPr>
      </w:pPr>
    </w:p>
    <w:p w14:paraId="6F5BCC3A" w14:textId="4349498D" w:rsidR="00704E53" w:rsidRPr="00DB2AE8" w:rsidRDefault="00704E53" w:rsidP="00704E53">
      <w:pPr>
        <w:rPr>
          <w:rFonts w:ascii="Calibri" w:hAnsi="Calibri" w:cs="Calibri"/>
        </w:rPr>
      </w:pPr>
      <w:r>
        <w:rPr>
          <w:rFonts w:ascii="Calibri" w:hAnsi="Calibri" w:cs="Calibri"/>
        </w:rPr>
        <w:t xml:space="preserve">In caso di aggiornamento della tabella fissa STATO-NAZIONE, il Gruppo tabelle fisse della DGSIA dovrà trasmettere le modifiche anche a SIES. </w:t>
      </w:r>
    </w:p>
    <w:p w14:paraId="45B67532"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53" w:name="_Toc77839155"/>
      <w:r w:rsidRPr="00972D53">
        <w:rPr>
          <w:color w:val="365F91" w:themeColor="accent1" w:themeShade="BF"/>
          <w:sz w:val="22"/>
          <w:szCs w:val="22"/>
        </w:rPr>
        <w:lastRenderedPageBreak/>
        <w:t>Moduli sw</w:t>
      </w:r>
      <w:bookmarkEnd w:id="353"/>
      <w:r w:rsidRPr="00972D53">
        <w:rPr>
          <w:color w:val="365F91" w:themeColor="accent1" w:themeShade="BF"/>
          <w:sz w:val="22"/>
          <w:szCs w:val="22"/>
        </w:rPr>
        <w:t xml:space="preserve"> </w:t>
      </w:r>
    </w:p>
    <w:p w14:paraId="03BAE5F8" w14:textId="12BD9EE7" w:rsidR="004E1D35" w:rsidRDefault="00D2344F" w:rsidP="004E1D35">
      <w:r>
        <w:t>A seguito della storicizzazione di alcuni Comuni, che nel tempo hanno subito cambi di Provincia di appartenenza, bisognerà modificare i seguenti moduli software per permettere all’utente in fase di inserimento e aggiornamento di un soggetto di poter selezionare il comune di nascita in base alla Provincia di appartenenza dello stesso a</w:t>
      </w:r>
      <w:r w:rsidR="0001258D">
        <w:t>l momento della nascita:</w:t>
      </w:r>
    </w:p>
    <w:p w14:paraId="0F85AD5B" w14:textId="77777777" w:rsidR="0001258D" w:rsidRDefault="0001258D" w:rsidP="004E1D35"/>
    <w:p w14:paraId="22BEED65" w14:textId="77777777" w:rsidR="0001258D" w:rsidRPr="0001258D" w:rsidRDefault="0001258D" w:rsidP="0001258D">
      <w:pPr>
        <w:pStyle w:val="Paragrafoelenco"/>
        <w:numPr>
          <w:ilvl w:val="0"/>
          <w:numId w:val="0"/>
        </w:numPr>
        <w:ind w:left="720"/>
        <w:rPr>
          <w:b/>
          <w:color w:val="000000"/>
          <w:szCs w:val="24"/>
        </w:rPr>
      </w:pPr>
      <w:proofErr w:type="spellStart"/>
      <w:r w:rsidRPr="0001258D">
        <w:rPr>
          <w:color w:val="000000"/>
        </w:rPr>
        <w:t>siap.sico.soggetto.action.ActInserisciSoggetto</w:t>
      </w:r>
      <w:proofErr w:type="spellEnd"/>
    </w:p>
    <w:p w14:paraId="0D3D6C49" w14:textId="77777777" w:rsidR="0001258D" w:rsidRPr="0001258D" w:rsidRDefault="0001258D" w:rsidP="0001258D">
      <w:pPr>
        <w:pStyle w:val="Paragrafoelenco"/>
        <w:numPr>
          <w:ilvl w:val="0"/>
          <w:numId w:val="0"/>
        </w:numPr>
        <w:ind w:left="720"/>
        <w:rPr>
          <w:color w:val="000000"/>
        </w:rPr>
      </w:pPr>
    </w:p>
    <w:p w14:paraId="11A5FB62" w14:textId="77777777" w:rsidR="0001258D" w:rsidRPr="0001258D" w:rsidRDefault="0001258D" w:rsidP="0001258D">
      <w:pPr>
        <w:pStyle w:val="Paragrafoelenco"/>
        <w:numPr>
          <w:ilvl w:val="0"/>
          <w:numId w:val="0"/>
        </w:numPr>
        <w:ind w:left="720"/>
        <w:rPr>
          <w:color w:val="000000"/>
        </w:rPr>
      </w:pPr>
      <w:proofErr w:type="spellStart"/>
      <w:r w:rsidRPr="0001258D">
        <w:rPr>
          <w:color w:val="000000"/>
        </w:rPr>
        <w:t>siap.sico.decodifiche.dao.ComuneDAO</w:t>
      </w:r>
      <w:proofErr w:type="spellEnd"/>
    </w:p>
    <w:p w14:paraId="27A9A137" w14:textId="77777777" w:rsidR="0001258D" w:rsidRPr="0001258D" w:rsidRDefault="0001258D" w:rsidP="0001258D">
      <w:pPr>
        <w:pStyle w:val="Paragrafoelenco"/>
        <w:numPr>
          <w:ilvl w:val="0"/>
          <w:numId w:val="0"/>
        </w:numPr>
        <w:ind w:left="720"/>
        <w:rPr>
          <w:color w:val="000000"/>
        </w:rPr>
      </w:pPr>
    </w:p>
    <w:p w14:paraId="319A80D1" w14:textId="77777777" w:rsidR="0001258D" w:rsidRPr="0001258D" w:rsidRDefault="0001258D" w:rsidP="0001258D">
      <w:pPr>
        <w:pStyle w:val="Paragrafoelenco"/>
        <w:numPr>
          <w:ilvl w:val="0"/>
          <w:numId w:val="0"/>
        </w:numPr>
        <w:ind w:left="720"/>
        <w:rPr>
          <w:color w:val="000000"/>
        </w:rPr>
      </w:pPr>
      <w:proofErr w:type="spellStart"/>
      <w:r w:rsidRPr="0001258D">
        <w:rPr>
          <w:color w:val="000000"/>
        </w:rPr>
        <w:t>siap.sico.decodifiche.action.ActVisualizzaComuni</w:t>
      </w:r>
      <w:proofErr w:type="spellEnd"/>
    </w:p>
    <w:p w14:paraId="0F4C907F" w14:textId="77777777" w:rsidR="0001258D" w:rsidRPr="0001258D" w:rsidRDefault="0001258D" w:rsidP="0001258D">
      <w:pPr>
        <w:pStyle w:val="Paragrafoelenco"/>
        <w:numPr>
          <w:ilvl w:val="0"/>
          <w:numId w:val="0"/>
        </w:numPr>
        <w:ind w:left="720"/>
        <w:rPr>
          <w:color w:val="000000"/>
        </w:rPr>
      </w:pPr>
    </w:p>
    <w:p w14:paraId="074FFEF4" w14:textId="77777777" w:rsidR="0001258D" w:rsidRPr="0001258D" w:rsidRDefault="0001258D" w:rsidP="0001258D">
      <w:pPr>
        <w:pStyle w:val="Paragrafoelenco"/>
        <w:numPr>
          <w:ilvl w:val="0"/>
          <w:numId w:val="0"/>
        </w:numPr>
        <w:ind w:left="720"/>
        <w:rPr>
          <w:color w:val="000000"/>
        </w:rPr>
      </w:pPr>
      <w:proofErr w:type="spellStart"/>
      <w:r w:rsidRPr="0001258D">
        <w:rPr>
          <w:color w:val="000000"/>
        </w:rPr>
        <w:t>siap.sico.comune.RicercaComune.jsp</w:t>
      </w:r>
      <w:proofErr w:type="spellEnd"/>
    </w:p>
    <w:p w14:paraId="22F48D91" w14:textId="77777777" w:rsidR="0001258D" w:rsidRPr="0001258D" w:rsidRDefault="0001258D" w:rsidP="0001258D">
      <w:pPr>
        <w:pStyle w:val="Paragrafoelenco"/>
        <w:numPr>
          <w:ilvl w:val="0"/>
          <w:numId w:val="0"/>
        </w:numPr>
        <w:ind w:left="720"/>
        <w:rPr>
          <w:color w:val="000000"/>
        </w:rPr>
      </w:pPr>
    </w:p>
    <w:p w14:paraId="1AE7ACA0" w14:textId="77777777" w:rsidR="0001258D" w:rsidRPr="0001258D" w:rsidRDefault="0001258D" w:rsidP="0001258D">
      <w:pPr>
        <w:pStyle w:val="Paragrafoelenco"/>
        <w:numPr>
          <w:ilvl w:val="0"/>
          <w:numId w:val="0"/>
        </w:numPr>
        <w:ind w:left="720"/>
        <w:rPr>
          <w:color w:val="000000"/>
        </w:rPr>
      </w:pPr>
      <w:proofErr w:type="spellStart"/>
      <w:r w:rsidRPr="0001258D">
        <w:rPr>
          <w:color w:val="000000"/>
        </w:rPr>
        <w:t>siap.sico.soggetto.action.ActModificaSoggetto</w:t>
      </w:r>
      <w:proofErr w:type="spellEnd"/>
    </w:p>
    <w:p w14:paraId="44D62B66" w14:textId="77777777" w:rsidR="0001258D" w:rsidRPr="0001258D" w:rsidRDefault="0001258D" w:rsidP="0001258D">
      <w:pPr>
        <w:pStyle w:val="Paragrafoelenco"/>
        <w:numPr>
          <w:ilvl w:val="0"/>
          <w:numId w:val="0"/>
        </w:numPr>
        <w:ind w:left="720"/>
        <w:rPr>
          <w:b/>
          <w:color w:val="000000"/>
          <w:szCs w:val="24"/>
        </w:rPr>
      </w:pPr>
    </w:p>
    <w:p w14:paraId="674BC783" w14:textId="77777777" w:rsidR="0001258D" w:rsidRPr="0001258D" w:rsidRDefault="0001258D" w:rsidP="0001258D">
      <w:pPr>
        <w:pStyle w:val="Paragrafoelenco"/>
        <w:numPr>
          <w:ilvl w:val="0"/>
          <w:numId w:val="0"/>
        </w:numPr>
        <w:ind w:left="720"/>
        <w:rPr>
          <w:color w:val="000000"/>
        </w:rPr>
      </w:pPr>
      <w:proofErr w:type="spellStart"/>
      <w:r w:rsidRPr="0001258D">
        <w:rPr>
          <w:color w:val="000000"/>
        </w:rPr>
        <w:t>siap.siep.fascicolo.action.ActLoadInserisciResidenzaFascicolo</w:t>
      </w:r>
      <w:proofErr w:type="spellEnd"/>
    </w:p>
    <w:p w14:paraId="6131D629" w14:textId="77777777" w:rsidR="0001258D" w:rsidRPr="0001258D" w:rsidRDefault="0001258D" w:rsidP="0001258D">
      <w:pPr>
        <w:pStyle w:val="Paragrafoelenco"/>
        <w:numPr>
          <w:ilvl w:val="0"/>
          <w:numId w:val="0"/>
        </w:numPr>
        <w:ind w:left="720"/>
        <w:rPr>
          <w:color w:val="000000"/>
        </w:rPr>
      </w:pPr>
    </w:p>
    <w:p w14:paraId="4FF1E079" w14:textId="77777777" w:rsidR="0001258D" w:rsidRPr="0001258D" w:rsidRDefault="0001258D" w:rsidP="0001258D">
      <w:pPr>
        <w:pStyle w:val="Paragrafoelenco"/>
        <w:numPr>
          <w:ilvl w:val="0"/>
          <w:numId w:val="0"/>
        </w:numPr>
        <w:ind w:left="720"/>
        <w:rPr>
          <w:color w:val="000000"/>
          <w:szCs w:val="24"/>
        </w:rPr>
      </w:pPr>
      <w:r w:rsidRPr="0001258D">
        <w:rPr>
          <w:color w:val="000000"/>
          <w:szCs w:val="24"/>
        </w:rPr>
        <w:t>siap.sico.webservice.action.ActNscToSiesLoadSoggetto.java</w:t>
      </w:r>
    </w:p>
    <w:p w14:paraId="341516A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54" w:name="_Toc77839156"/>
      <w:r w:rsidRPr="00972D53">
        <w:rPr>
          <w:color w:val="365F91" w:themeColor="accent1" w:themeShade="BF"/>
          <w:sz w:val="22"/>
          <w:szCs w:val="22"/>
        </w:rPr>
        <w:t>Architettura</w:t>
      </w:r>
      <w:bookmarkEnd w:id="354"/>
      <w:r w:rsidRPr="00972D53">
        <w:rPr>
          <w:color w:val="365F91" w:themeColor="accent1" w:themeShade="BF"/>
          <w:sz w:val="22"/>
          <w:szCs w:val="22"/>
        </w:rPr>
        <w:t xml:space="preserve"> </w:t>
      </w:r>
    </w:p>
    <w:p w14:paraId="28133ABF" w14:textId="77777777" w:rsidR="004E1D35" w:rsidRPr="00D61697" w:rsidRDefault="004E1D35" w:rsidP="004E1D35">
      <w:r>
        <w:t>N.A.</w:t>
      </w:r>
    </w:p>
    <w:p w14:paraId="04C173B4"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55" w:name="_Toc77839157"/>
      <w:r w:rsidRPr="00972D53">
        <w:rPr>
          <w:color w:val="365F91" w:themeColor="accent1" w:themeShade="BF"/>
          <w:sz w:val="22"/>
          <w:szCs w:val="22"/>
        </w:rPr>
        <w:t>Interfacce utente</w:t>
      </w:r>
      <w:bookmarkEnd w:id="355"/>
    </w:p>
    <w:p w14:paraId="0E4985B2" w14:textId="461C7C0A" w:rsidR="00F97C26" w:rsidRDefault="00F97C26" w:rsidP="004E1D35">
      <w:r>
        <w:t>Al momento le funzioni di Inserimento e Modifica soggetto, in fase di conferma, controllano</w:t>
      </w:r>
      <w:r w:rsidR="00493641">
        <w:t>,</w:t>
      </w:r>
      <w:r>
        <w:t xml:space="preserve"> fra l’altro</w:t>
      </w:r>
      <w:r w:rsidR="00493641">
        <w:t>,</w:t>
      </w:r>
      <w:r>
        <w:t xml:space="preserve"> l’univocità </w:t>
      </w:r>
      <w:r w:rsidR="00493641">
        <w:t xml:space="preserve">ed esistenza </w:t>
      </w:r>
      <w:r>
        <w:t>nella tabella COMUNE di un record avente DESCRIZIONE = comune digitato e FLAG_VALIDITA = ‘S’, in caso di esistenza di comuni omonimi, il sistema invia il seguente messaggio bloccante</w:t>
      </w:r>
    </w:p>
    <w:p w14:paraId="0C5923C6" w14:textId="77777777" w:rsidR="00F97C26" w:rsidRDefault="00F97C26" w:rsidP="004E1D35">
      <w:r>
        <w:tab/>
      </w:r>
      <w:r>
        <w:tab/>
      </w:r>
      <w:r>
        <w:tab/>
      </w:r>
      <w:r>
        <w:tab/>
      </w:r>
      <w:r>
        <w:tab/>
      </w:r>
      <w:r>
        <w:rPr>
          <w:noProof/>
        </w:rPr>
        <w:drawing>
          <wp:inline distT="0" distB="0" distL="0" distR="0" wp14:anchorId="0923FEF4" wp14:editId="44F88027">
            <wp:extent cx="2885714" cy="1380952"/>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885714" cy="1380952"/>
                    </a:xfrm>
                    <a:prstGeom prst="rect">
                      <a:avLst/>
                    </a:prstGeom>
                  </pic:spPr>
                </pic:pic>
              </a:graphicData>
            </a:graphic>
          </wp:inline>
        </w:drawing>
      </w:r>
    </w:p>
    <w:p w14:paraId="6303B337" w14:textId="77777777" w:rsidR="00F97C26" w:rsidRDefault="00F97C26" w:rsidP="004E1D35"/>
    <w:p w14:paraId="0C806A5B" w14:textId="2F19AF90" w:rsidR="004E1D35" w:rsidRDefault="00F97C26" w:rsidP="004E1D35">
      <w:r>
        <w:t>In questo caso l’utente d</w:t>
      </w:r>
      <w:r w:rsidR="00493641">
        <w:t xml:space="preserve">eve </w:t>
      </w:r>
      <w:r>
        <w:t xml:space="preserve">selezionare il comune </w:t>
      </w:r>
      <w:r w:rsidR="00AA3974">
        <w:t xml:space="preserve">dalla popup che si apre cliccando </w:t>
      </w:r>
      <w:r>
        <w:t>l’apposito link presente sulla form</w:t>
      </w:r>
      <w:r w:rsidR="00AA3974">
        <w:t>, in cui impostando la ricerca per Comune, riceve la form simile alla seguente</w:t>
      </w:r>
    </w:p>
    <w:p w14:paraId="354E8BB9" w14:textId="77777777" w:rsidR="00AA3974" w:rsidRDefault="00AA3974" w:rsidP="004E1D35"/>
    <w:p w14:paraId="0819885E" w14:textId="56912BA1" w:rsidR="00AA3974" w:rsidRDefault="00AA3974" w:rsidP="00AA3974">
      <w:pPr>
        <w:jc w:val="center"/>
      </w:pPr>
      <w:r>
        <w:rPr>
          <w:noProof/>
        </w:rPr>
        <w:lastRenderedPageBreak/>
        <w:drawing>
          <wp:inline distT="0" distB="0" distL="0" distR="0" wp14:anchorId="1A43A325" wp14:editId="2FD68C3F">
            <wp:extent cx="2895238" cy="4866667"/>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895238" cy="4866667"/>
                    </a:xfrm>
                    <a:prstGeom prst="rect">
                      <a:avLst/>
                    </a:prstGeom>
                  </pic:spPr>
                </pic:pic>
              </a:graphicData>
            </a:graphic>
          </wp:inline>
        </w:drawing>
      </w:r>
    </w:p>
    <w:p w14:paraId="4AAD0D19" w14:textId="77777777" w:rsidR="00AA3974" w:rsidRDefault="00AA3974" w:rsidP="00AA3974"/>
    <w:p w14:paraId="0566BB39" w14:textId="2BA85BA7" w:rsidR="00AA3974" w:rsidRDefault="00AA3974" w:rsidP="00AA3974">
      <w:r>
        <w:t>da cui può selezionare il Comune di interesse e proseguire con l’attività di aggiornamento del Soggetto.</w:t>
      </w:r>
    </w:p>
    <w:p w14:paraId="74D0D2A8" w14:textId="77777777" w:rsidR="00AA3974" w:rsidRDefault="00AA3974" w:rsidP="00AA3974"/>
    <w:p w14:paraId="0A2E71B1" w14:textId="081EBD2B" w:rsidR="00AA3974" w:rsidRDefault="00AA3974" w:rsidP="00AA3974">
      <w:r>
        <w:t>A seguito dell’attività di aggiornamento della tabella Comune che comporterà la storicizzazione dei Comuni che hanno subito cambi di Provincia, a differenza dell’attuale situazione, si creeranno diversi Comuni con uguale descrizione, ma con diversa valorizzazione delle colonne FLAG_VALIDITA e DATA_VALIDITA</w:t>
      </w:r>
      <w:r w:rsidR="00037859">
        <w:t xml:space="preserve">. Ai fini della veridicità dei dati anagrafici di un Soggetto, a parità di descrizione, è significativo poter inputare il Comune con la Provincia di appartenenza, valida al momento della nascita. Pertanto si modificherà l’attuale controllo sulla omonimia di un Comune, estendendola anche ai comuni con  FLAG_VALIDITA = ‘N’, per cui il sistema invierà il messaggio di esistenza di omonimia, anche in caso di comune storicizzato. </w:t>
      </w:r>
    </w:p>
    <w:p w14:paraId="0B0634A8" w14:textId="04684540" w:rsidR="00037859" w:rsidRDefault="00037859" w:rsidP="00AA3974">
      <w:r>
        <w:t>Sarà inoltre modificata la popup di selezione dei comuni</w:t>
      </w:r>
      <w:r w:rsidR="003F1FD1">
        <w:t>, riportando nell’elenco dei Comuni omonimi anche la relativa data di Fine Validità</w:t>
      </w:r>
    </w:p>
    <w:p w14:paraId="316B8208" w14:textId="77777777" w:rsidR="003F1FD1" w:rsidRDefault="003F1FD1" w:rsidP="00AA3974"/>
    <w:p w14:paraId="2F3561A5" w14:textId="2DEFD607" w:rsidR="003F1FD1" w:rsidRDefault="003F1FD1" w:rsidP="00AA3974">
      <w:r>
        <w:rPr>
          <w:noProof/>
        </w:rPr>
        <w:lastRenderedPageBreak/>
        <w:drawing>
          <wp:inline distT="0" distB="0" distL="0" distR="0" wp14:anchorId="64F29146" wp14:editId="48BC1640">
            <wp:extent cx="4819048" cy="1257143"/>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819048" cy="1257143"/>
                    </a:xfrm>
                    <a:prstGeom prst="rect">
                      <a:avLst/>
                    </a:prstGeom>
                  </pic:spPr>
                </pic:pic>
              </a:graphicData>
            </a:graphic>
          </wp:inline>
        </w:drawing>
      </w:r>
    </w:p>
    <w:p w14:paraId="0770E37C" w14:textId="77777777" w:rsidR="00493641" w:rsidRDefault="00493641" w:rsidP="00AA3974"/>
    <w:p w14:paraId="10D3BA0E" w14:textId="6842FE07" w:rsidR="00493641" w:rsidRDefault="00493641" w:rsidP="00AA3974">
      <w:r>
        <w:t>da cui l’utente potrà selezionare il Comune di interesse.</w:t>
      </w:r>
    </w:p>
    <w:p w14:paraId="357CCDBF"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56" w:name="_Toc77839158"/>
      <w:r w:rsidRPr="00972D53">
        <w:rPr>
          <w:color w:val="365F91" w:themeColor="accent1" w:themeShade="BF"/>
          <w:sz w:val="22"/>
          <w:szCs w:val="22"/>
        </w:rPr>
        <w:t>Basi dati</w:t>
      </w:r>
      <w:bookmarkEnd w:id="356"/>
    </w:p>
    <w:p w14:paraId="0FEDE411" w14:textId="58AC42C6" w:rsidR="004E1D35" w:rsidRDefault="00187619" w:rsidP="004E1D35">
      <w:pPr>
        <w:rPr>
          <w:sz w:val="22"/>
          <w:szCs w:val="22"/>
        </w:rPr>
      </w:pPr>
      <w:r>
        <w:rPr>
          <w:sz w:val="22"/>
          <w:szCs w:val="22"/>
        </w:rPr>
        <w:t>Alla tabella COMUNE saranno aggiunte le seguenti colonne DATA_FINE_VALIDITA, COD_CATASTALE, DATA_AGGIORNAMENTO</w:t>
      </w:r>
      <w:r w:rsidR="00DB3918">
        <w:rPr>
          <w:sz w:val="22"/>
          <w:szCs w:val="22"/>
        </w:rPr>
        <w:t>.</w:t>
      </w:r>
    </w:p>
    <w:p w14:paraId="61D2379C" w14:textId="77777777" w:rsidR="00DB3918" w:rsidRDefault="00DB3918" w:rsidP="004E1D35">
      <w:pPr>
        <w:rPr>
          <w:sz w:val="22"/>
          <w:szCs w:val="22"/>
        </w:rPr>
      </w:pPr>
    </w:p>
    <w:p w14:paraId="638A7D5F" w14:textId="1504247F" w:rsidR="00DB3918" w:rsidRDefault="00DB3918" w:rsidP="004E1D35">
      <w:pPr>
        <w:rPr>
          <w:sz w:val="22"/>
          <w:szCs w:val="22"/>
        </w:rPr>
      </w:pPr>
      <w:r>
        <w:rPr>
          <w:sz w:val="22"/>
          <w:szCs w:val="22"/>
        </w:rPr>
        <w:t xml:space="preserve">Per l’aggiornamento della tabella COMUNE sarà realizzata la procedure PLSQL </w:t>
      </w:r>
      <w:proofErr w:type="spellStart"/>
      <w:r w:rsidRPr="00DB3918">
        <w:rPr>
          <w:b/>
          <w:sz w:val="22"/>
          <w:szCs w:val="22"/>
        </w:rPr>
        <w:t>Aggiorna_COMUNE_SIES</w:t>
      </w:r>
      <w:proofErr w:type="spellEnd"/>
      <w:r>
        <w:rPr>
          <w:sz w:val="22"/>
          <w:szCs w:val="22"/>
        </w:rPr>
        <w:t>.</w:t>
      </w:r>
    </w:p>
    <w:p w14:paraId="292D77CF" w14:textId="77777777" w:rsidR="003F1FD1" w:rsidRDefault="003F1FD1" w:rsidP="004E1D35">
      <w:pPr>
        <w:rPr>
          <w:sz w:val="22"/>
          <w:szCs w:val="22"/>
        </w:rPr>
      </w:pPr>
    </w:p>
    <w:p w14:paraId="2AEDCB95" w14:textId="77777777" w:rsidR="003F1FD1" w:rsidRDefault="003F1FD1" w:rsidP="003F1FD1">
      <w:pPr>
        <w:rPr>
          <w:sz w:val="22"/>
          <w:szCs w:val="22"/>
        </w:rPr>
      </w:pPr>
      <w:r>
        <w:rPr>
          <w:sz w:val="22"/>
          <w:szCs w:val="22"/>
        </w:rPr>
        <w:t xml:space="preserve">Per l’aggiornamento della tabella CODICI_SIES_NSC, relativamente ai records del domino ‘COMUNE’, sarà realizzata la procedure PLSQL </w:t>
      </w:r>
      <w:proofErr w:type="spellStart"/>
      <w:r w:rsidRPr="00DB3918">
        <w:rPr>
          <w:b/>
          <w:sz w:val="22"/>
          <w:szCs w:val="22"/>
        </w:rPr>
        <w:t>Aggiorna_COMUNE_SIES</w:t>
      </w:r>
      <w:r>
        <w:rPr>
          <w:b/>
          <w:sz w:val="22"/>
          <w:szCs w:val="22"/>
        </w:rPr>
        <w:t>_NSC</w:t>
      </w:r>
      <w:proofErr w:type="spellEnd"/>
      <w:r>
        <w:rPr>
          <w:sz w:val="22"/>
          <w:szCs w:val="22"/>
        </w:rPr>
        <w:t>.</w:t>
      </w:r>
    </w:p>
    <w:p w14:paraId="505A153E" w14:textId="77777777" w:rsidR="003F1FD1" w:rsidRDefault="003F1FD1" w:rsidP="004E1D35">
      <w:pPr>
        <w:rPr>
          <w:sz w:val="22"/>
          <w:szCs w:val="22"/>
        </w:rPr>
      </w:pPr>
    </w:p>
    <w:p w14:paraId="677180D1" w14:textId="1FBA2FD4" w:rsidR="003F1FD1" w:rsidRDefault="003F1FD1" w:rsidP="003F1FD1">
      <w:pPr>
        <w:rPr>
          <w:sz w:val="22"/>
          <w:szCs w:val="22"/>
        </w:rPr>
      </w:pPr>
      <w:r>
        <w:rPr>
          <w:sz w:val="22"/>
          <w:szCs w:val="22"/>
        </w:rPr>
        <w:t xml:space="preserve">Per l’aggiornamento della tabella COMUNI sarà realizzata la procedure PLSQL </w:t>
      </w:r>
      <w:proofErr w:type="spellStart"/>
      <w:r w:rsidRPr="00DB3918">
        <w:rPr>
          <w:b/>
          <w:sz w:val="22"/>
          <w:szCs w:val="22"/>
        </w:rPr>
        <w:t>Aggiorna_COMU</w:t>
      </w:r>
      <w:r>
        <w:rPr>
          <w:b/>
          <w:sz w:val="22"/>
          <w:szCs w:val="22"/>
        </w:rPr>
        <w:t>NI</w:t>
      </w:r>
      <w:proofErr w:type="spellEnd"/>
      <w:r>
        <w:rPr>
          <w:sz w:val="22"/>
          <w:szCs w:val="22"/>
        </w:rPr>
        <w:t>.</w:t>
      </w:r>
    </w:p>
    <w:p w14:paraId="542B35D7" w14:textId="77777777" w:rsidR="00DB3918" w:rsidRDefault="00DB3918" w:rsidP="004E1D35">
      <w:pPr>
        <w:rPr>
          <w:sz w:val="22"/>
          <w:szCs w:val="22"/>
        </w:rPr>
      </w:pPr>
    </w:p>
    <w:p w14:paraId="35E3F464" w14:textId="3722A055" w:rsidR="00DB3918" w:rsidRDefault="00DB3918" w:rsidP="00DB3918">
      <w:pPr>
        <w:rPr>
          <w:sz w:val="22"/>
          <w:szCs w:val="22"/>
        </w:rPr>
      </w:pPr>
      <w:r>
        <w:rPr>
          <w:sz w:val="22"/>
          <w:szCs w:val="22"/>
        </w:rPr>
        <w:t xml:space="preserve">Per l’aggiornamento del dominio  PROVINCIA della CG_REF_CODES sarà realizzata la procedure PLSQL </w:t>
      </w:r>
      <w:proofErr w:type="spellStart"/>
      <w:r w:rsidRPr="00DB3918">
        <w:rPr>
          <w:b/>
          <w:sz w:val="22"/>
          <w:szCs w:val="22"/>
        </w:rPr>
        <w:t>Aggiorna_</w:t>
      </w:r>
      <w:r>
        <w:rPr>
          <w:b/>
          <w:sz w:val="22"/>
          <w:szCs w:val="22"/>
        </w:rPr>
        <w:t>PROVINCIA</w:t>
      </w:r>
      <w:r w:rsidRPr="00DB3918">
        <w:rPr>
          <w:b/>
          <w:sz w:val="22"/>
          <w:szCs w:val="22"/>
        </w:rPr>
        <w:t>_SIES</w:t>
      </w:r>
      <w:proofErr w:type="spellEnd"/>
      <w:r>
        <w:rPr>
          <w:sz w:val="22"/>
          <w:szCs w:val="22"/>
        </w:rPr>
        <w:t>.</w:t>
      </w:r>
    </w:p>
    <w:p w14:paraId="18BD6BF9" w14:textId="77777777" w:rsidR="00DB3918" w:rsidRDefault="00DB3918" w:rsidP="004E1D35">
      <w:pPr>
        <w:rPr>
          <w:sz w:val="22"/>
          <w:szCs w:val="22"/>
        </w:rPr>
      </w:pPr>
    </w:p>
    <w:p w14:paraId="7A0D4241" w14:textId="6D1323B6" w:rsidR="00DB3918" w:rsidRDefault="00DB3918" w:rsidP="00DB3918">
      <w:pPr>
        <w:rPr>
          <w:sz w:val="22"/>
          <w:szCs w:val="22"/>
        </w:rPr>
      </w:pPr>
      <w:r>
        <w:rPr>
          <w:sz w:val="22"/>
          <w:szCs w:val="22"/>
        </w:rPr>
        <w:t xml:space="preserve">Per l’aggiornamento del dominio  NAZIONE della CG_REF_CODES sarà realizzata la procedure PLSQL </w:t>
      </w:r>
      <w:proofErr w:type="spellStart"/>
      <w:r w:rsidRPr="00DB3918">
        <w:rPr>
          <w:b/>
          <w:sz w:val="22"/>
          <w:szCs w:val="22"/>
        </w:rPr>
        <w:t>Aggiorna_</w:t>
      </w:r>
      <w:r>
        <w:rPr>
          <w:b/>
          <w:sz w:val="22"/>
          <w:szCs w:val="22"/>
        </w:rPr>
        <w:t>NAZIONE</w:t>
      </w:r>
      <w:r w:rsidRPr="00DB3918">
        <w:rPr>
          <w:b/>
          <w:sz w:val="22"/>
          <w:szCs w:val="22"/>
        </w:rPr>
        <w:t>_SIES</w:t>
      </w:r>
      <w:proofErr w:type="spellEnd"/>
      <w:r>
        <w:rPr>
          <w:sz w:val="22"/>
          <w:szCs w:val="22"/>
        </w:rPr>
        <w:t>.</w:t>
      </w:r>
    </w:p>
    <w:p w14:paraId="5C8597D3" w14:textId="77777777" w:rsidR="005F5317" w:rsidRDefault="005F5317" w:rsidP="00DB3918">
      <w:pPr>
        <w:rPr>
          <w:sz w:val="22"/>
          <w:szCs w:val="22"/>
        </w:rPr>
      </w:pPr>
    </w:p>
    <w:p w14:paraId="05E572E0" w14:textId="4834051A" w:rsidR="005F5317" w:rsidRDefault="005F5317" w:rsidP="005F5317">
      <w:pPr>
        <w:rPr>
          <w:sz w:val="22"/>
          <w:szCs w:val="22"/>
        </w:rPr>
      </w:pPr>
      <w:r>
        <w:rPr>
          <w:sz w:val="22"/>
          <w:szCs w:val="22"/>
        </w:rPr>
        <w:t xml:space="preserve">Per l’aggiornamento della tabella CODICI_SIES_NSC, relativamente ai records del domino ‘NAZIONE, sarà realizzata la procedure PLSQL </w:t>
      </w:r>
      <w:proofErr w:type="spellStart"/>
      <w:r w:rsidRPr="00DB3918">
        <w:rPr>
          <w:b/>
          <w:sz w:val="22"/>
          <w:szCs w:val="22"/>
        </w:rPr>
        <w:t>Aggiorna_</w:t>
      </w:r>
      <w:r>
        <w:rPr>
          <w:b/>
          <w:sz w:val="22"/>
          <w:szCs w:val="22"/>
        </w:rPr>
        <w:t>NAZIONE</w:t>
      </w:r>
      <w:r w:rsidRPr="00DB3918">
        <w:rPr>
          <w:b/>
          <w:sz w:val="22"/>
          <w:szCs w:val="22"/>
        </w:rPr>
        <w:t>_SIES</w:t>
      </w:r>
      <w:r>
        <w:rPr>
          <w:b/>
          <w:sz w:val="22"/>
          <w:szCs w:val="22"/>
        </w:rPr>
        <w:t>_NSC</w:t>
      </w:r>
      <w:proofErr w:type="spellEnd"/>
      <w:r>
        <w:rPr>
          <w:sz w:val="22"/>
          <w:szCs w:val="22"/>
        </w:rPr>
        <w:t>.</w:t>
      </w:r>
    </w:p>
    <w:p w14:paraId="40C52A0B" w14:textId="77777777" w:rsidR="005F5317" w:rsidRDefault="005F5317" w:rsidP="005F5317">
      <w:pPr>
        <w:rPr>
          <w:sz w:val="22"/>
          <w:szCs w:val="22"/>
        </w:rPr>
      </w:pPr>
    </w:p>
    <w:p w14:paraId="66EACA4D" w14:textId="46A1F97F" w:rsidR="005F5317" w:rsidRDefault="005F5317" w:rsidP="005F5317">
      <w:pPr>
        <w:rPr>
          <w:sz w:val="22"/>
          <w:szCs w:val="22"/>
        </w:rPr>
      </w:pPr>
      <w:r>
        <w:rPr>
          <w:sz w:val="22"/>
          <w:szCs w:val="22"/>
        </w:rPr>
        <w:t xml:space="preserve">Per l’aggiornamento della tabella STATI sarà realizzata la procedure PLSQL </w:t>
      </w:r>
      <w:proofErr w:type="spellStart"/>
      <w:r w:rsidRPr="00DB3918">
        <w:rPr>
          <w:b/>
          <w:sz w:val="22"/>
          <w:szCs w:val="22"/>
        </w:rPr>
        <w:t>Aggiorna_</w:t>
      </w:r>
      <w:r>
        <w:rPr>
          <w:b/>
          <w:sz w:val="22"/>
          <w:szCs w:val="22"/>
        </w:rPr>
        <w:t>STATI</w:t>
      </w:r>
      <w:r w:rsidRPr="00DB3918">
        <w:rPr>
          <w:b/>
          <w:sz w:val="22"/>
          <w:szCs w:val="22"/>
        </w:rPr>
        <w:t>_SIES</w:t>
      </w:r>
      <w:r>
        <w:rPr>
          <w:b/>
          <w:sz w:val="22"/>
          <w:szCs w:val="22"/>
        </w:rPr>
        <w:t>_AVV</w:t>
      </w:r>
      <w:proofErr w:type="spellEnd"/>
      <w:r>
        <w:rPr>
          <w:sz w:val="22"/>
          <w:szCs w:val="22"/>
        </w:rPr>
        <w:t>.</w:t>
      </w:r>
    </w:p>
    <w:p w14:paraId="3AEEC589"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57" w:name="_Toc77839159"/>
      <w:r w:rsidRPr="00972D53">
        <w:rPr>
          <w:color w:val="365F91" w:themeColor="accent1" w:themeShade="BF"/>
          <w:sz w:val="22"/>
          <w:szCs w:val="22"/>
        </w:rPr>
        <w:t>WEB services</w:t>
      </w:r>
      <w:bookmarkEnd w:id="357"/>
    </w:p>
    <w:p w14:paraId="751CDCCD" w14:textId="77777777" w:rsidR="004E1D35" w:rsidRPr="00D61697" w:rsidRDefault="004E1D35" w:rsidP="004E1D35">
      <w:r>
        <w:t>N.A.</w:t>
      </w:r>
    </w:p>
    <w:p w14:paraId="6F4FA1F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58" w:name="_Toc77839160"/>
      <w:r w:rsidRPr="00972D53">
        <w:rPr>
          <w:color w:val="365F91" w:themeColor="accent1" w:themeShade="BF"/>
          <w:sz w:val="22"/>
          <w:szCs w:val="22"/>
        </w:rPr>
        <w:t>XSD</w:t>
      </w:r>
      <w:bookmarkEnd w:id="358"/>
    </w:p>
    <w:p w14:paraId="5D05D740" w14:textId="77777777" w:rsidR="004E1D35" w:rsidRPr="00D61697" w:rsidRDefault="004E1D35" w:rsidP="004E1D35">
      <w:r>
        <w:t>N.A.</w:t>
      </w:r>
    </w:p>
    <w:p w14:paraId="441F8D96"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59" w:name="_Toc77839161"/>
      <w:r w:rsidRPr="00972D53">
        <w:rPr>
          <w:color w:val="365F91" w:themeColor="accent1" w:themeShade="BF"/>
          <w:sz w:val="22"/>
          <w:szCs w:val="22"/>
        </w:rPr>
        <w:t>Configurazione</w:t>
      </w:r>
      <w:bookmarkEnd w:id="359"/>
    </w:p>
    <w:p w14:paraId="09879D72" w14:textId="77777777" w:rsidR="004E1D35" w:rsidRPr="00D61697" w:rsidRDefault="004E1D35" w:rsidP="004E1D35">
      <w:r>
        <w:t>N.A.</w:t>
      </w:r>
    </w:p>
    <w:p w14:paraId="32AFCBBF"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60" w:name="_Toc77839162"/>
      <w:r w:rsidRPr="00972D53">
        <w:rPr>
          <w:color w:val="365F91" w:themeColor="accent1" w:themeShade="BF"/>
          <w:sz w:val="22"/>
          <w:szCs w:val="22"/>
        </w:rPr>
        <w:t>Tutorial</w:t>
      </w:r>
      <w:bookmarkEnd w:id="360"/>
    </w:p>
    <w:p w14:paraId="15F66DA4" w14:textId="7DD2C735" w:rsidR="0093573E" w:rsidRPr="00753570" w:rsidRDefault="004E1D35" w:rsidP="009B426D">
      <w:r>
        <w:t>N.A.</w:t>
      </w:r>
    </w:p>
    <w:sectPr w:rsidR="0093573E" w:rsidRPr="00753570" w:rsidSect="002D0F4C">
      <w:headerReference w:type="default" r:id="rId77"/>
      <w:footerReference w:type="default" r:id="rId78"/>
      <w:pgSz w:w="11906" w:h="16838" w:code="9"/>
      <w:pgMar w:top="1417" w:right="1134" w:bottom="1134" w:left="1134" w:header="284" w:footer="0" w:gutter="0"/>
      <w:cols w:space="720"/>
      <w:titlePg/>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47" w:author="Umberto Mignogna" w:date="2021-01-04T17:47:00Z" w:initials="UM">
    <w:p w14:paraId="52E4D472" w14:textId="77777777" w:rsidR="007648EC" w:rsidRDefault="007648EC" w:rsidP="00F00B45">
      <w:pPr>
        <w:autoSpaceDE w:val="0"/>
        <w:autoSpaceDN w:val="0"/>
        <w:adjustRightInd w:val="0"/>
        <w:jc w:val="left"/>
        <w:rPr>
          <w:rFonts w:ascii="Segoe UI" w:hAnsi="Segoe UI" w:cs="Segoe UI"/>
          <w:color w:val="000000"/>
          <w:sz w:val="20"/>
        </w:rPr>
      </w:pPr>
      <w:r>
        <w:rPr>
          <w:rStyle w:val="Rimandocommento"/>
        </w:rPr>
        <w:annotationRef/>
      </w:r>
      <w:r>
        <w:rPr>
          <w:rFonts w:ascii="Segoe UI" w:hAnsi="Segoe UI" w:cs="Segoe UI"/>
          <w:color w:val="000000"/>
          <w:sz w:val="20"/>
        </w:rPr>
        <w:t xml:space="preserve">PRIMO COMMENTO: Questa attività di aggiornamento è propedeutica rispetto al resto, quindi prioritaria. PROPOSTA: dopo l'approvazione del documento, propongo di dividere l'attività in due parti, con due rilasci differenti. Il primo rilascio riguarderebbe solo quanto indicato nel 6.6., e dovrebbe andare in esercizio dopo verifica, così da controllarne l'effetto reale. Il secondo rilascio conterrebbe tutto il resto. </w:t>
      </w:r>
    </w:p>
    <w:p w14:paraId="2FB70370" w14:textId="77777777" w:rsidR="007648EC" w:rsidRDefault="007648EC" w:rsidP="00F00B45">
      <w:pPr>
        <w:autoSpaceDE w:val="0"/>
        <w:autoSpaceDN w:val="0"/>
        <w:adjustRightInd w:val="0"/>
        <w:jc w:val="left"/>
        <w:rPr>
          <w:rFonts w:ascii="Segoe UI" w:hAnsi="Segoe UI" w:cs="Segoe UI"/>
          <w:color w:val="000000"/>
          <w:sz w:val="20"/>
        </w:rPr>
      </w:pPr>
    </w:p>
    <w:p w14:paraId="1B0BBA5A" w14:textId="77777777" w:rsidR="007648EC" w:rsidRDefault="007648EC" w:rsidP="00F00B45">
      <w:pPr>
        <w:autoSpaceDE w:val="0"/>
        <w:autoSpaceDN w:val="0"/>
        <w:adjustRightInd w:val="0"/>
        <w:jc w:val="left"/>
        <w:rPr>
          <w:rFonts w:ascii="Segoe UI" w:hAnsi="Segoe UI" w:cs="Segoe UI"/>
          <w:sz w:val="21"/>
          <w:szCs w:val="21"/>
        </w:rPr>
      </w:pPr>
      <w:r>
        <w:rPr>
          <w:rFonts w:ascii="Segoe UI" w:hAnsi="Segoe UI" w:cs="Segoe UI"/>
          <w:color w:val="000000"/>
          <w:sz w:val="20"/>
        </w:rPr>
        <w:t>SECONDO COMMENTO: non mi è chiaro l'effetto di questa attività sul sistema del casellario e su SIUS Avvocati, sempre che tale effetto esista.</w:t>
      </w:r>
    </w:p>
    <w:p w14:paraId="5DA9F313" w14:textId="5BDF0069" w:rsidR="007648EC" w:rsidRDefault="007648EC">
      <w:pPr>
        <w:pStyle w:val="Testocomment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DA9F3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DA9F313" w16cid:durableId="23E8A75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E54AD9" w14:textId="77777777" w:rsidR="008B5F47" w:rsidRDefault="008B5F47">
      <w:r>
        <w:separator/>
      </w:r>
    </w:p>
  </w:endnote>
  <w:endnote w:type="continuationSeparator" w:id="0">
    <w:p w14:paraId="054D0C01" w14:textId="77777777" w:rsidR="008B5F47" w:rsidRDefault="008B5F47">
      <w:r>
        <w:continuationSeparator/>
      </w:r>
    </w:p>
  </w:endnote>
  <w:endnote w:type="continuationNotice" w:id="1">
    <w:p w14:paraId="55C75205" w14:textId="77777777" w:rsidR="008B5F47" w:rsidRDefault="008B5F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Wingdings 3"/>
    <w:panose1 w:val="05050102010706020507"/>
    <w:charset w:val="02"/>
    <w:family w:val="roman"/>
    <w:pitch w:val="variable"/>
    <w:sig w:usb0="00000000" w:usb1="10000000" w:usb2="00000000" w:usb3="00000000" w:csb0="80000000" w:csb1="00000000"/>
  </w:font>
  <w:font w:name="Times New Roman">
    <w:altName w:val="Osaka"/>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altName w:val="Times New Roman"/>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439535" w14:textId="77777777" w:rsidR="007648EC" w:rsidRPr="002F6DC4" w:rsidRDefault="007648EC" w:rsidP="00782197">
    <w:pPr>
      <w:pBdr>
        <w:bottom w:val="thickThinSmallGap" w:sz="24" w:space="1" w:color="800000"/>
      </w:pBdr>
      <w:rPr>
        <w:rFonts w:cstheme="minorHAnsi"/>
      </w:rPr>
    </w:pPr>
  </w:p>
  <w:tbl>
    <w:tblPr>
      <w:tblStyle w:val="Grigliatabel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2698"/>
      <w:gridCol w:w="1555"/>
    </w:tblGrid>
    <w:tr w:rsidR="007648EC" w14:paraId="729DCCC8" w14:textId="77777777" w:rsidTr="001A076C">
      <w:tc>
        <w:tcPr>
          <w:tcW w:w="5812" w:type="dxa"/>
        </w:tcPr>
        <w:p w14:paraId="646C7D84" w14:textId="4925733D" w:rsidR="007648EC" w:rsidRDefault="007648EC" w:rsidP="00416778">
          <w:pPr>
            <w:pStyle w:val="Pidipagina"/>
            <w:ind w:right="321"/>
            <w:rPr>
              <w:rFonts w:eastAsiaTheme="majorEastAsia"/>
            </w:rPr>
          </w:pPr>
          <w:r w:rsidRPr="00710627">
            <w:rPr>
              <w:rFonts w:cstheme="minorHAnsi"/>
              <w:noProof/>
              <w:color w:val="7F7F7F"/>
              <w:szCs w:val="22"/>
            </w:rPr>
            <w:fldChar w:fldCharType="begin"/>
          </w:r>
          <w:r w:rsidRPr="00710627">
            <w:rPr>
              <w:rFonts w:cstheme="minorHAnsi"/>
              <w:noProof/>
              <w:color w:val="7F7F7F"/>
              <w:szCs w:val="22"/>
            </w:rPr>
            <w:instrText xml:space="preserve"> DOCPROPERTY  Riferimento  \* MERGEFORMAT </w:instrText>
          </w:r>
          <w:r w:rsidRPr="00710627">
            <w:rPr>
              <w:rFonts w:cstheme="minorHAnsi"/>
              <w:noProof/>
              <w:color w:val="7F7F7F"/>
              <w:szCs w:val="22"/>
            </w:rPr>
            <w:fldChar w:fldCharType="separate"/>
          </w:r>
          <w:ins w:id="361" w:author="Vito Nicola Bufi" w:date="2021-03-02T12:01:00Z">
            <w:r>
              <w:rPr>
                <w:rFonts w:cstheme="minorHAnsi"/>
                <w:noProof/>
                <w:color w:val="7F7F7F"/>
                <w:szCs w:val="22"/>
              </w:rPr>
              <w:t>SIUT-SIE-SI-2.0-20201218-Specifiche-intervento-021-SIES - RegInde</w:t>
            </w:r>
          </w:ins>
          <w:del w:id="362" w:author="Vito Nicola Bufi" w:date="2021-03-02T12:01:00Z">
            <w:r w:rsidDel="00D24296">
              <w:rPr>
                <w:rFonts w:cstheme="minorHAnsi"/>
                <w:noProof/>
                <w:color w:val="7F7F7F"/>
                <w:szCs w:val="22"/>
              </w:rPr>
              <w:delText>SIUT-SIE-SI-2.2-20210302-Specifiche-intervento-021-SIES - RegInde</w:delText>
            </w:r>
          </w:del>
          <w:r w:rsidRPr="00710627">
            <w:rPr>
              <w:rFonts w:cstheme="minorHAnsi"/>
              <w:noProof/>
              <w:color w:val="7F7F7F"/>
              <w:szCs w:val="22"/>
            </w:rPr>
            <w:fldChar w:fldCharType="end"/>
          </w:r>
        </w:p>
      </w:tc>
      <w:tc>
        <w:tcPr>
          <w:tcW w:w="2698" w:type="dxa"/>
        </w:tcPr>
        <w:p w14:paraId="31181775" w14:textId="3CC2CF1D" w:rsidR="007648EC" w:rsidRDefault="007648EC" w:rsidP="00416778">
          <w:pPr>
            <w:pStyle w:val="Pidipagina"/>
            <w:ind w:left="60" w:right="175"/>
            <w:rPr>
              <w:rFonts w:eastAsiaTheme="majorEastAsia"/>
            </w:rPr>
          </w:pPr>
          <w:r w:rsidRPr="00710627">
            <w:rPr>
              <w:rFonts w:cstheme="minorHAnsi"/>
              <w:noProof/>
              <w:color w:val="7F7F7F"/>
              <w:szCs w:val="22"/>
            </w:rPr>
            <w:t>Ver.</w:t>
          </w:r>
          <w:r>
            <w:rPr>
              <w:rFonts w:cstheme="minorHAnsi"/>
              <w:noProof/>
              <w:color w:val="7F7F7F"/>
              <w:szCs w:val="22"/>
            </w:rPr>
            <w:t>2.2</w:t>
          </w:r>
          <w:r w:rsidRPr="00710627">
            <w:rPr>
              <w:rFonts w:cstheme="minorHAnsi"/>
              <w:noProof/>
              <w:color w:val="7F7F7F"/>
              <w:szCs w:val="22"/>
            </w:rPr>
            <w:t xml:space="preserve"> del </w:t>
          </w:r>
          <w:r w:rsidRPr="00710627">
            <w:rPr>
              <w:rFonts w:cstheme="minorHAnsi"/>
              <w:noProof/>
              <w:color w:val="7F7F7F"/>
              <w:szCs w:val="22"/>
            </w:rPr>
            <w:fldChar w:fldCharType="begin"/>
          </w:r>
          <w:r w:rsidRPr="00710627">
            <w:rPr>
              <w:rFonts w:cstheme="minorHAnsi"/>
              <w:noProof/>
              <w:color w:val="7F7F7F"/>
              <w:szCs w:val="22"/>
            </w:rPr>
            <w:instrText xml:space="preserve"> DOCPROPERTY  "Data Versione"  \* MERGEFORMAT </w:instrText>
          </w:r>
          <w:r w:rsidRPr="00710627">
            <w:rPr>
              <w:rFonts w:cstheme="minorHAnsi"/>
              <w:noProof/>
              <w:color w:val="7F7F7F"/>
              <w:szCs w:val="22"/>
            </w:rPr>
            <w:fldChar w:fldCharType="separate"/>
          </w:r>
          <w:ins w:id="363" w:author="Vito Nicola Bufi" w:date="2021-03-02T12:01:00Z">
            <w:r>
              <w:rPr>
                <w:rFonts w:cstheme="minorHAnsi"/>
                <w:noProof/>
                <w:color w:val="7F7F7F"/>
                <w:szCs w:val="22"/>
              </w:rPr>
              <w:t>18/12/2020</w:t>
            </w:r>
          </w:ins>
          <w:del w:id="364" w:author="Vito Nicola Bufi" w:date="2021-03-02T12:01:00Z">
            <w:r w:rsidDel="00D24296">
              <w:rPr>
                <w:rFonts w:cstheme="minorHAnsi"/>
                <w:noProof/>
                <w:color w:val="7F7F7F"/>
                <w:szCs w:val="22"/>
              </w:rPr>
              <w:delText>2/03/202</w:delText>
            </w:r>
          </w:del>
          <w:r w:rsidRPr="00710627">
            <w:rPr>
              <w:rFonts w:cstheme="minorHAnsi"/>
              <w:noProof/>
              <w:color w:val="7F7F7F"/>
              <w:szCs w:val="22"/>
            </w:rPr>
            <w:fldChar w:fldCharType="end"/>
          </w:r>
          <w:r>
            <w:rPr>
              <w:rFonts w:cstheme="minorHAnsi"/>
              <w:noProof/>
              <w:color w:val="7F7F7F"/>
              <w:szCs w:val="22"/>
            </w:rPr>
            <w:t>1</w:t>
          </w:r>
        </w:p>
      </w:tc>
      <w:tc>
        <w:tcPr>
          <w:tcW w:w="1555" w:type="dxa"/>
          <w:vAlign w:val="bottom"/>
        </w:tcPr>
        <w:p w14:paraId="0448A991" w14:textId="6511194E" w:rsidR="007648EC" w:rsidRDefault="007648EC" w:rsidP="00BE37A0">
          <w:pPr>
            <w:pStyle w:val="Pidipagina"/>
            <w:ind w:right="173"/>
            <w:rPr>
              <w:rFonts w:eastAsiaTheme="majorEastAsia"/>
            </w:rPr>
          </w:pPr>
          <w:r w:rsidRPr="00710627">
            <w:rPr>
              <w:rFonts w:cstheme="minorHAnsi"/>
              <w:color w:val="7F7F7F"/>
              <w:szCs w:val="22"/>
            </w:rPr>
            <w:t xml:space="preserve">Pag. </w:t>
          </w:r>
          <w:r w:rsidRPr="00710627">
            <w:rPr>
              <w:rFonts w:cstheme="minorHAnsi"/>
              <w:color w:val="7F7F7F"/>
              <w:szCs w:val="22"/>
            </w:rPr>
            <w:fldChar w:fldCharType="begin"/>
          </w:r>
          <w:r w:rsidRPr="00710627">
            <w:rPr>
              <w:rFonts w:cstheme="minorHAnsi"/>
              <w:color w:val="7F7F7F"/>
              <w:szCs w:val="22"/>
            </w:rPr>
            <w:instrText xml:space="preserve"> PAGE   \* MERGEFORMAT </w:instrText>
          </w:r>
          <w:r w:rsidRPr="00710627">
            <w:rPr>
              <w:rFonts w:cstheme="minorHAnsi"/>
              <w:color w:val="7F7F7F"/>
              <w:szCs w:val="22"/>
            </w:rPr>
            <w:fldChar w:fldCharType="separate"/>
          </w:r>
          <w:r w:rsidR="0044312D">
            <w:rPr>
              <w:rFonts w:cstheme="minorHAnsi"/>
              <w:noProof/>
              <w:color w:val="7F7F7F"/>
              <w:szCs w:val="22"/>
            </w:rPr>
            <w:t>57</w:t>
          </w:r>
          <w:r w:rsidRPr="00710627">
            <w:rPr>
              <w:rFonts w:cstheme="minorHAnsi"/>
              <w:color w:val="7F7F7F"/>
              <w:szCs w:val="22"/>
            </w:rPr>
            <w:fldChar w:fldCharType="end"/>
          </w:r>
          <w:r w:rsidRPr="00710627">
            <w:rPr>
              <w:rFonts w:cstheme="minorHAnsi"/>
              <w:color w:val="7F7F7F"/>
              <w:szCs w:val="22"/>
            </w:rPr>
            <w:t>/</w:t>
          </w:r>
          <w:r w:rsidRPr="00710627">
            <w:rPr>
              <w:rFonts w:cstheme="minorHAnsi"/>
              <w:color w:val="7F7F7F"/>
              <w:szCs w:val="22"/>
            </w:rPr>
            <w:fldChar w:fldCharType="begin"/>
          </w:r>
          <w:r w:rsidRPr="00710627">
            <w:rPr>
              <w:rFonts w:cstheme="minorHAnsi"/>
              <w:color w:val="7F7F7F"/>
              <w:szCs w:val="22"/>
            </w:rPr>
            <w:instrText xml:space="preserve"> NUMPAGES   \* MERGEFORMAT </w:instrText>
          </w:r>
          <w:r w:rsidRPr="00710627">
            <w:rPr>
              <w:rFonts w:cstheme="minorHAnsi"/>
              <w:color w:val="7F7F7F"/>
              <w:szCs w:val="22"/>
            </w:rPr>
            <w:fldChar w:fldCharType="separate"/>
          </w:r>
          <w:r w:rsidR="0044312D">
            <w:rPr>
              <w:rFonts w:cstheme="minorHAnsi"/>
              <w:noProof/>
              <w:color w:val="7F7F7F"/>
              <w:szCs w:val="22"/>
            </w:rPr>
            <w:t>84</w:t>
          </w:r>
          <w:r w:rsidRPr="00710627">
            <w:rPr>
              <w:rFonts w:cstheme="minorHAnsi"/>
              <w:color w:val="7F7F7F"/>
              <w:szCs w:val="22"/>
            </w:rPr>
            <w:fldChar w:fldCharType="end"/>
          </w:r>
        </w:p>
      </w:tc>
    </w:tr>
  </w:tbl>
  <w:p w14:paraId="732F45B0" w14:textId="6BA3AE1E" w:rsidR="007648EC" w:rsidRPr="007F3D19" w:rsidRDefault="007648EC" w:rsidP="00782197">
    <w:pPr>
      <w:pStyle w:val="Pidipagina"/>
      <w:ind w:right="3684"/>
      <w:rPr>
        <w:rFonts w:eastAsiaTheme="major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32D5CA" w14:textId="77777777" w:rsidR="008B5F47" w:rsidRDefault="008B5F47">
      <w:r>
        <w:separator/>
      </w:r>
    </w:p>
  </w:footnote>
  <w:footnote w:type="continuationSeparator" w:id="0">
    <w:p w14:paraId="7F33347D" w14:textId="77777777" w:rsidR="008B5F47" w:rsidRDefault="008B5F47">
      <w:r>
        <w:continuationSeparator/>
      </w:r>
    </w:p>
  </w:footnote>
  <w:footnote w:type="continuationNotice" w:id="1">
    <w:p w14:paraId="20C6613C" w14:textId="77777777" w:rsidR="008B5F47" w:rsidRDefault="008B5F47"/>
  </w:footnote>
  <w:footnote w:id="2">
    <w:p w14:paraId="11CF038F" w14:textId="245E66CD" w:rsidR="007648EC" w:rsidRPr="0003326D" w:rsidRDefault="007648EC" w:rsidP="00A86775">
      <w:pPr>
        <w:pStyle w:val="Corpotesto"/>
        <w:ind w:left="360"/>
        <w:rPr>
          <w:rFonts w:cstheme="minorHAnsi"/>
          <w:sz w:val="22"/>
          <w:szCs w:val="22"/>
        </w:rPr>
      </w:pPr>
      <w:r w:rsidRPr="0003326D">
        <w:rPr>
          <w:rStyle w:val="Rimandonotaapidipagina"/>
          <w:rFonts w:asciiTheme="minorHAnsi" w:hAnsiTheme="minorHAnsi" w:cstheme="minorHAnsi"/>
          <w:sz w:val="22"/>
          <w:szCs w:val="22"/>
        </w:rPr>
        <w:footnoteRef/>
      </w:r>
      <w:r w:rsidRPr="0003326D">
        <w:rPr>
          <w:rFonts w:cstheme="minorHAnsi"/>
          <w:sz w:val="22"/>
          <w:szCs w:val="22"/>
        </w:rPr>
        <w:t xml:space="preserve"> Si riporta la codifica dei macro-requisiti espressi dall’Amministrazione presente nella scheda di intervento:</w:t>
      </w:r>
    </w:p>
    <w:p w14:paraId="4DC83F2B" w14:textId="77777777" w:rsidR="007648EC" w:rsidRPr="0003326D" w:rsidRDefault="007648EC" w:rsidP="008A0CAD">
      <w:pPr>
        <w:pStyle w:val="Corpotesto"/>
        <w:numPr>
          <w:ilvl w:val="0"/>
          <w:numId w:val="11"/>
        </w:numPr>
        <w:rPr>
          <w:rFonts w:cstheme="minorHAnsi"/>
          <w:sz w:val="22"/>
          <w:szCs w:val="22"/>
        </w:rPr>
      </w:pPr>
      <w:bookmarkStart w:id="84" w:name="_Hlk23951336"/>
      <w:r w:rsidRPr="0003326D">
        <w:rPr>
          <w:rFonts w:cstheme="minorHAnsi"/>
          <w:b/>
          <w:bCs/>
          <w:sz w:val="22"/>
          <w:szCs w:val="22"/>
        </w:rPr>
        <w:t>REQ</w:t>
      </w:r>
      <w:r w:rsidRPr="0003326D">
        <w:rPr>
          <w:rFonts w:cstheme="minorHAnsi"/>
          <w:sz w:val="22"/>
          <w:szCs w:val="22"/>
        </w:rPr>
        <w:t xml:space="preserve"> Requisito;</w:t>
      </w:r>
    </w:p>
    <w:p w14:paraId="162C33A2" w14:textId="0F3AEA6F" w:rsidR="007648EC" w:rsidRPr="0003326D" w:rsidRDefault="007648EC" w:rsidP="008A0CAD">
      <w:pPr>
        <w:pStyle w:val="Corpotesto"/>
        <w:numPr>
          <w:ilvl w:val="0"/>
          <w:numId w:val="11"/>
        </w:numPr>
        <w:rPr>
          <w:rFonts w:cstheme="minorHAnsi"/>
          <w:sz w:val="22"/>
          <w:szCs w:val="22"/>
        </w:rPr>
      </w:pPr>
      <w:r w:rsidRPr="0003326D">
        <w:rPr>
          <w:rFonts w:cstheme="minorHAnsi"/>
          <w:b/>
          <w:sz w:val="22"/>
          <w:szCs w:val="22"/>
        </w:rPr>
        <w:t>SIS</w:t>
      </w:r>
      <w:r w:rsidRPr="0003326D">
        <w:rPr>
          <w:rFonts w:cstheme="minorHAnsi"/>
          <w:sz w:val="22"/>
          <w:szCs w:val="22"/>
        </w:rPr>
        <w:t xml:space="preserve"> identifica il sistema (cfr. SIUT-GEN-SN-2.2-20191023-Standard di nomenclatura); </w:t>
      </w:r>
    </w:p>
    <w:p w14:paraId="38C58D9E" w14:textId="77777777" w:rsidR="007648EC" w:rsidRPr="0003326D" w:rsidRDefault="007648EC" w:rsidP="008A0CAD">
      <w:pPr>
        <w:pStyle w:val="Corpotesto"/>
        <w:numPr>
          <w:ilvl w:val="0"/>
          <w:numId w:val="11"/>
        </w:numPr>
        <w:rPr>
          <w:rFonts w:cstheme="minorHAnsi"/>
          <w:sz w:val="22"/>
          <w:szCs w:val="22"/>
        </w:rPr>
      </w:pPr>
      <w:proofErr w:type="spellStart"/>
      <w:r w:rsidRPr="0003326D">
        <w:rPr>
          <w:rFonts w:cstheme="minorHAnsi"/>
          <w:b/>
          <w:sz w:val="22"/>
          <w:szCs w:val="22"/>
        </w:rPr>
        <w:t>nnn</w:t>
      </w:r>
      <w:proofErr w:type="spellEnd"/>
      <w:r w:rsidRPr="0003326D">
        <w:rPr>
          <w:rFonts w:cstheme="minorHAnsi"/>
          <w:sz w:val="22"/>
          <w:szCs w:val="22"/>
        </w:rPr>
        <w:t xml:space="preserve"> è il numero della scheda di richiesta intervento;</w:t>
      </w:r>
    </w:p>
    <w:p w14:paraId="0DD6AFFB" w14:textId="77777777" w:rsidR="007648EC" w:rsidRPr="0003326D" w:rsidRDefault="007648EC" w:rsidP="008A0CAD">
      <w:pPr>
        <w:pStyle w:val="Corpotesto"/>
        <w:numPr>
          <w:ilvl w:val="0"/>
          <w:numId w:val="11"/>
        </w:numPr>
        <w:rPr>
          <w:rFonts w:cstheme="minorHAnsi"/>
          <w:bCs/>
          <w:sz w:val="22"/>
          <w:szCs w:val="22"/>
        </w:rPr>
      </w:pPr>
      <w:r w:rsidRPr="0003326D">
        <w:rPr>
          <w:rFonts w:cstheme="minorHAnsi"/>
          <w:b/>
          <w:sz w:val="22"/>
          <w:szCs w:val="22"/>
        </w:rPr>
        <w:t xml:space="preserve">mm </w:t>
      </w:r>
      <w:r w:rsidRPr="0003326D">
        <w:rPr>
          <w:rFonts w:cstheme="minorHAnsi"/>
          <w:bCs/>
          <w:sz w:val="22"/>
          <w:szCs w:val="22"/>
        </w:rPr>
        <w:t>è</w:t>
      </w:r>
      <w:r w:rsidRPr="0003326D">
        <w:rPr>
          <w:rFonts w:cstheme="minorHAnsi"/>
          <w:b/>
          <w:sz w:val="22"/>
          <w:szCs w:val="22"/>
        </w:rPr>
        <w:t xml:space="preserve"> </w:t>
      </w:r>
      <w:r w:rsidRPr="0003326D">
        <w:rPr>
          <w:rFonts w:cstheme="minorHAnsi"/>
          <w:bCs/>
          <w:sz w:val="22"/>
          <w:szCs w:val="22"/>
        </w:rPr>
        <w:t>il numero progressivo del requisito espresso dall’Amministrazione.</w:t>
      </w:r>
    </w:p>
    <w:bookmarkEnd w:id="84"/>
    <w:p w14:paraId="0029F1E6" w14:textId="77777777" w:rsidR="007648EC" w:rsidRDefault="007648EC" w:rsidP="00A86775">
      <w:pPr>
        <w:pStyle w:val="Testonotaapidipagina"/>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7648EC" w14:paraId="2DD21F14" w14:textId="77777777" w:rsidTr="007C5236">
      <w:trPr>
        <w:trHeight w:val="1555"/>
        <w:jc w:val="center"/>
      </w:trPr>
      <w:tc>
        <w:tcPr>
          <w:tcW w:w="1491" w:type="dxa"/>
        </w:tcPr>
        <w:p w14:paraId="728CCCD0" w14:textId="77777777" w:rsidR="007648EC" w:rsidRDefault="007648EC" w:rsidP="001D6176">
          <w:pPr>
            <w:pStyle w:val="Intestazione"/>
            <w:spacing w:after="240"/>
          </w:pPr>
          <w:r>
            <w:rPr>
              <w:noProof/>
            </w:rPr>
            <w:drawing>
              <wp:inline distT="0" distB="0" distL="0" distR="0" wp14:anchorId="70FF03E7" wp14:editId="0245A1A5">
                <wp:extent cx="828675" cy="936401"/>
                <wp:effectExtent l="0" t="0" r="0" b="0"/>
                <wp:docPr id="95" name="Immagine 9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1E9A394E" w14:textId="77777777" w:rsidR="007648EC" w:rsidRPr="00D039AD" w:rsidRDefault="007648EC" w:rsidP="001D617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D9534FD" w14:textId="77777777" w:rsidR="007648EC" w:rsidRPr="00D039AD" w:rsidRDefault="007648EC" w:rsidP="001D6176">
          <w:pPr>
            <w:pStyle w:val="Titolo2"/>
            <w:tabs>
              <w:tab w:val="right" w:pos="8647"/>
            </w:tabs>
            <w:spacing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01E849D" w14:textId="77777777" w:rsidR="007648EC" w:rsidRDefault="007648EC" w:rsidP="001D617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tbl>
  <w:p w14:paraId="6019E894" w14:textId="77777777" w:rsidR="007648EC" w:rsidRPr="001D6176" w:rsidRDefault="007648EC" w:rsidP="001D6176">
    <w:pPr>
      <w:pStyle w:val="Intestazione"/>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7E2197C"/>
    <w:multiLevelType w:val="hybridMultilevel"/>
    <w:tmpl w:val="7CCE50C6"/>
    <w:lvl w:ilvl="0" w:tplc="13A89526">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1F09CD"/>
    <w:multiLevelType w:val="hybridMultilevel"/>
    <w:tmpl w:val="35EC265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5BB668F"/>
    <w:multiLevelType w:val="hybridMultilevel"/>
    <w:tmpl w:val="12DE1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9">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nsid w:val="1847045F"/>
    <w:multiLevelType w:val="hybridMultilevel"/>
    <w:tmpl w:val="E25ECEE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1D962AC2"/>
    <w:multiLevelType w:val="multilevel"/>
    <w:tmpl w:val="B34E3BF4"/>
    <w:styleLink w:val="ArticleSection"/>
    <w:lvl w:ilvl="0">
      <w:start w:val="1"/>
      <w:numFmt w:val="bullet"/>
      <w:lvlText w:val=""/>
      <w:lvlJc w:val="left"/>
      <w:pPr>
        <w:ind w:left="360" w:hanging="360"/>
      </w:pPr>
      <w:rPr>
        <w:rFonts w:ascii="Symbol" w:hAnsi="Symbol"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212D7B0C"/>
    <w:multiLevelType w:val="hybridMultilevel"/>
    <w:tmpl w:val="3BEC3856"/>
    <w:lvl w:ilvl="0" w:tplc="981CD9CA">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2B5E63E7"/>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03C1C82"/>
    <w:multiLevelType w:val="hybridMultilevel"/>
    <w:tmpl w:val="BA90B054"/>
    <w:lvl w:ilvl="0" w:tplc="03BEF13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nsid w:val="3F055CA9"/>
    <w:multiLevelType w:val="hybridMultilevel"/>
    <w:tmpl w:val="CED44504"/>
    <w:lvl w:ilvl="0" w:tplc="1AFEFE00">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nsid w:val="41436F8F"/>
    <w:multiLevelType w:val="hybridMultilevel"/>
    <w:tmpl w:val="2708C940"/>
    <w:lvl w:ilvl="0" w:tplc="429E11FC">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nsid w:val="45AD47CB"/>
    <w:multiLevelType w:val="hybridMultilevel"/>
    <w:tmpl w:val="04E2B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2">
    <w:nsid w:val="464D2FAF"/>
    <w:multiLevelType w:val="hybridMultilevel"/>
    <w:tmpl w:val="02444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8D12313"/>
    <w:multiLevelType w:val="hybridMultilevel"/>
    <w:tmpl w:val="A448F394"/>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4">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5">
    <w:nsid w:val="5FAE6ED6"/>
    <w:multiLevelType w:val="hybridMultilevel"/>
    <w:tmpl w:val="1B669F84"/>
    <w:lvl w:ilvl="0" w:tplc="F2C2874E">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645C7BB5"/>
    <w:multiLevelType w:val="hybridMultilevel"/>
    <w:tmpl w:val="570E29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6BC9482D"/>
    <w:multiLevelType w:val="hybridMultilevel"/>
    <w:tmpl w:val="FD58B562"/>
    <w:lvl w:ilvl="0" w:tplc="03BA5D72">
      <w:numFmt w:val="bullet"/>
      <w:lvlText w:val="-"/>
      <w:lvlJc w:val="left"/>
      <w:pPr>
        <w:ind w:left="720" w:hanging="360"/>
      </w:pPr>
      <w:rPr>
        <w:rFonts w:ascii="Calibri" w:eastAsia="Times New Roman"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0F64AFC"/>
    <w:multiLevelType w:val="hybridMultilevel"/>
    <w:tmpl w:val="D31A23BA"/>
    <w:lvl w:ilvl="0" w:tplc="14DEDF30">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nsid w:val="7E5A1D36"/>
    <w:multiLevelType w:val="hybridMultilevel"/>
    <w:tmpl w:val="0EC4B968"/>
    <w:lvl w:ilvl="0" w:tplc="4DF8B5CC">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1"/>
  </w:num>
  <w:num w:numId="4">
    <w:abstractNumId w:val="6"/>
  </w:num>
  <w:num w:numId="5">
    <w:abstractNumId w:val="12"/>
  </w:num>
  <w:num w:numId="6">
    <w:abstractNumId w:val="7"/>
  </w:num>
  <w:num w:numId="7">
    <w:abstractNumId w:val="4"/>
  </w:num>
  <w:num w:numId="8">
    <w:abstractNumId w:val="24"/>
  </w:num>
  <w:num w:numId="9">
    <w:abstractNumId w:val="18"/>
  </w:num>
  <w:num w:numId="10">
    <w:abstractNumId w:val="20"/>
  </w:num>
  <w:num w:numId="11">
    <w:abstractNumId w:val="2"/>
  </w:num>
  <w:num w:numId="12">
    <w:abstractNumId w:val="17"/>
  </w:num>
  <w:num w:numId="13">
    <w:abstractNumId w:val="13"/>
  </w:num>
  <w:num w:numId="14">
    <w:abstractNumId w:val="15"/>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8"/>
  </w:num>
  <w:num w:numId="17">
    <w:abstractNumId w:val="19"/>
  </w:num>
  <w:num w:numId="18">
    <w:abstractNumId w:val="10"/>
  </w:num>
  <w:num w:numId="19">
    <w:abstractNumId w:val="29"/>
  </w:num>
  <w:num w:numId="20">
    <w:abstractNumId w:val="5"/>
  </w:num>
  <w:num w:numId="21">
    <w:abstractNumId w:val="16"/>
  </w:num>
  <w:num w:numId="22">
    <w:abstractNumId w:val="23"/>
  </w:num>
  <w:num w:numId="23">
    <w:abstractNumId w:val="8"/>
  </w:num>
  <w:num w:numId="24">
    <w:abstractNumId w:val="21"/>
  </w:num>
  <w:num w:numId="25">
    <w:abstractNumId w:val="22"/>
  </w:num>
  <w:num w:numId="26">
    <w:abstractNumId w:val="26"/>
  </w:num>
  <w:num w:numId="27">
    <w:abstractNumId w:val="25"/>
  </w:num>
  <w:num w:numId="28">
    <w:abstractNumId w:val="14"/>
  </w:num>
  <w:num w:numId="29">
    <w:abstractNumId w:val="29"/>
  </w:num>
  <w:num w:numId="30">
    <w:abstractNumId w:val="29"/>
  </w:num>
  <w:num w:numId="31">
    <w:abstractNumId w:val="14"/>
    <w:lvlOverride w:ilvl="0">
      <w:startOverride w:val="1"/>
    </w:lvlOverride>
  </w:num>
  <w:num w:numId="32">
    <w:abstractNumId w:val="14"/>
    <w:lvlOverride w:ilvl="0">
      <w:startOverride w:val="1"/>
    </w:lvlOverride>
  </w:num>
  <w:num w:numId="33">
    <w:abstractNumId w:val="27"/>
  </w:num>
  <w:num w:numId="34">
    <w:abstractNumId w:val="27"/>
  </w:num>
  <w:num w:numId="35">
    <w:abstractNumId w:val="27"/>
  </w:num>
  <w:num w:numId="36">
    <w:abstractNumId w:val="27"/>
  </w:num>
  <w:num w:numId="37">
    <w:abstractNumId w:val="27"/>
  </w:num>
  <w:num w:numId="38">
    <w:abstractNumId w:val="27"/>
  </w:num>
  <w:num w:numId="39">
    <w:abstractNumId w:val="27"/>
  </w:num>
  <w:num w:numId="40">
    <w:abstractNumId w:val="27"/>
  </w:num>
  <w:num w:numId="41">
    <w:abstractNumId w:val="3"/>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Vito Nicola Bufi">
    <w15:presenceInfo w15:providerId="AD" w15:userId="S::Vito.Bufi@eng.it::29023098-7aab-4af1-85a6-8843b68c8d05"/>
  </w15:person>
  <w15:person w15:author="Umberto Mignogna">
    <w15:presenceInfo w15:providerId="Windows Live" w15:userId="06349f302307e8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631"/>
    <w:rsid w:val="000021A2"/>
    <w:rsid w:val="000044F2"/>
    <w:rsid w:val="00004534"/>
    <w:rsid w:val="00005582"/>
    <w:rsid w:val="00005CA4"/>
    <w:rsid w:val="0001121D"/>
    <w:rsid w:val="00011E5B"/>
    <w:rsid w:val="0001258D"/>
    <w:rsid w:val="00017A02"/>
    <w:rsid w:val="000200E5"/>
    <w:rsid w:val="00020C4F"/>
    <w:rsid w:val="00022CFC"/>
    <w:rsid w:val="000235B6"/>
    <w:rsid w:val="0002522F"/>
    <w:rsid w:val="000269A3"/>
    <w:rsid w:val="0002733A"/>
    <w:rsid w:val="00030222"/>
    <w:rsid w:val="00031606"/>
    <w:rsid w:val="00032081"/>
    <w:rsid w:val="000329CA"/>
    <w:rsid w:val="0003326D"/>
    <w:rsid w:val="00033EA8"/>
    <w:rsid w:val="0003437A"/>
    <w:rsid w:val="000347CD"/>
    <w:rsid w:val="00036254"/>
    <w:rsid w:val="00036C70"/>
    <w:rsid w:val="0003722F"/>
    <w:rsid w:val="00037859"/>
    <w:rsid w:val="00037FDF"/>
    <w:rsid w:val="0004002D"/>
    <w:rsid w:val="000403DD"/>
    <w:rsid w:val="00041B5F"/>
    <w:rsid w:val="00041C41"/>
    <w:rsid w:val="00043C7E"/>
    <w:rsid w:val="00043F31"/>
    <w:rsid w:val="000440F9"/>
    <w:rsid w:val="000449DB"/>
    <w:rsid w:val="00045C6D"/>
    <w:rsid w:val="00046951"/>
    <w:rsid w:val="00050641"/>
    <w:rsid w:val="000507B6"/>
    <w:rsid w:val="00052CB8"/>
    <w:rsid w:val="00052DAC"/>
    <w:rsid w:val="000533D7"/>
    <w:rsid w:val="000536EC"/>
    <w:rsid w:val="000540BB"/>
    <w:rsid w:val="000554B2"/>
    <w:rsid w:val="000562C8"/>
    <w:rsid w:val="000567E0"/>
    <w:rsid w:val="00056A1F"/>
    <w:rsid w:val="00057F27"/>
    <w:rsid w:val="000625FB"/>
    <w:rsid w:val="00062E04"/>
    <w:rsid w:val="00064418"/>
    <w:rsid w:val="000657D4"/>
    <w:rsid w:val="00066DC4"/>
    <w:rsid w:val="000704D8"/>
    <w:rsid w:val="000719EE"/>
    <w:rsid w:val="00071D6A"/>
    <w:rsid w:val="00073A50"/>
    <w:rsid w:val="00073A5B"/>
    <w:rsid w:val="000748A8"/>
    <w:rsid w:val="00074E89"/>
    <w:rsid w:val="0008208F"/>
    <w:rsid w:val="0008677C"/>
    <w:rsid w:val="00086E0B"/>
    <w:rsid w:val="000911F8"/>
    <w:rsid w:val="00091323"/>
    <w:rsid w:val="000928EA"/>
    <w:rsid w:val="00093850"/>
    <w:rsid w:val="00093C87"/>
    <w:rsid w:val="00093FEE"/>
    <w:rsid w:val="000943A4"/>
    <w:rsid w:val="0009485D"/>
    <w:rsid w:val="0009492A"/>
    <w:rsid w:val="00094D29"/>
    <w:rsid w:val="000958ED"/>
    <w:rsid w:val="00095B13"/>
    <w:rsid w:val="00095B38"/>
    <w:rsid w:val="00096F3F"/>
    <w:rsid w:val="00097E3B"/>
    <w:rsid w:val="000A0B15"/>
    <w:rsid w:val="000A1B1D"/>
    <w:rsid w:val="000A3904"/>
    <w:rsid w:val="000A43F1"/>
    <w:rsid w:val="000A44C0"/>
    <w:rsid w:val="000A55D2"/>
    <w:rsid w:val="000A677B"/>
    <w:rsid w:val="000A7934"/>
    <w:rsid w:val="000B065B"/>
    <w:rsid w:val="000B2648"/>
    <w:rsid w:val="000B2BAD"/>
    <w:rsid w:val="000B53DB"/>
    <w:rsid w:val="000B5A44"/>
    <w:rsid w:val="000B6B8F"/>
    <w:rsid w:val="000B78F7"/>
    <w:rsid w:val="000C0BD4"/>
    <w:rsid w:val="000C0E5A"/>
    <w:rsid w:val="000C17E8"/>
    <w:rsid w:val="000C3090"/>
    <w:rsid w:val="000C3403"/>
    <w:rsid w:val="000C3738"/>
    <w:rsid w:val="000C3DE6"/>
    <w:rsid w:val="000C527A"/>
    <w:rsid w:val="000C5B28"/>
    <w:rsid w:val="000C678A"/>
    <w:rsid w:val="000C688F"/>
    <w:rsid w:val="000D0449"/>
    <w:rsid w:val="000D1E96"/>
    <w:rsid w:val="000D4595"/>
    <w:rsid w:val="000D5CAC"/>
    <w:rsid w:val="000D63C2"/>
    <w:rsid w:val="000E02E5"/>
    <w:rsid w:val="000E1EF5"/>
    <w:rsid w:val="000E2916"/>
    <w:rsid w:val="000E5C22"/>
    <w:rsid w:val="000E5EF1"/>
    <w:rsid w:val="000E6FD0"/>
    <w:rsid w:val="000F0538"/>
    <w:rsid w:val="000F274B"/>
    <w:rsid w:val="000F34CB"/>
    <w:rsid w:val="000F4D19"/>
    <w:rsid w:val="000F4D6F"/>
    <w:rsid w:val="000F4D7B"/>
    <w:rsid w:val="000F5A32"/>
    <w:rsid w:val="000F6490"/>
    <w:rsid w:val="000F6C19"/>
    <w:rsid w:val="000F7945"/>
    <w:rsid w:val="00100D8C"/>
    <w:rsid w:val="001031A9"/>
    <w:rsid w:val="001033BD"/>
    <w:rsid w:val="00103A72"/>
    <w:rsid w:val="00104762"/>
    <w:rsid w:val="00105493"/>
    <w:rsid w:val="001054AE"/>
    <w:rsid w:val="00105EF5"/>
    <w:rsid w:val="001066DC"/>
    <w:rsid w:val="001105FA"/>
    <w:rsid w:val="00111C85"/>
    <w:rsid w:val="001130D1"/>
    <w:rsid w:val="0011319D"/>
    <w:rsid w:val="00114851"/>
    <w:rsid w:val="001170FF"/>
    <w:rsid w:val="001222B7"/>
    <w:rsid w:val="001227D4"/>
    <w:rsid w:val="00125B74"/>
    <w:rsid w:val="001272E6"/>
    <w:rsid w:val="001275E8"/>
    <w:rsid w:val="00127FB0"/>
    <w:rsid w:val="00133700"/>
    <w:rsid w:val="00134B7F"/>
    <w:rsid w:val="00134C20"/>
    <w:rsid w:val="001356A5"/>
    <w:rsid w:val="00135F4A"/>
    <w:rsid w:val="00135FE7"/>
    <w:rsid w:val="00136AD5"/>
    <w:rsid w:val="0013742C"/>
    <w:rsid w:val="0014217D"/>
    <w:rsid w:val="001421D1"/>
    <w:rsid w:val="001430AC"/>
    <w:rsid w:val="001437D0"/>
    <w:rsid w:val="001450DD"/>
    <w:rsid w:val="00146B01"/>
    <w:rsid w:val="00151A6C"/>
    <w:rsid w:val="00154205"/>
    <w:rsid w:val="0015768C"/>
    <w:rsid w:val="00160E32"/>
    <w:rsid w:val="0016103E"/>
    <w:rsid w:val="00163046"/>
    <w:rsid w:val="00163242"/>
    <w:rsid w:val="0016553B"/>
    <w:rsid w:val="001673F0"/>
    <w:rsid w:val="0017011D"/>
    <w:rsid w:val="001708D6"/>
    <w:rsid w:val="0017185F"/>
    <w:rsid w:val="0017275D"/>
    <w:rsid w:val="00175AD8"/>
    <w:rsid w:val="00176789"/>
    <w:rsid w:val="001800D4"/>
    <w:rsid w:val="001805B4"/>
    <w:rsid w:val="00180EFC"/>
    <w:rsid w:val="00182BFE"/>
    <w:rsid w:val="001833B5"/>
    <w:rsid w:val="00183DE2"/>
    <w:rsid w:val="00184082"/>
    <w:rsid w:val="00185527"/>
    <w:rsid w:val="00187040"/>
    <w:rsid w:val="00187619"/>
    <w:rsid w:val="0018782A"/>
    <w:rsid w:val="00187FBD"/>
    <w:rsid w:val="001904DE"/>
    <w:rsid w:val="0019082D"/>
    <w:rsid w:val="00193D73"/>
    <w:rsid w:val="00195BDC"/>
    <w:rsid w:val="0019621C"/>
    <w:rsid w:val="001964FF"/>
    <w:rsid w:val="001968B1"/>
    <w:rsid w:val="001976CC"/>
    <w:rsid w:val="00197E1C"/>
    <w:rsid w:val="001A0141"/>
    <w:rsid w:val="001A076C"/>
    <w:rsid w:val="001A07E3"/>
    <w:rsid w:val="001A487F"/>
    <w:rsid w:val="001A6522"/>
    <w:rsid w:val="001A71A0"/>
    <w:rsid w:val="001A76D2"/>
    <w:rsid w:val="001A76DA"/>
    <w:rsid w:val="001B3364"/>
    <w:rsid w:val="001B3538"/>
    <w:rsid w:val="001B3D62"/>
    <w:rsid w:val="001B41AB"/>
    <w:rsid w:val="001B587A"/>
    <w:rsid w:val="001B6BD0"/>
    <w:rsid w:val="001B7747"/>
    <w:rsid w:val="001C02A0"/>
    <w:rsid w:val="001C04E4"/>
    <w:rsid w:val="001C1AEC"/>
    <w:rsid w:val="001C51CF"/>
    <w:rsid w:val="001C5E31"/>
    <w:rsid w:val="001C693D"/>
    <w:rsid w:val="001C7428"/>
    <w:rsid w:val="001D1026"/>
    <w:rsid w:val="001D1467"/>
    <w:rsid w:val="001D1B4E"/>
    <w:rsid w:val="001D1D25"/>
    <w:rsid w:val="001D1D80"/>
    <w:rsid w:val="001D1F89"/>
    <w:rsid w:val="001D2E66"/>
    <w:rsid w:val="001D4A0C"/>
    <w:rsid w:val="001D5C5C"/>
    <w:rsid w:val="001D6176"/>
    <w:rsid w:val="001D6E26"/>
    <w:rsid w:val="001D7357"/>
    <w:rsid w:val="001D79ED"/>
    <w:rsid w:val="001E0592"/>
    <w:rsid w:val="001E1FFB"/>
    <w:rsid w:val="001E2C6F"/>
    <w:rsid w:val="001E376B"/>
    <w:rsid w:val="001E50AD"/>
    <w:rsid w:val="001E5F38"/>
    <w:rsid w:val="001E62CF"/>
    <w:rsid w:val="001E66A5"/>
    <w:rsid w:val="001E686F"/>
    <w:rsid w:val="001F1711"/>
    <w:rsid w:val="001F1964"/>
    <w:rsid w:val="001F1C2A"/>
    <w:rsid w:val="001F226E"/>
    <w:rsid w:val="001F28B5"/>
    <w:rsid w:val="001F2A0B"/>
    <w:rsid w:val="001F2E83"/>
    <w:rsid w:val="001F329D"/>
    <w:rsid w:val="001F380A"/>
    <w:rsid w:val="001F7465"/>
    <w:rsid w:val="001F74CE"/>
    <w:rsid w:val="001F76AB"/>
    <w:rsid w:val="001F76FD"/>
    <w:rsid w:val="00203142"/>
    <w:rsid w:val="00205F28"/>
    <w:rsid w:val="00206CDB"/>
    <w:rsid w:val="00206F49"/>
    <w:rsid w:val="00207E1F"/>
    <w:rsid w:val="0021056E"/>
    <w:rsid w:val="00213B53"/>
    <w:rsid w:val="002157AC"/>
    <w:rsid w:val="0022377D"/>
    <w:rsid w:val="002240D5"/>
    <w:rsid w:val="0022680B"/>
    <w:rsid w:val="00226F96"/>
    <w:rsid w:val="002272F6"/>
    <w:rsid w:val="0023187D"/>
    <w:rsid w:val="00233C8B"/>
    <w:rsid w:val="00235082"/>
    <w:rsid w:val="00235E6F"/>
    <w:rsid w:val="00237EB7"/>
    <w:rsid w:val="002406DE"/>
    <w:rsid w:val="00240FC7"/>
    <w:rsid w:val="002430E6"/>
    <w:rsid w:val="002469F4"/>
    <w:rsid w:val="00247545"/>
    <w:rsid w:val="00252929"/>
    <w:rsid w:val="00253964"/>
    <w:rsid w:val="00254431"/>
    <w:rsid w:val="00254DFA"/>
    <w:rsid w:val="00255A6C"/>
    <w:rsid w:val="0025624E"/>
    <w:rsid w:val="00257092"/>
    <w:rsid w:val="00257FE9"/>
    <w:rsid w:val="00260C5E"/>
    <w:rsid w:val="00266146"/>
    <w:rsid w:val="00270071"/>
    <w:rsid w:val="00270701"/>
    <w:rsid w:val="002726D6"/>
    <w:rsid w:val="00273082"/>
    <w:rsid w:val="00274DC1"/>
    <w:rsid w:val="002778B0"/>
    <w:rsid w:val="002824D5"/>
    <w:rsid w:val="0028260E"/>
    <w:rsid w:val="00284E2A"/>
    <w:rsid w:val="00285328"/>
    <w:rsid w:val="00285767"/>
    <w:rsid w:val="00285DDD"/>
    <w:rsid w:val="00287473"/>
    <w:rsid w:val="00290F94"/>
    <w:rsid w:val="002916DC"/>
    <w:rsid w:val="00295BC0"/>
    <w:rsid w:val="002A221A"/>
    <w:rsid w:val="002A2FED"/>
    <w:rsid w:val="002A3AE6"/>
    <w:rsid w:val="002A3B0E"/>
    <w:rsid w:val="002A4B89"/>
    <w:rsid w:val="002A7342"/>
    <w:rsid w:val="002B13AA"/>
    <w:rsid w:val="002B2139"/>
    <w:rsid w:val="002B3C95"/>
    <w:rsid w:val="002B6F8F"/>
    <w:rsid w:val="002B739E"/>
    <w:rsid w:val="002C0683"/>
    <w:rsid w:val="002C1949"/>
    <w:rsid w:val="002C1C41"/>
    <w:rsid w:val="002C2423"/>
    <w:rsid w:val="002C245E"/>
    <w:rsid w:val="002C48CF"/>
    <w:rsid w:val="002C4B2A"/>
    <w:rsid w:val="002C65A6"/>
    <w:rsid w:val="002C6700"/>
    <w:rsid w:val="002C6D28"/>
    <w:rsid w:val="002C73A6"/>
    <w:rsid w:val="002C7B5C"/>
    <w:rsid w:val="002C7E49"/>
    <w:rsid w:val="002D0970"/>
    <w:rsid w:val="002D0F4C"/>
    <w:rsid w:val="002D2419"/>
    <w:rsid w:val="002D265D"/>
    <w:rsid w:val="002D39B9"/>
    <w:rsid w:val="002D3AFF"/>
    <w:rsid w:val="002D3B5E"/>
    <w:rsid w:val="002D4F5E"/>
    <w:rsid w:val="002D586E"/>
    <w:rsid w:val="002E0985"/>
    <w:rsid w:val="002E19D1"/>
    <w:rsid w:val="002E2010"/>
    <w:rsid w:val="002E2D41"/>
    <w:rsid w:val="002E341B"/>
    <w:rsid w:val="002E47E3"/>
    <w:rsid w:val="002E54E9"/>
    <w:rsid w:val="002E5E6E"/>
    <w:rsid w:val="002E786D"/>
    <w:rsid w:val="002F037C"/>
    <w:rsid w:val="002F15A9"/>
    <w:rsid w:val="002F27D2"/>
    <w:rsid w:val="002F5A03"/>
    <w:rsid w:val="002F71BF"/>
    <w:rsid w:val="002F7F29"/>
    <w:rsid w:val="00300BC8"/>
    <w:rsid w:val="00301472"/>
    <w:rsid w:val="003015E9"/>
    <w:rsid w:val="00303091"/>
    <w:rsid w:val="0030374C"/>
    <w:rsid w:val="00303D55"/>
    <w:rsid w:val="00303E77"/>
    <w:rsid w:val="0030411B"/>
    <w:rsid w:val="0030479A"/>
    <w:rsid w:val="0030590B"/>
    <w:rsid w:val="00312D00"/>
    <w:rsid w:val="0031347D"/>
    <w:rsid w:val="003140C3"/>
    <w:rsid w:val="003140F4"/>
    <w:rsid w:val="00314328"/>
    <w:rsid w:val="0031652D"/>
    <w:rsid w:val="00316963"/>
    <w:rsid w:val="003169CB"/>
    <w:rsid w:val="00316F54"/>
    <w:rsid w:val="00316F99"/>
    <w:rsid w:val="003200CB"/>
    <w:rsid w:val="00320DCC"/>
    <w:rsid w:val="00321FA7"/>
    <w:rsid w:val="00323215"/>
    <w:rsid w:val="003243D0"/>
    <w:rsid w:val="00324641"/>
    <w:rsid w:val="0032564F"/>
    <w:rsid w:val="00325CCF"/>
    <w:rsid w:val="0032746D"/>
    <w:rsid w:val="00327A66"/>
    <w:rsid w:val="00327D5B"/>
    <w:rsid w:val="00333275"/>
    <w:rsid w:val="00333888"/>
    <w:rsid w:val="00333D63"/>
    <w:rsid w:val="0033601A"/>
    <w:rsid w:val="003360A9"/>
    <w:rsid w:val="00336615"/>
    <w:rsid w:val="00336974"/>
    <w:rsid w:val="0034025C"/>
    <w:rsid w:val="00343B2F"/>
    <w:rsid w:val="0034495E"/>
    <w:rsid w:val="00344B5F"/>
    <w:rsid w:val="00345FA3"/>
    <w:rsid w:val="0034634A"/>
    <w:rsid w:val="00346459"/>
    <w:rsid w:val="003466EE"/>
    <w:rsid w:val="00346BD8"/>
    <w:rsid w:val="00350EA6"/>
    <w:rsid w:val="0035102C"/>
    <w:rsid w:val="00352AEF"/>
    <w:rsid w:val="003541B9"/>
    <w:rsid w:val="00354C7C"/>
    <w:rsid w:val="003572D8"/>
    <w:rsid w:val="0036023D"/>
    <w:rsid w:val="00360812"/>
    <w:rsid w:val="0036092B"/>
    <w:rsid w:val="00360A01"/>
    <w:rsid w:val="0036229E"/>
    <w:rsid w:val="0036363D"/>
    <w:rsid w:val="00363B37"/>
    <w:rsid w:val="003642EB"/>
    <w:rsid w:val="0036593B"/>
    <w:rsid w:val="00365DA1"/>
    <w:rsid w:val="00365F6E"/>
    <w:rsid w:val="0037079E"/>
    <w:rsid w:val="00372039"/>
    <w:rsid w:val="0037247D"/>
    <w:rsid w:val="00373A78"/>
    <w:rsid w:val="003747B8"/>
    <w:rsid w:val="003752BF"/>
    <w:rsid w:val="00376144"/>
    <w:rsid w:val="00376172"/>
    <w:rsid w:val="00376B5E"/>
    <w:rsid w:val="00376FED"/>
    <w:rsid w:val="00377C41"/>
    <w:rsid w:val="00382200"/>
    <w:rsid w:val="0038394F"/>
    <w:rsid w:val="00387917"/>
    <w:rsid w:val="0039175A"/>
    <w:rsid w:val="0039266B"/>
    <w:rsid w:val="00392DE6"/>
    <w:rsid w:val="0039408A"/>
    <w:rsid w:val="00394315"/>
    <w:rsid w:val="003961B5"/>
    <w:rsid w:val="0039680F"/>
    <w:rsid w:val="003A0403"/>
    <w:rsid w:val="003A1842"/>
    <w:rsid w:val="003A1F8D"/>
    <w:rsid w:val="003A26EA"/>
    <w:rsid w:val="003A39F2"/>
    <w:rsid w:val="003A5BD9"/>
    <w:rsid w:val="003A7461"/>
    <w:rsid w:val="003A7B25"/>
    <w:rsid w:val="003B0867"/>
    <w:rsid w:val="003B2DFF"/>
    <w:rsid w:val="003B3DCC"/>
    <w:rsid w:val="003B4905"/>
    <w:rsid w:val="003C2450"/>
    <w:rsid w:val="003C2CCB"/>
    <w:rsid w:val="003C4480"/>
    <w:rsid w:val="003C4E64"/>
    <w:rsid w:val="003D0AD3"/>
    <w:rsid w:val="003D1363"/>
    <w:rsid w:val="003D1BA8"/>
    <w:rsid w:val="003D289A"/>
    <w:rsid w:val="003D2D8E"/>
    <w:rsid w:val="003D3D3F"/>
    <w:rsid w:val="003D45F7"/>
    <w:rsid w:val="003D4D74"/>
    <w:rsid w:val="003D7245"/>
    <w:rsid w:val="003D78B0"/>
    <w:rsid w:val="003E1616"/>
    <w:rsid w:val="003E2A4E"/>
    <w:rsid w:val="003E5C9E"/>
    <w:rsid w:val="003F1FD1"/>
    <w:rsid w:val="003F2B8F"/>
    <w:rsid w:val="003F5DA2"/>
    <w:rsid w:val="003F7447"/>
    <w:rsid w:val="0040070B"/>
    <w:rsid w:val="00400BF0"/>
    <w:rsid w:val="00402360"/>
    <w:rsid w:val="00403A9E"/>
    <w:rsid w:val="0040554C"/>
    <w:rsid w:val="00405CF0"/>
    <w:rsid w:val="00406988"/>
    <w:rsid w:val="00407977"/>
    <w:rsid w:val="00410176"/>
    <w:rsid w:val="0041103B"/>
    <w:rsid w:val="00412B0B"/>
    <w:rsid w:val="004143B1"/>
    <w:rsid w:val="00415607"/>
    <w:rsid w:val="00415790"/>
    <w:rsid w:val="00416778"/>
    <w:rsid w:val="00416C2F"/>
    <w:rsid w:val="004177E1"/>
    <w:rsid w:val="004201FD"/>
    <w:rsid w:val="0042038F"/>
    <w:rsid w:val="00422658"/>
    <w:rsid w:val="004238C3"/>
    <w:rsid w:val="0042452D"/>
    <w:rsid w:val="004258CC"/>
    <w:rsid w:val="004261BC"/>
    <w:rsid w:val="00426AC6"/>
    <w:rsid w:val="00431AB4"/>
    <w:rsid w:val="00433500"/>
    <w:rsid w:val="00435FC9"/>
    <w:rsid w:val="004403AB"/>
    <w:rsid w:val="00440A3B"/>
    <w:rsid w:val="0044132C"/>
    <w:rsid w:val="004414EF"/>
    <w:rsid w:val="00442A3B"/>
    <w:rsid w:val="00442A96"/>
    <w:rsid w:val="0044312D"/>
    <w:rsid w:val="004447F4"/>
    <w:rsid w:val="004455B9"/>
    <w:rsid w:val="00450C15"/>
    <w:rsid w:val="00450DB7"/>
    <w:rsid w:val="00451BD0"/>
    <w:rsid w:val="004523E4"/>
    <w:rsid w:val="00452B95"/>
    <w:rsid w:val="004532B8"/>
    <w:rsid w:val="004533EB"/>
    <w:rsid w:val="004546DD"/>
    <w:rsid w:val="00454C0E"/>
    <w:rsid w:val="00455E0B"/>
    <w:rsid w:val="00456D71"/>
    <w:rsid w:val="00456E7A"/>
    <w:rsid w:val="00460A2D"/>
    <w:rsid w:val="004616CF"/>
    <w:rsid w:val="00462212"/>
    <w:rsid w:val="00462213"/>
    <w:rsid w:val="00464B71"/>
    <w:rsid w:val="00467157"/>
    <w:rsid w:val="00473730"/>
    <w:rsid w:val="004743B9"/>
    <w:rsid w:val="004775B7"/>
    <w:rsid w:val="004777C3"/>
    <w:rsid w:val="004809C2"/>
    <w:rsid w:val="0048187E"/>
    <w:rsid w:val="00481DB4"/>
    <w:rsid w:val="00483D5E"/>
    <w:rsid w:val="0048410C"/>
    <w:rsid w:val="00485288"/>
    <w:rsid w:val="0048618C"/>
    <w:rsid w:val="0049181C"/>
    <w:rsid w:val="0049260B"/>
    <w:rsid w:val="00493641"/>
    <w:rsid w:val="0049373E"/>
    <w:rsid w:val="00493E32"/>
    <w:rsid w:val="00495024"/>
    <w:rsid w:val="00495C81"/>
    <w:rsid w:val="00495F8D"/>
    <w:rsid w:val="00496406"/>
    <w:rsid w:val="0049677E"/>
    <w:rsid w:val="004971E5"/>
    <w:rsid w:val="004A00CD"/>
    <w:rsid w:val="004A0EF4"/>
    <w:rsid w:val="004A2330"/>
    <w:rsid w:val="004A27D3"/>
    <w:rsid w:val="004A3D29"/>
    <w:rsid w:val="004A5C48"/>
    <w:rsid w:val="004A7069"/>
    <w:rsid w:val="004A761D"/>
    <w:rsid w:val="004B012C"/>
    <w:rsid w:val="004B1BCA"/>
    <w:rsid w:val="004B3F43"/>
    <w:rsid w:val="004B4C2F"/>
    <w:rsid w:val="004C0B23"/>
    <w:rsid w:val="004C0E77"/>
    <w:rsid w:val="004C1F18"/>
    <w:rsid w:val="004C2C8C"/>
    <w:rsid w:val="004C4386"/>
    <w:rsid w:val="004C59DB"/>
    <w:rsid w:val="004C6332"/>
    <w:rsid w:val="004C6E91"/>
    <w:rsid w:val="004C73CC"/>
    <w:rsid w:val="004C7B85"/>
    <w:rsid w:val="004D0A9D"/>
    <w:rsid w:val="004D18B3"/>
    <w:rsid w:val="004D1F52"/>
    <w:rsid w:val="004D2264"/>
    <w:rsid w:val="004D3DA2"/>
    <w:rsid w:val="004D45E9"/>
    <w:rsid w:val="004E04B9"/>
    <w:rsid w:val="004E0877"/>
    <w:rsid w:val="004E0CEF"/>
    <w:rsid w:val="004E1269"/>
    <w:rsid w:val="004E18B2"/>
    <w:rsid w:val="004E1D35"/>
    <w:rsid w:val="004E1E89"/>
    <w:rsid w:val="004E22AB"/>
    <w:rsid w:val="004E2BF0"/>
    <w:rsid w:val="004E4FCD"/>
    <w:rsid w:val="004E6659"/>
    <w:rsid w:val="004F341E"/>
    <w:rsid w:val="004F4016"/>
    <w:rsid w:val="004F4033"/>
    <w:rsid w:val="004F46F7"/>
    <w:rsid w:val="004F47D6"/>
    <w:rsid w:val="004F4E94"/>
    <w:rsid w:val="004F57A4"/>
    <w:rsid w:val="004F5B20"/>
    <w:rsid w:val="004F78D4"/>
    <w:rsid w:val="00500EC5"/>
    <w:rsid w:val="00505CE2"/>
    <w:rsid w:val="00507128"/>
    <w:rsid w:val="005105B2"/>
    <w:rsid w:val="0051099C"/>
    <w:rsid w:val="00510A55"/>
    <w:rsid w:val="00512027"/>
    <w:rsid w:val="0051266C"/>
    <w:rsid w:val="00514919"/>
    <w:rsid w:val="00515F07"/>
    <w:rsid w:val="005166C8"/>
    <w:rsid w:val="00521EAD"/>
    <w:rsid w:val="00523963"/>
    <w:rsid w:val="00523D56"/>
    <w:rsid w:val="0052516D"/>
    <w:rsid w:val="0052744E"/>
    <w:rsid w:val="00527A03"/>
    <w:rsid w:val="00527A99"/>
    <w:rsid w:val="00530025"/>
    <w:rsid w:val="00530F4C"/>
    <w:rsid w:val="00534FB8"/>
    <w:rsid w:val="005374CD"/>
    <w:rsid w:val="00537D3D"/>
    <w:rsid w:val="00540DFB"/>
    <w:rsid w:val="00541E5F"/>
    <w:rsid w:val="0054306C"/>
    <w:rsid w:val="0054445F"/>
    <w:rsid w:val="00544DCB"/>
    <w:rsid w:val="00547E18"/>
    <w:rsid w:val="005517D5"/>
    <w:rsid w:val="00551877"/>
    <w:rsid w:val="00552A29"/>
    <w:rsid w:val="00552EBE"/>
    <w:rsid w:val="00552ED2"/>
    <w:rsid w:val="00553B00"/>
    <w:rsid w:val="00555EA1"/>
    <w:rsid w:val="005566A3"/>
    <w:rsid w:val="00560D57"/>
    <w:rsid w:val="00561212"/>
    <w:rsid w:val="00561A60"/>
    <w:rsid w:val="00562462"/>
    <w:rsid w:val="00563A5D"/>
    <w:rsid w:val="00564096"/>
    <w:rsid w:val="0056420A"/>
    <w:rsid w:val="00564681"/>
    <w:rsid w:val="00564FA3"/>
    <w:rsid w:val="00565C4D"/>
    <w:rsid w:val="00565FFA"/>
    <w:rsid w:val="00566781"/>
    <w:rsid w:val="005675AD"/>
    <w:rsid w:val="00567A25"/>
    <w:rsid w:val="00572B26"/>
    <w:rsid w:val="005749AD"/>
    <w:rsid w:val="005778E0"/>
    <w:rsid w:val="00577AB4"/>
    <w:rsid w:val="00581D02"/>
    <w:rsid w:val="005867AC"/>
    <w:rsid w:val="00587938"/>
    <w:rsid w:val="00587FFE"/>
    <w:rsid w:val="005901D7"/>
    <w:rsid w:val="00590B0A"/>
    <w:rsid w:val="00590B24"/>
    <w:rsid w:val="00590E50"/>
    <w:rsid w:val="00591B63"/>
    <w:rsid w:val="00592194"/>
    <w:rsid w:val="005925FB"/>
    <w:rsid w:val="00592F60"/>
    <w:rsid w:val="0059387D"/>
    <w:rsid w:val="00594BCB"/>
    <w:rsid w:val="0059506A"/>
    <w:rsid w:val="00595367"/>
    <w:rsid w:val="00595F7E"/>
    <w:rsid w:val="005A07FB"/>
    <w:rsid w:val="005A16BF"/>
    <w:rsid w:val="005A1865"/>
    <w:rsid w:val="005A2841"/>
    <w:rsid w:val="005A2A60"/>
    <w:rsid w:val="005A41B9"/>
    <w:rsid w:val="005B057B"/>
    <w:rsid w:val="005B0A78"/>
    <w:rsid w:val="005B2347"/>
    <w:rsid w:val="005B24D1"/>
    <w:rsid w:val="005B5016"/>
    <w:rsid w:val="005B70E7"/>
    <w:rsid w:val="005C0894"/>
    <w:rsid w:val="005C0BAF"/>
    <w:rsid w:val="005C2945"/>
    <w:rsid w:val="005C3C71"/>
    <w:rsid w:val="005C7452"/>
    <w:rsid w:val="005D067A"/>
    <w:rsid w:val="005D0E59"/>
    <w:rsid w:val="005D10D5"/>
    <w:rsid w:val="005D1DCB"/>
    <w:rsid w:val="005D2337"/>
    <w:rsid w:val="005D50A2"/>
    <w:rsid w:val="005D60B3"/>
    <w:rsid w:val="005D671C"/>
    <w:rsid w:val="005D7642"/>
    <w:rsid w:val="005E1BC7"/>
    <w:rsid w:val="005E5C8F"/>
    <w:rsid w:val="005F0F00"/>
    <w:rsid w:val="005F1225"/>
    <w:rsid w:val="005F1839"/>
    <w:rsid w:val="005F27FE"/>
    <w:rsid w:val="005F2F5D"/>
    <w:rsid w:val="005F3CDE"/>
    <w:rsid w:val="005F50C1"/>
    <w:rsid w:val="005F5317"/>
    <w:rsid w:val="005F63F6"/>
    <w:rsid w:val="005F7DD5"/>
    <w:rsid w:val="005F7DFD"/>
    <w:rsid w:val="00603C5C"/>
    <w:rsid w:val="00604394"/>
    <w:rsid w:val="006045A8"/>
    <w:rsid w:val="0060560D"/>
    <w:rsid w:val="0060603B"/>
    <w:rsid w:val="006063D6"/>
    <w:rsid w:val="006105A9"/>
    <w:rsid w:val="006109BF"/>
    <w:rsid w:val="00611505"/>
    <w:rsid w:val="00613C43"/>
    <w:rsid w:val="006147E0"/>
    <w:rsid w:val="0061497A"/>
    <w:rsid w:val="00620DA5"/>
    <w:rsid w:val="00622164"/>
    <w:rsid w:val="0062238E"/>
    <w:rsid w:val="0062397D"/>
    <w:rsid w:val="0062500F"/>
    <w:rsid w:val="006274A6"/>
    <w:rsid w:val="006309E5"/>
    <w:rsid w:val="00634484"/>
    <w:rsid w:val="006359C7"/>
    <w:rsid w:val="00635E33"/>
    <w:rsid w:val="0063698B"/>
    <w:rsid w:val="006413E6"/>
    <w:rsid w:val="006426F3"/>
    <w:rsid w:val="006445A3"/>
    <w:rsid w:val="00645B12"/>
    <w:rsid w:val="00646A46"/>
    <w:rsid w:val="0064707B"/>
    <w:rsid w:val="00647BD9"/>
    <w:rsid w:val="006538F5"/>
    <w:rsid w:val="00654A81"/>
    <w:rsid w:val="0065518A"/>
    <w:rsid w:val="00655626"/>
    <w:rsid w:val="00656242"/>
    <w:rsid w:val="00656A00"/>
    <w:rsid w:val="00657B2F"/>
    <w:rsid w:val="00661B50"/>
    <w:rsid w:val="00661EF6"/>
    <w:rsid w:val="00663A00"/>
    <w:rsid w:val="00664BA7"/>
    <w:rsid w:val="00664E11"/>
    <w:rsid w:val="006666CA"/>
    <w:rsid w:val="00666B20"/>
    <w:rsid w:val="00666CCC"/>
    <w:rsid w:val="00667A0B"/>
    <w:rsid w:val="00670391"/>
    <w:rsid w:val="0067347A"/>
    <w:rsid w:val="00674010"/>
    <w:rsid w:val="00676D25"/>
    <w:rsid w:val="00677F8C"/>
    <w:rsid w:val="00680D08"/>
    <w:rsid w:val="00680DE9"/>
    <w:rsid w:val="0068171E"/>
    <w:rsid w:val="00684915"/>
    <w:rsid w:val="006853A3"/>
    <w:rsid w:val="00686770"/>
    <w:rsid w:val="006913DF"/>
    <w:rsid w:val="0069160D"/>
    <w:rsid w:val="00693BDD"/>
    <w:rsid w:val="00694650"/>
    <w:rsid w:val="00696098"/>
    <w:rsid w:val="00696C4D"/>
    <w:rsid w:val="00696F76"/>
    <w:rsid w:val="00697619"/>
    <w:rsid w:val="00697921"/>
    <w:rsid w:val="00697AF6"/>
    <w:rsid w:val="006A1268"/>
    <w:rsid w:val="006A17AF"/>
    <w:rsid w:val="006A341D"/>
    <w:rsid w:val="006A3FD4"/>
    <w:rsid w:val="006A52EF"/>
    <w:rsid w:val="006A54D9"/>
    <w:rsid w:val="006A59AC"/>
    <w:rsid w:val="006A5D8B"/>
    <w:rsid w:val="006A620A"/>
    <w:rsid w:val="006A6B4C"/>
    <w:rsid w:val="006B2AA3"/>
    <w:rsid w:val="006B2B5B"/>
    <w:rsid w:val="006B341C"/>
    <w:rsid w:val="006B5E83"/>
    <w:rsid w:val="006B60AD"/>
    <w:rsid w:val="006B7D4D"/>
    <w:rsid w:val="006C07C1"/>
    <w:rsid w:val="006C09AF"/>
    <w:rsid w:val="006C2450"/>
    <w:rsid w:val="006C279D"/>
    <w:rsid w:val="006C39C4"/>
    <w:rsid w:val="006C4ECA"/>
    <w:rsid w:val="006D11D4"/>
    <w:rsid w:val="006D332B"/>
    <w:rsid w:val="006D3D49"/>
    <w:rsid w:val="006D3F64"/>
    <w:rsid w:val="006D73B7"/>
    <w:rsid w:val="006D7528"/>
    <w:rsid w:val="006E307E"/>
    <w:rsid w:val="006E456E"/>
    <w:rsid w:val="006E4717"/>
    <w:rsid w:val="006E668E"/>
    <w:rsid w:val="006E7A65"/>
    <w:rsid w:val="006F0788"/>
    <w:rsid w:val="006F1BAF"/>
    <w:rsid w:val="006F26BD"/>
    <w:rsid w:val="006F3241"/>
    <w:rsid w:val="006F3341"/>
    <w:rsid w:val="006F47CA"/>
    <w:rsid w:val="006F5227"/>
    <w:rsid w:val="006F5F8C"/>
    <w:rsid w:val="00701A19"/>
    <w:rsid w:val="00703649"/>
    <w:rsid w:val="00704E53"/>
    <w:rsid w:val="00705406"/>
    <w:rsid w:val="00705B5D"/>
    <w:rsid w:val="00706208"/>
    <w:rsid w:val="00711BDE"/>
    <w:rsid w:val="007166DB"/>
    <w:rsid w:val="00723BA6"/>
    <w:rsid w:val="00723DA2"/>
    <w:rsid w:val="0072518E"/>
    <w:rsid w:val="007251DA"/>
    <w:rsid w:val="007272C5"/>
    <w:rsid w:val="0073104C"/>
    <w:rsid w:val="00731852"/>
    <w:rsid w:val="007322F8"/>
    <w:rsid w:val="007323AB"/>
    <w:rsid w:val="00733164"/>
    <w:rsid w:val="00733699"/>
    <w:rsid w:val="007347EB"/>
    <w:rsid w:val="00736D69"/>
    <w:rsid w:val="0074057C"/>
    <w:rsid w:val="00740C83"/>
    <w:rsid w:val="007434BC"/>
    <w:rsid w:val="00745FB7"/>
    <w:rsid w:val="007466AB"/>
    <w:rsid w:val="00746A92"/>
    <w:rsid w:val="0074765E"/>
    <w:rsid w:val="007504CF"/>
    <w:rsid w:val="00751133"/>
    <w:rsid w:val="00751BF0"/>
    <w:rsid w:val="00753570"/>
    <w:rsid w:val="00754149"/>
    <w:rsid w:val="007541CF"/>
    <w:rsid w:val="00754686"/>
    <w:rsid w:val="007547F7"/>
    <w:rsid w:val="0075515A"/>
    <w:rsid w:val="00755520"/>
    <w:rsid w:val="00756CD9"/>
    <w:rsid w:val="007574DB"/>
    <w:rsid w:val="007575DF"/>
    <w:rsid w:val="00757643"/>
    <w:rsid w:val="007601C8"/>
    <w:rsid w:val="007617D8"/>
    <w:rsid w:val="007648EC"/>
    <w:rsid w:val="007659CE"/>
    <w:rsid w:val="007677EE"/>
    <w:rsid w:val="0077053F"/>
    <w:rsid w:val="00771746"/>
    <w:rsid w:val="0077191D"/>
    <w:rsid w:val="0077546D"/>
    <w:rsid w:val="007756AB"/>
    <w:rsid w:val="00775E7A"/>
    <w:rsid w:val="00775EC2"/>
    <w:rsid w:val="00776106"/>
    <w:rsid w:val="00776D44"/>
    <w:rsid w:val="0078000B"/>
    <w:rsid w:val="0078044F"/>
    <w:rsid w:val="00780914"/>
    <w:rsid w:val="00781D28"/>
    <w:rsid w:val="00782197"/>
    <w:rsid w:val="00782588"/>
    <w:rsid w:val="00783F6B"/>
    <w:rsid w:val="007853AA"/>
    <w:rsid w:val="00786032"/>
    <w:rsid w:val="00786748"/>
    <w:rsid w:val="00791809"/>
    <w:rsid w:val="00792E24"/>
    <w:rsid w:val="00794EA8"/>
    <w:rsid w:val="00797F78"/>
    <w:rsid w:val="007A0849"/>
    <w:rsid w:val="007A4111"/>
    <w:rsid w:val="007A4E51"/>
    <w:rsid w:val="007A55F3"/>
    <w:rsid w:val="007A635C"/>
    <w:rsid w:val="007A66F3"/>
    <w:rsid w:val="007B1FC7"/>
    <w:rsid w:val="007B2E44"/>
    <w:rsid w:val="007B3D3E"/>
    <w:rsid w:val="007B4827"/>
    <w:rsid w:val="007B52A0"/>
    <w:rsid w:val="007C05E1"/>
    <w:rsid w:val="007C08E1"/>
    <w:rsid w:val="007C0F49"/>
    <w:rsid w:val="007C1B4E"/>
    <w:rsid w:val="007C1BF7"/>
    <w:rsid w:val="007C5236"/>
    <w:rsid w:val="007C6ED6"/>
    <w:rsid w:val="007C7FA8"/>
    <w:rsid w:val="007D0170"/>
    <w:rsid w:val="007D054E"/>
    <w:rsid w:val="007D282E"/>
    <w:rsid w:val="007D2E31"/>
    <w:rsid w:val="007D3CED"/>
    <w:rsid w:val="007D5989"/>
    <w:rsid w:val="007E0781"/>
    <w:rsid w:val="007E4D03"/>
    <w:rsid w:val="007E7739"/>
    <w:rsid w:val="007E7EDA"/>
    <w:rsid w:val="007F1154"/>
    <w:rsid w:val="007F2604"/>
    <w:rsid w:val="007F2EC2"/>
    <w:rsid w:val="007F3D19"/>
    <w:rsid w:val="007F3F2B"/>
    <w:rsid w:val="007F4FD3"/>
    <w:rsid w:val="007F59B9"/>
    <w:rsid w:val="007F5A56"/>
    <w:rsid w:val="007F6323"/>
    <w:rsid w:val="007F6F60"/>
    <w:rsid w:val="007F768A"/>
    <w:rsid w:val="007F799E"/>
    <w:rsid w:val="00802049"/>
    <w:rsid w:val="00803297"/>
    <w:rsid w:val="00803B66"/>
    <w:rsid w:val="00804187"/>
    <w:rsid w:val="00805381"/>
    <w:rsid w:val="0080605D"/>
    <w:rsid w:val="0080674A"/>
    <w:rsid w:val="00806962"/>
    <w:rsid w:val="00806A0A"/>
    <w:rsid w:val="00806B94"/>
    <w:rsid w:val="00806F89"/>
    <w:rsid w:val="00806FB0"/>
    <w:rsid w:val="00807875"/>
    <w:rsid w:val="00807EAE"/>
    <w:rsid w:val="0081272B"/>
    <w:rsid w:val="0081299A"/>
    <w:rsid w:val="00812C19"/>
    <w:rsid w:val="00813BA4"/>
    <w:rsid w:val="00815019"/>
    <w:rsid w:val="00815BE0"/>
    <w:rsid w:val="00815F41"/>
    <w:rsid w:val="008161DC"/>
    <w:rsid w:val="008169C0"/>
    <w:rsid w:val="00816B2C"/>
    <w:rsid w:val="00817440"/>
    <w:rsid w:val="00820D34"/>
    <w:rsid w:val="00821040"/>
    <w:rsid w:val="008228D0"/>
    <w:rsid w:val="00822D48"/>
    <w:rsid w:val="0082391A"/>
    <w:rsid w:val="00823DAF"/>
    <w:rsid w:val="008269E9"/>
    <w:rsid w:val="00826C32"/>
    <w:rsid w:val="008270C1"/>
    <w:rsid w:val="0083180D"/>
    <w:rsid w:val="00834CAF"/>
    <w:rsid w:val="00834F94"/>
    <w:rsid w:val="00835560"/>
    <w:rsid w:val="00836B9B"/>
    <w:rsid w:val="00840CB9"/>
    <w:rsid w:val="008418F8"/>
    <w:rsid w:val="00845438"/>
    <w:rsid w:val="0084679D"/>
    <w:rsid w:val="00846F83"/>
    <w:rsid w:val="00847D95"/>
    <w:rsid w:val="008502C7"/>
    <w:rsid w:val="00850AC8"/>
    <w:rsid w:val="00853F82"/>
    <w:rsid w:val="00855768"/>
    <w:rsid w:val="0086068C"/>
    <w:rsid w:val="00861DC7"/>
    <w:rsid w:val="00861E2D"/>
    <w:rsid w:val="0086232C"/>
    <w:rsid w:val="00862DD3"/>
    <w:rsid w:val="00864FCF"/>
    <w:rsid w:val="00865804"/>
    <w:rsid w:val="0086601A"/>
    <w:rsid w:val="00867401"/>
    <w:rsid w:val="008709FB"/>
    <w:rsid w:val="00871739"/>
    <w:rsid w:val="008732BE"/>
    <w:rsid w:val="00874052"/>
    <w:rsid w:val="00876192"/>
    <w:rsid w:val="008775A9"/>
    <w:rsid w:val="00884DA7"/>
    <w:rsid w:val="00886041"/>
    <w:rsid w:val="00886AA2"/>
    <w:rsid w:val="00887160"/>
    <w:rsid w:val="0089237A"/>
    <w:rsid w:val="008939C0"/>
    <w:rsid w:val="0089584F"/>
    <w:rsid w:val="00895A1B"/>
    <w:rsid w:val="00895F6E"/>
    <w:rsid w:val="008A0409"/>
    <w:rsid w:val="008A0563"/>
    <w:rsid w:val="008A0CAD"/>
    <w:rsid w:val="008A335A"/>
    <w:rsid w:val="008A354E"/>
    <w:rsid w:val="008A3767"/>
    <w:rsid w:val="008A39F0"/>
    <w:rsid w:val="008A4696"/>
    <w:rsid w:val="008A6E56"/>
    <w:rsid w:val="008A6EAE"/>
    <w:rsid w:val="008A77A3"/>
    <w:rsid w:val="008A7A89"/>
    <w:rsid w:val="008B3428"/>
    <w:rsid w:val="008B496A"/>
    <w:rsid w:val="008B5DCF"/>
    <w:rsid w:val="008B5F47"/>
    <w:rsid w:val="008B5F4F"/>
    <w:rsid w:val="008C0983"/>
    <w:rsid w:val="008C0B42"/>
    <w:rsid w:val="008C157E"/>
    <w:rsid w:val="008C24C5"/>
    <w:rsid w:val="008C3696"/>
    <w:rsid w:val="008C4085"/>
    <w:rsid w:val="008C4229"/>
    <w:rsid w:val="008C4740"/>
    <w:rsid w:val="008C4ADE"/>
    <w:rsid w:val="008C4C3B"/>
    <w:rsid w:val="008C5ED2"/>
    <w:rsid w:val="008C64BA"/>
    <w:rsid w:val="008C73D8"/>
    <w:rsid w:val="008D0139"/>
    <w:rsid w:val="008D1482"/>
    <w:rsid w:val="008D1900"/>
    <w:rsid w:val="008D2501"/>
    <w:rsid w:val="008D2A32"/>
    <w:rsid w:val="008D2C29"/>
    <w:rsid w:val="008D47F8"/>
    <w:rsid w:val="008D4BB5"/>
    <w:rsid w:val="008D4FF9"/>
    <w:rsid w:val="008D55BA"/>
    <w:rsid w:val="008D59FA"/>
    <w:rsid w:val="008D602C"/>
    <w:rsid w:val="008D62D5"/>
    <w:rsid w:val="008E2366"/>
    <w:rsid w:val="008E28E0"/>
    <w:rsid w:val="008E49AC"/>
    <w:rsid w:val="008E5D07"/>
    <w:rsid w:val="008E757A"/>
    <w:rsid w:val="008E7E72"/>
    <w:rsid w:val="008F12E2"/>
    <w:rsid w:val="008F147C"/>
    <w:rsid w:val="008F1627"/>
    <w:rsid w:val="008F1AC7"/>
    <w:rsid w:val="008F1C05"/>
    <w:rsid w:val="008F20C8"/>
    <w:rsid w:val="008F2DE3"/>
    <w:rsid w:val="008F4505"/>
    <w:rsid w:val="008F67C8"/>
    <w:rsid w:val="008F7F58"/>
    <w:rsid w:val="00900197"/>
    <w:rsid w:val="00901510"/>
    <w:rsid w:val="00902D19"/>
    <w:rsid w:val="00903EF3"/>
    <w:rsid w:val="009048A1"/>
    <w:rsid w:val="00906A40"/>
    <w:rsid w:val="00907F3C"/>
    <w:rsid w:val="00910B6D"/>
    <w:rsid w:val="00910BB0"/>
    <w:rsid w:val="00916751"/>
    <w:rsid w:val="00920017"/>
    <w:rsid w:val="009205F6"/>
    <w:rsid w:val="009209BD"/>
    <w:rsid w:val="0092470D"/>
    <w:rsid w:val="00924981"/>
    <w:rsid w:val="00926377"/>
    <w:rsid w:val="00927723"/>
    <w:rsid w:val="00930C43"/>
    <w:rsid w:val="009312B3"/>
    <w:rsid w:val="009312BF"/>
    <w:rsid w:val="009315DD"/>
    <w:rsid w:val="0093195A"/>
    <w:rsid w:val="00933F61"/>
    <w:rsid w:val="009356FD"/>
    <w:rsid w:val="0093573E"/>
    <w:rsid w:val="00935DE2"/>
    <w:rsid w:val="009366F6"/>
    <w:rsid w:val="009367C8"/>
    <w:rsid w:val="00936FF8"/>
    <w:rsid w:val="00937360"/>
    <w:rsid w:val="00943282"/>
    <w:rsid w:val="0094383A"/>
    <w:rsid w:val="00945353"/>
    <w:rsid w:val="00946B53"/>
    <w:rsid w:val="00946E4B"/>
    <w:rsid w:val="00947456"/>
    <w:rsid w:val="009513E2"/>
    <w:rsid w:val="00951D81"/>
    <w:rsid w:val="00953266"/>
    <w:rsid w:val="00953AD4"/>
    <w:rsid w:val="00954291"/>
    <w:rsid w:val="00955E73"/>
    <w:rsid w:val="00955EA9"/>
    <w:rsid w:val="00957C88"/>
    <w:rsid w:val="00961176"/>
    <w:rsid w:val="00961CF0"/>
    <w:rsid w:val="00962167"/>
    <w:rsid w:val="0096388F"/>
    <w:rsid w:val="009645C7"/>
    <w:rsid w:val="009661D2"/>
    <w:rsid w:val="0096626C"/>
    <w:rsid w:val="0097160F"/>
    <w:rsid w:val="00971DE1"/>
    <w:rsid w:val="00972A67"/>
    <w:rsid w:val="00972CE8"/>
    <w:rsid w:val="00972D53"/>
    <w:rsid w:val="009739B8"/>
    <w:rsid w:val="009739FF"/>
    <w:rsid w:val="0097482E"/>
    <w:rsid w:val="00974927"/>
    <w:rsid w:val="00975554"/>
    <w:rsid w:val="00975EF0"/>
    <w:rsid w:val="0097792D"/>
    <w:rsid w:val="0098086A"/>
    <w:rsid w:val="00981316"/>
    <w:rsid w:val="00981853"/>
    <w:rsid w:val="009823CF"/>
    <w:rsid w:val="00982589"/>
    <w:rsid w:val="00982920"/>
    <w:rsid w:val="009834A0"/>
    <w:rsid w:val="009854DB"/>
    <w:rsid w:val="00985EC5"/>
    <w:rsid w:val="00986BFC"/>
    <w:rsid w:val="00990DCF"/>
    <w:rsid w:val="00992B49"/>
    <w:rsid w:val="00992B85"/>
    <w:rsid w:val="009A3E34"/>
    <w:rsid w:val="009A4B35"/>
    <w:rsid w:val="009A4DB4"/>
    <w:rsid w:val="009A56D0"/>
    <w:rsid w:val="009A6E94"/>
    <w:rsid w:val="009A73D3"/>
    <w:rsid w:val="009B11D9"/>
    <w:rsid w:val="009B25E0"/>
    <w:rsid w:val="009B2AA8"/>
    <w:rsid w:val="009B2E81"/>
    <w:rsid w:val="009B426D"/>
    <w:rsid w:val="009B71A9"/>
    <w:rsid w:val="009B734E"/>
    <w:rsid w:val="009C1DCE"/>
    <w:rsid w:val="009C23BD"/>
    <w:rsid w:val="009C2CB8"/>
    <w:rsid w:val="009C33A7"/>
    <w:rsid w:val="009C37E0"/>
    <w:rsid w:val="009C6E55"/>
    <w:rsid w:val="009C70C8"/>
    <w:rsid w:val="009C75E5"/>
    <w:rsid w:val="009D1847"/>
    <w:rsid w:val="009D2750"/>
    <w:rsid w:val="009D2CE5"/>
    <w:rsid w:val="009D32B7"/>
    <w:rsid w:val="009D331F"/>
    <w:rsid w:val="009D367D"/>
    <w:rsid w:val="009D42E4"/>
    <w:rsid w:val="009D49CE"/>
    <w:rsid w:val="009D4F15"/>
    <w:rsid w:val="009D566A"/>
    <w:rsid w:val="009D588F"/>
    <w:rsid w:val="009D5E79"/>
    <w:rsid w:val="009D6F8F"/>
    <w:rsid w:val="009D7F74"/>
    <w:rsid w:val="009E07F3"/>
    <w:rsid w:val="009E08A5"/>
    <w:rsid w:val="009E0E91"/>
    <w:rsid w:val="009E28B9"/>
    <w:rsid w:val="009E3191"/>
    <w:rsid w:val="009E3A29"/>
    <w:rsid w:val="009E491C"/>
    <w:rsid w:val="009E4C62"/>
    <w:rsid w:val="009E506A"/>
    <w:rsid w:val="009E58F7"/>
    <w:rsid w:val="009E60DF"/>
    <w:rsid w:val="009E61B4"/>
    <w:rsid w:val="009E768A"/>
    <w:rsid w:val="009F0D35"/>
    <w:rsid w:val="009F0E9B"/>
    <w:rsid w:val="009F1BD8"/>
    <w:rsid w:val="009F320F"/>
    <w:rsid w:val="009F5E68"/>
    <w:rsid w:val="009F75CF"/>
    <w:rsid w:val="009F7C54"/>
    <w:rsid w:val="00A00EC0"/>
    <w:rsid w:val="00A0117E"/>
    <w:rsid w:val="00A01419"/>
    <w:rsid w:val="00A05951"/>
    <w:rsid w:val="00A06A59"/>
    <w:rsid w:val="00A10783"/>
    <w:rsid w:val="00A108F1"/>
    <w:rsid w:val="00A10C6D"/>
    <w:rsid w:val="00A10D8C"/>
    <w:rsid w:val="00A11675"/>
    <w:rsid w:val="00A14B17"/>
    <w:rsid w:val="00A14E86"/>
    <w:rsid w:val="00A15905"/>
    <w:rsid w:val="00A15D8C"/>
    <w:rsid w:val="00A163EE"/>
    <w:rsid w:val="00A17CDA"/>
    <w:rsid w:val="00A20A85"/>
    <w:rsid w:val="00A21903"/>
    <w:rsid w:val="00A2301B"/>
    <w:rsid w:val="00A238DF"/>
    <w:rsid w:val="00A24CDE"/>
    <w:rsid w:val="00A2637C"/>
    <w:rsid w:val="00A30455"/>
    <w:rsid w:val="00A33634"/>
    <w:rsid w:val="00A3472C"/>
    <w:rsid w:val="00A34F54"/>
    <w:rsid w:val="00A3731D"/>
    <w:rsid w:val="00A37BED"/>
    <w:rsid w:val="00A40E79"/>
    <w:rsid w:val="00A413BD"/>
    <w:rsid w:val="00A42FFA"/>
    <w:rsid w:val="00A431B0"/>
    <w:rsid w:val="00A43865"/>
    <w:rsid w:val="00A43A24"/>
    <w:rsid w:val="00A43B32"/>
    <w:rsid w:val="00A45E1C"/>
    <w:rsid w:val="00A51369"/>
    <w:rsid w:val="00A5185D"/>
    <w:rsid w:val="00A51B5A"/>
    <w:rsid w:val="00A51D6D"/>
    <w:rsid w:val="00A537C3"/>
    <w:rsid w:val="00A5738E"/>
    <w:rsid w:val="00A5796A"/>
    <w:rsid w:val="00A57EC9"/>
    <w:rsid w:val="00A6077D"/>
    <w:rsid w:val="00A60F1C"/>
    <w:rsid w:val="00A61D07"/>
    <w:rsid w:val="00A62FB7"/>
    <w:rsid w:val="00A64502"/>
    <w:rsid w:val="00A64A09"/>
    <w:rsid w:val="00A6540E"/>
    <w:rsid w:val="00A66EF5"/>
    <w:rsid w:val="00A6716E"/>
    <w:rsid w:val="00A675A8"/>
    <w:rsid w:val="00A67E38"/>
    <w:rsid w:val="00A70405"/>
    <w:rsid w:val="00A70BC7"/>
    <w:rsid w:val="00A71956"/>
    <w:rsid w:val="00A71F71"/>
    <w:rsid w:val="00A727EC"/>
    <w:rsid w:val="00A72F61"/>
    <w:rsid w:val="00A74882"/>
    <w:rsid w:val="00A75B85"/>
    <w:rsid w:val="00A75FF9"/>
    <w:rsid w:val="00A76354"/>
    <w:rsid w:val="00A76F9C"/>
    <w:rsid w:val="00A833D9"/>
    <w:rsid w:val="00A839A2"/>
    <w:rsid w:val="00A8419A"/>
    <w:rsid w:val="00A8458B"/>
    <w:rsid w:val="00A84B4C"/>
    <w:rsid w:val="00A8522C"/>
    <w:rsid w:val="00A8626C"/>
    <w:rsid w:val="00A86775"/>
    <w:rsid w:val="00A871A8"/>
    <w:rsid w:val="00A92227"/>
    <w:rsid w:val="00A92A94"/>
    <w:rsid w:val="00A961DC"/>
    <w:rsid w:val="00A9623D"/>
    <w:rsid w:val="00A962DA"/>
    <w:rsid w:val="00A979E7"/>
    <w:rsid w:val="00A97AD3"/>
    <w:rsid w:val="00AA00C2"/>
    <w:rsid w:val="00AA057B"/>
    <w:rsid w:val="00AA0A4B"/>
    <w:rsid w:val="00AA159C"/>
    <w:rsid w:val="00AA2587"/>
    <w:rsid w:val="00AA2788"/>
    <w:rsid w:val="00AA3974"/>
    <w:rsid w:val="00AA39B5"/>
    <w:rsid w:val="00AA3DFF"/>
    <w:rsid w:val="00AA5342"/>
    <w:rsid w:val="00AA7F3A"/>
    <w:rsid w:val="00AB0DB8"/>
    <w:rsid w:val="00AB1028"/>
    <w:rsid w:val="00AB1DFE"/>
    <w:rsid w:val="00AB302C"/>
    <w:rsid w:val="00AB3614"/>
    <w:rsid w:val="00AB404D"/>
    <w:rsid w:val="00AB52B7"/>
    <w:rsid w:val="00AB5CAD"/>
    <w:rsid w:val="00AB7505"/>
    <w:rsid w:val="00AC464D"/>
    <w:rsid w:val="00AC5040"/>
    <w:rsid w:val="00AC5BD2"/>
    <w:rsid w:val="00AC6F2D"/>
    <w:rsid w:val="00AC76CB"/>
    <w:rsid w:val="00AD1567"/>
    <w:rsid w:val="00AD72D2"/>
    <w:rsid w:val="00AE0AB1"/>
    <w:rsid w:val="00AE0B3E"/>
    <w:rsid w:val="00AE38A8"/>
    <w:rsid w:val="00AE6999"/>
    <w:rsid w:val="00AE731F"/>
    <w:rsid w:val="00AF321D"/>
    <w:rsid w:val="00AF33AD"/>
    <w:rsid w:val="00AF6321"/>
    <w:rsid w:val="00AF6D19"/>
    <w:rsid w:val="00AF7872"/>
    <w:rsid w:val="00AF7C4D"/>
    <w:rsid w:val="00AF7D58"/>
    <w:rsid w:val="00B000E3"/>
    <w:rsid w:val="00B00DD4"/>
    <w:rsid w:val="00B03C59"/>
    <w:rsid w:val="00B0455D"/>
    <w:rsid w:val="00B063B3"/>
    <w:rsid w:val="00B1033D"/>
    <w:rsid w:val="00B12C43"/>
    <w:rsid w:val="00B13155"/>
    <w:rsid w:val="00B15420"/>
    <w:rsid w:val="00B15A46"/>
    <w:rsid w:val="00B22F30"/>
    <w:rsid w:val="00B2541B"/>
    <w:rsid w:val="00B25F2B"/>
    <w:rsid w:val="00B26A2B"/>
    <w:rsid w:val="00B26E26"/>
    <w:rsid w:val="00B279CC"/>
    <w:rsid w:val="00B311BA"/>
    <w:rsid w:val="00B31471"/>
    <w:rsid w:val="00B32E75"/>
    <w:rsid w:val="00B3337E"/>
    <w:rsid w:val="00B3503A"/>
    <w:rsid w:val="00B36AE6"/>
    <w:rsid w:val="00B36FAD"/>
    <w:rsid w:val="00B37388"/>
    <w:rsid w:val="00B41EB8"/>
    <w:rsid w:val="00B4364F"/>
    <w:rsid w:val="00B43CF3"/>
    <w:rsid w:val="00B47F41"/>
    <w:rsid w:val="00B5169F"/>
    <w:rsid w:val="00B5205A"/>
    <w:rsid w:val="00B52378"/>
    <w:rsid w:val="00B54647"/>
    <w:rsid w:val="00B55D20"/>
    <w:rsid w:val="00B55DB3"/>
    <w:rsid w:val="00B55F68"/>
    <w:rsid w:val="00B5704E"/>
    <w:rsid w:val="00B57686"/>
    <w:rsid w:val="00B57976"/>
    <w:rsid w:val="00B60953"/>
    <w:rsid w:val="00B60E66"/>
    <w:rsid w:val="00B65CEE"/>
    <w:rsid w:val="00B71578"/>
    <w:rsid w:val="00B71E35"/>
    <w:rsid w:val="00B73869"/>
    <w:rsid w:val="00B73C97"/>
    <w:rsid w:val="00B74F1B"/>
    <w:rsid w:val="00B75BB7"/>
    <w:rsid w:val="00B75EF4"/>
    <w:rsid w:val="00B76A5E"/>
    <w:rsid w:val="00B8306A"/>
    <w:rsid w:val="00B858FE"/>
    <w:rsid w:val="00B85F9F"/>
    <w:rsid w:val="00B867CB"/>
    <w:rsid w:val="00B87098"/>
    <w:rsid w:val="00B906E4"/>
    <w:rsid w:val="00B93234"/>
    <w:rsid w:val="00B9756B"/>
    <w:rsid w:val="00B97B9A"/>
    <w:rsid w:val="00BA24CE"/>
    <w:rsid w:val="00BA4E10"/>
    <w:rsid w:val="00BA5115"/>
    <w:rsid w:val="00BA5240"/>
    <w:rsid w:val="00BA631E"/>
    <w:rsid w:val="00BA6DA3"/>
    <w:rsid w:val="00BA79D9"/>
    <w:rsid w:val="00BA7DDC"/>
    <w:rsid w:val="00BB1333"/>
    <w:rsid w:val="00BB14F4"/>
    <w:rsid w:val="00BB2E46"/>
    <w:rsid w:val="00BB2E60"/>
    <w:rsid w:val="00BB3340"/>
    <w:rsid w:val="00BB5060"/>
    <w:rsid w:val="00BB7969"/>
    <w:rsid w:val="00BC20A5"/>
    <w:rsid w:val="00BC2670"/>
    <w:rsid w:val="00BC2794"/>
    <w:rsid w:val="00BC2863"/>
    <w:rsid w:val="00BC2EE1"/>
    <w:rsid w:val="00BC3318"/>
    <w:rsid w:val="00BC56A7"/>
    <w:rsid w:val="00BC62F9"/>
    <w:rsid w:val="00BC7A27"/>
    <w:rsid w:val="00BD0CF0"/>
    <w:rsid w:val="00BD1544"/>
    <w:rsid w:val="00BD1909"/>
    <w:rsid w:val="00BD6D7A"/>
    <w:rsid w:val="00BD7135"/>
    <w:rsid w:val="00BE24A3"/>
    <w:rsid w:val="00BE3342"/>
    <w:rsid w:val="00BE37A0"/>
    <w:rsid w:val="00BE46E0"/>
    <w:rsid w:val="00BE580A"/>
    <w:rsid w:val="00BE6462"/>
    <w:rsid w:val="00BE6A03"/>
    <w:rsid w:val="00BE6D67"/>
    <w:rsid w:val="00BF07B7"/>
    <w:rsid w:val="00BF1484"/>
    <w:rsid w:val="00BF3547"/>
    <w:rsid w:val="00BF49FF"/>
    <w:rsid w:val="00BF61A3"/>
    <w:rsid w:val="00BF7F81"/>
    <w:rsid w:val="00C001B6"/>
    <w:rsid w:val="00C04598"/>
    <w:rsid w:val="00C05C4F"/>
    <w:rsid w:val="00C06BE3"/>
    <w:rsid w:val="00C06CA5"/>
    <w:rsid w:val="00C071FE"/>
    <w:rsid w:val="00C111C0"/>
    <w:rsid w:val="00C112E8"/>
    <w:rsid w:val="00C11D1F"/>
    <w:rsid w:val="00C130BF"/>
    <w:rsid w:val="00C16079"/>
    <w:rsid w:val="00C17686"/>
    <w:rsid w:val="00C20104"/>
    <w:rsid w:val="00C22DAE"/>
    <w:rsid w:val="00C2381E"/>
    <w:rsid w:val="00C23A6E"/>
    <w:rsid w:val="00C23A86"/>
    <w:rsid w:val="00C24422"/>
    <w:rsid w:val="00C25211"/>
    <w:rsid w:val="00C268B3"/>
    <w:rsid w:val="00C2711F"/>
    <w:rsid w:val="00C27520"/>
    <w:rsid w:val="00C307E5"/>
    <w:rsid w:val="00C334E8"/>
    <w:rsid w:val="00C34556"/>
    <w:rsid w:val="00C3519C"/>
    <w:rsid w:val="00C35271"/>
    <w:rsid w:val="00C36C65"/>
    <w:rsid w:val="00C4008C"/>
    <w:rsid w:val="00C4109C"/>
    <w:rsid w:val="00C4138C"/>
    <w:rsid w:val="00C41504"/>
    <w:rsid w:val="00C418B2"/>
    <w:rsid w:val="00C429A3"/>
    <w:rsid w:val="00C452C1"/>
    <w:rsid w:val="00C47454"/>
    <w:rsid w:val="00C5037E"/>
    <w:rsid w:val="00C5041A"/>
    <w:rsid w:val="00C5360D"/>
    <w:rsid w:val="00C549A2"/>
    <w:rsid w:val="00C54C6B"/>
    <w:rsid w:val="00C56EF3"/>
    <w:rsid w:val="00C5706B"/>
    <w:rsid w:val="00C607BD"/>
    <w:rsid w:val="00C607ED"/>
    <w:rsid w:val="00C61594"/>
    <w:rsid w:val="00C62CFF"/>
    <w:rsid w:val="00C630B0"/>
    <w:rsid w:val="00C63B6A"/>
    <w:rsid w:val="00C66869"/>
    <w:rsid w:val="00C67B17"/>
    <w:rsid w:val="00C71A23"/>
    <w:rsid w:val="00C72C52"/>
    <w:rsid w:val="00C76596"/>
    <w:rsid w:val="00C765F4"/>
    <w:rsid w:val="00C7695A"/>
    <w:rsid w:val="00C77C13"/>
    <w:rsid w:val="00C805B6"/>
    <w:rsid w:val="00C80CD5"/>
    <w:rsid w:val="00C828A1"/>
    <w:rsid w:val="00C84D0A"/>
    <w:rsid w:val="00C86F93"/>
    <w:rsid w:val="00C8766D"/>
    <w:rsid w:val="00C87D15"/>
    <w:rsid w:val="00C907B4"/>
    <w:rsid w:val="00C91661"/>
    <w:rsid w:val="00C921B0"/>
    <w:rsid w:val="00C97018"/>
    <w:rsid w:val="00CA0156"/>
    <w:rsid w:val="00CA18E5"/>
    <w:rsid w:val="00CA21B9"/>
    <w:rsid w:val="00CA3580"/>
    <w:rsid w:val="00CA3A1C"/>
    <w:rsid w:val="00CA4846"/>
    <w:rsid w:val="00CA490B"/>
    <w:rsid w:val="00CA59F1"/>
    <w:rsid w:val="00CA69EC"/>
    <w:rsid w:val="00CA7CCC"/>
    <w:rsid w:val="00CB072B"/>
    <w:rsid w:val="00CB0AD7"/>
    <w:rsid w:val="00CB1C8E"/>
    <w:rsid w:val="00CB1DE1"/>
    <w:rsid w:val="00CB24CE"/>
    <w:rsid w:val="00CB39BC"/>
    <w:rsid w:val="00CB4903"/>
    <w:rsid w:val="00CB4995"/>
    <w:rsid w:val="00CB5360"/>
    <w:rsid w:val="00CB6004"/>
    <w:rsid w:val="00CB6FBC"/>
    <w:rsid w:val="00CB71AD"/>
    <w:rsid w:val="00CC1F06"/>
    <w:rsid w:val="00CC1FF3"/>
    <w:rsid w:val="00CC4B2B"/>
    <w:rsid w:val="00CC54FE"/>
    <w:rsid w:val="00CC5DD8"/>
    <w:rsid w:val="00CC63C1"/>
    <w:rsid w:val="00CC7CFF"/>
    <w:rsid w:val="00CD021D"/>
    <w:rsid w:val="00CD0F81"/>
    <w:rsid w:val="00CD1731"/>
    <w:rsid w:val="00CD2166"/>
    <w:rsid w:val="00CD2533"/>
    <w:rsid w:val="00CD28E1"/>
    <w:rsid w:val="00CD2E6E"/>
    <w:rsid w:val="00CD4242"/>
    <w:rsid w:val="00CD458B"/>
    <w:rsid w:val="00CD48E5"/>
    <w:rsid w:val="00CD545D"/>
    <w:rsid w:val="00CD6CD5"/>
    <w:rsid w:val="00CD712F"/>
    <w:rsid w:val="00CD71E4"/>
    <w:rsid w:val="00CE0611"/>
    <w:rsid w:val="00CE06B4"/>
    <w:rsid w:val="00CE28EC"/>
    <w:rsid w:val="00CE3ADB"/>
    <w:rsid w:val="00CE5692"/>
    <w:rsid w:val="00CE6DB9"/>
    <w:rsid w:val="00CE742A"/>
    <w:rsid w:val="00CF0F65"/>
    <w:rsid w:val="00CF2E7B"/>
    <w:rsid w:val="00CF38A8"/>
    <w:rsid w:val="00CF55DB"/>
    <w:rsid w:val="00CF7E12"/>
    <w:rsid w:val="00D00ED8"/>
    <w:rsid w:val="00D00F34"/>
    <w:rsid w:val="00D01DFF"/>
    <w:rsid w:val="00D02E6C"/>
    <w:rsid w:val="00D031D6"/>
    <w:rsid w:val="00D039D2"/>
    <w:rsid w:val="00D03B77"/>
    <w:rsid w:val="00D04EC3"/>
    <w:rsid w:val="00D057B1"/>
    <w:rsid w:val="00D063AA"/>
    <w:rsid w:val="00D10843"/>
    <w:rsid w:val="00D1210B"/>
    <w:rsid w:val="00D13B67"/>
    <w:rsid w:val="00D13E93"/>
    <w:rsid w:val="00D144B4"/>
    <w:rsid w:val="00D1495F"/>
    <w:rsid w:val="00D157CB"/>
    <w:rsid w:val="00D16A05"/>
    <w:rsid w:val="00D16AB1"/>
    <w:rsid w:val="00D20500"/>
    <w:rsid w:val="00D20CE8"/>
    <w:rsid w:val="00D223ED"/>
    <w:rsid w:val="00D227F7"/>
    <w:rsid w:val="00D2344F"/>
    <w:rsid w:val="00D24296"/>
    <w:rsid w:val="00D245BD"/>
    <w:rsid w:val="00D267A2"/>
    <w:rsid w:val="00D30C28"/>
    <w:rsid w:val="00D30F3F"/>
    <w:rsid w:val="00D31FE7"/>
    <w:rsid w:val="00D321FC"/>
    <w:rsid w:val="00D3237F"/>
    <w:rsid w:val="00D3240A"/>
    <w:rsid w:val="00D32BB2"/>
    <w:rsid w:val="00D32DFA"/>
    <w:rsid w:val="00D3315D"/>
    <w:rsid w:val="00D3327C"/>
    <w:rsid w:val="00D3365E"/>
    <w:rsid w:val="00D34551"/>
    <w:rsid w:val="00D349AA"/>
    <w:rsid w:val="00D351D3"/>
    <w:rsid w:val="00D36116"/>
    <w:rsid w:val="00D376DC"/>
    <w:rsid w:val="00D37ED0"/>
    <w:rsid w:val="00D40537"/>
    <w:rsid w:val="00D40814"/>
    <w:rsid w:val="00D40D5E"/>
    <w:rsid w:val="00D4144E"/>
    <w:rsid w:val="00D43105"/>
    <w:rsid w:val="00D4470B"/>
    <w:rsid w:val="00D44C09"/>
    <w:rsid w:val="00D47C46"/>
    <w:rsid w:val="00D5089F"/>
    <w:rsid w:val="00D508B9"/>
    <w:rsid w:val="00D513D7"/>
    <w:rsid w:val="00D54B7D"/>
    <w:rsid w:val="00D552FC"/>
    <w:rsid w:val="00D57CA1"/>
    <w:rsid w:val="00D60454"/>
    <w:rsid w:val="00D6121A"/>
    <w:rsid w:val="00D61697"/>
    <w:rsid w:val="00D650F7"/>
    <w:rsid w:val="00D654FB"/>
    <w:rsid w:val="00D70275"/>
    <w:rsid w:val="00D71E75"/>
    <w:rsid w:val="00D72496"/>
    <w:rsid w:val="00D75710"/>
    <w:rsid w:val="00D76B72"/>
    <w:rsid w:val="00D80605"/>
    <w:rsid w:val="00D81CEC"/>
    <w:rsid w:val="00D839CF"/>
    <w:rsid w:val="00D83A07"/>
    <w:rsid w:val="00D84E22"/>
    <w:rsid w:val="00D84F8E"/>
    <w:rsid w:val="00D8610B"/>
    <w:rsid w:val="00D872E2"/>
    <w:rsid w:val="00D878BD"/>
    <w:rsid w:val="00D922AC"/>
    <w:rsid w:val="00D9341D"/>
    <w:rsid w:val="00D93653"/>
    <w:rsid w:val="00D940D4"/>
    <w:rsid w:val="00D957B9"/>
    <w:rsid w:val="00D95847"/>
    <w:rsid w:val="00D95C1E"/>
    <w:rsid w:val="00D95E76"/>
    <w:rsid w:val="00D974F6"/>
    <w:rsid w:val="00DA0A56"/>
    <w:rsid w:val="00DA3315"/>
    <w:rsid w:val="00DA5239"/>
    <w:rsid w:val="00DB09DB"/>
    <w:rsid w:val="00DB0C8D"/>
    <w:rsid w:val="00DB2AE8"/>
    <w:rsid w:val="00DB3820"/>
    <w:rsid w:val="00DB3918"/>
    <w:rsid w:val="00DB3D74"/>
    <w:rsid w:val="00DB4567"/>
    <w:rsid w:val="00DB543F"/>
    <w:rsid w:val="00DB6EFC"/>
    <w:rsid w:val="00DB714B"/>
    <w:rsid w:val="00DC03C1"/>
    <w:rsid w:val="00DC084C"/>
    <w:rsid w:val="00DC0E12"/>
    <w:rsid w:val="00DC13F0"/>
    <w:rsid w:val="00DC1ABA"/>
    <w:rsid w:val="00DC361F"/>
    <w:rsid w:val="00DC4A43"/>
    <w:rsid w:val="00DC4C13"/>
    <w:rsid w:val="00DC4D6A"/>
    <w:rsid w:val="00DC5372"/>
    <w:rsid w:val="00DC7CC4"/>
    <w:rsid w:val="00DD034D"/>
    <w:rsid w:val="00DD1292"/>
    <w:rsid w:val="00DD202A"/>
    <w:rsid w:val="00DD31C2"/>
    <w:rsid w:val="00DD4883"/>
    <w:rsid w:val="00DD5402"/>
    <w:rsid w:val="00DD5575"/>
    <w:rsid w:val="00DD5F50"/>
    <w:rsid w:val="00DD60CD"/>
    <w:rsid w:val="00DD6D82"/>
    <w:rsid w:val="00DE17DE"/>
    <w:rsid w:val="00DE2C58"/>
    <w:rsid w:val="00DE2D23"/>
    <w:rsid w:val="00DE3CA6"/>
    <w:rsid w:val="00DE3DD6"/>
    <w:rsid w:val="00DE7769"/>
    <w:rsid w:val="00DF036A"/>
    <w:rsid w:val="00DF122D"/>
    <w:rsid w:val="00DF1DB7"/>
    <w:rsid w:val="00DF3160"/>
    <w:rsid w:val="00DF3236"/>
    <w:rsid w:val="00DF4900"/>
    <w:rsid w:val="00DF5D0B"/>
    <w:rsid w:val="00E0075A"/>
    <w:rsid w:val="00E0105B"/>
    <w:rsid w:val="00E0370B"/>
    <w:rsid w:val="00E03EEF"/>
    <w:rsid w:val="00E0458B"/>
    <w:rsid w:val="00E04792"/>
    <w:rsid w:val="00E04836"/>
    <w:rsid w:val="00E04ED9"/>
    <w:rsid w:val="00E0590D"/>
    <w:rsid w:val="00E05D30"/>
    <w:rsid w:val="00E06B9B"/>
    <w:rsid w:val="00E0760B"/>
    <w:rsid w:val="00E11190"/>
    <w:rsid w:val="00E127BC"/>
    <w:rsid w:val="00E13637"/>
    <w:rsid w:val="00E156F7"/>
    <w:rsid w:val="00E15C9C"/>
    <w:rsid w:val="00E16BE0"/>
    <w:rsid w:val="00E20623"/>
    <w:rsid w:val="00E20EFD"/>
    <w:rsid w:val="00E21112"/>
    <w:rsid w:val="00E21833"/>
    <w:rsid w:val="00E218DE"/>
    <w:rsid w:val="00E23EB2"/>
    <w:rsid w:val="00E24497"/>
    <w:rsid w:val="00E249D3"/>
    <w:rsid w:val="00E24CF2"/>
    <w:rsid w:val="00E30CE3"/>
    <w:rsid w:val="00E31732"/>
    <w:rsid w:val="00E32A83"/>
    <w:rsid w:val="00E32B9B"/>
    <w:rsid w:val="00E3566E"/>
    <w:rsid w:val="00E36F4D"/>
    <w:rsid w:val="00E3710F"/>
    <w:rsid w:val="00E422F9"/>
    <w:rsid w:val="00E4256A"/>
    <w:rsid w:val="00E46519"/>
    <w:rsid w:val="00E46A93"/>
    <w:rsid w:val="00E50032"/>
    <w:rsid w:val="00E5047A"/>
    <w:rsid w:val="00E53B50"/>
    <w:rsid w:val="00E55C51"/>
    <w:rsid w:val="00E57765"/>
    <w:rsid w:val="00E60B16"/>
    <w:rsid w:val="00E61395"/>
    <w:rsid w:val="00E616E4"/>
    <w:rsid w:val="00E61A85"/>
    <w:rsid w:val="00E62805"/>
    <w:rsid w:val="00E62A49"/>
    <w:rsid w:val="00E63AD4"/>
    <w:rsid w:val="00E65F14"/>
    <w:rsid w:val="00E71062"/>
    <w:rsid w:val="00E715FA"/>
    <w:rsid w:val="00E7366A"/>
    <w:rsid w:val="00E73CEF"/>
    <w:rsid w:val="00E75578"/>
    <w:rsid w:val="00E76E47"/>
    <w:rsid w:val="00E77293"/>
    <w:rsid w:val="00E775FA"/>
    <w:rsid w:val="00E801E7"/>
    <w:rsid w:val="00E80EFC"/>
    <w:rsid w:val="00E82BA6"/>
    <w:rsid w:val="00E83699"/>
    <w:rsid w:val="00E8396D"/>
    <w:rsid w:val="00E83EC2"/>
    <w:rsid w:val="00E84D58"/>
    <w:rsid w:val="00E8634D"/>
    <w:rsid w:val="00E91BCC"/>
    <w:rsid w:val="00E942C0"/>
    <w:rsid w:val="00E95723"/>
    <w:rsid w:val="00E95E28"/>
    <w:rsid w:val="00E9618A"/>
    <w:rsid w:val="00E96F36"/>
    <w:rsid w:val="00E97B32"/>
    <w:rsid w:val="00E97D59"/>
    <w:rsid w:val="00EA3708"/>
    <w:rsid w:val="00EA544A"/>
    <w:rsid w:val="00EA6721"/>
    <w:rsid w:val="00EA6971"/>
    <w:rsid w:val="00EA6DF2"/>
    <w:rsid w:val="00EA71EC"/>
    <w:rsid w:val="00EB054E"/>
    <w:rsid w:val="00EB0FFF"/>
    <w:rsid w:val="00EB104C"/>
    <w:rsid w:val="00EB2E15"/>
    <w:rsid w:val="00EB52C3"/>
    <w:rsid w:val="00EB54FE"/>
    <w:rsid w:val="00EB56B7"/>
    <w:rsid w:val="00EB6193"/>
    <w:rsid w:val="00EB62E7"/>
    <w:rsid w:val="00EB6DD1"/>
    <w:rsid w:val="00EB7A5D"/>
    <w:rsid w:val="00EC10E8"/>
    <w:rsid w:val="00EC14FB"/>
    <w:rsid w:val="00EC336C"/>
    <w:rsid w:val="00EC3DEF"/>
    <w:rsid w:val="00EC4E9A"/>
    <w:rsid w:val="00EC51E3"/>
    <w:rsid w:val="00ED27F1"/>
    <w:rsid w:val="00ED2940"/>
    <w:rsid w:val="00ED29FC"/>
    <w:rsid w:val="00ED38E8"/>
    <w:rsid w:val="00EE0B97"/>
    <w:rsid w:val="00EE1919"/>
    <w:rsid w:val="00EE2FA8"/>
    <w:rsid w:val="00EE5A47"/>
    <w:rsid w:val="00EE6AFE"/>
    <w:rsid w:val="00EE6D0D"/>
    <w:rsid w:val="00EF2026"/>
    <w:rsid w:val="00EF28D4"/>
    <w:rsid w:val="00EF41E7"/>
    <w:rsid w:val="00EF650D"/>
    <w:rsid w:val="00EF67B7"/>
    <w:rsid w:val="00F00A2E"/>
    <w:rsid w:val="00F00B45"/>
    <w:rsid w:val="00F01016"/>
    <w:rsid w:val="00F01A9D"/>
    <w:rsid w:val="00F021DB"/>
    <w:rsid w:val="00F04562"/>
    <w:rsid w:val="00F04866"/>
    <w:rsid w:val="00F05A32"/>
    <w:rsid w:val="00F063CC"/>
    <w:rsid w:val="00F0728B"/>
    <w:rsid w:val="00F07662"/>
    <w:rsid w:val="00F10C6F"/>
    <w:rsid w:val="00F117DB"/>
    <w:rsid w:val="00F12E21"/>
    <w:rsid w:val="00F1676D"/>
    <w:rsid w:val="00F172EC"/>
    <w:rsid w:val="00F17580"/>
    <w:rsid w:val="00F218B8"/>
    <w:rsid w:val="00F21A08"/>
    <w:rsid w:val="00F22376"/>
    <w:rsid w:val="00F261A6"/>
    <w:rsid w:val="00F2726D"/>
    <w:rsid w:val="00F3511D"/>
    <w:rsid w:val="00F35865"/>
    <w:rsid w:val="00F35E77"/>
    <w:rsid w:val="00F36A6F"/>
    <w:rsid w:val="00F37F32"/>
    <w:rsid w:val="00F40000"/>
    <w:rsid w:val="00F41557"/>
    <w:rsid w:val="00F419F6"/>
    <w:rsid w:val="00F432D2"/>
    <w:rsid w:val="00F4351C"/>
    <w:rsid w:val="00F45F9B"/>
    <w:rsid w:val="00F475F2"/>
    <w:rsid w:val="00F51475"/>
    <w:rsid w:val="00F531C1"/>
    <w:rsid w:val="00F55164"/>
    <w:rsid w:val="00F55613"/>
    <w:rsid w:val="00F57CBB"/>
    <w:rsid w:val="00F609C3"/>
    <w:rsid w:val="00F60AFE"/>
    <w:rsid w:val="00F61F66"/>
    <w:rsid w:val="00F626B6"/>
    <w:rsid w:val="00F63B99"/>
    <w:rsid w:val="00F63FDE"/>
    <w:rsid w:val="00F65036"/>
    <w:rsid w:val="00F65AAA"/>
    <w:rsid w:val="00F66594"/>
    <w:rsid w:val="00F70325"/>
    <w:rsid w:val="00F70615"/>
    <w:rsid w:val="00F710D0"/>
    <w:rsid w:val="00F71EF7"/>
    <w:rsid w:val="00F731B3"/>
    <w:rsid w:val="00F73579"/>
    <w:rsid w:val="00F7360F"/>
    <w:rsid w:val="00F759CE"/>
    <w:rsid w:val="00F76CBB"/>
    <w:rsid w:val="00F77279"/>
    <w:rsid w:val="00F77B1D"/>
    <w:rsid w:val="00F77B57"/>
    <w:rsid w:val="00F77EDD"/>
    <w:rsid w:val="00F80750"/>
    <w:rsid w:val="00F80A2C"/>
    <w:rsid w:val="00F81294"/>
    <w:rsid w:val="00F81801"/>
    <w:rsid w:val="00F82C75"/>
    <w:rsid w:val="00F83632"/>
    <w:rsid w:val="00F84370"/>
    <w:rsid w:val="00F844E7"/>
    <w:rsid w:val="00F850FA"/>
    <w:rsid w:val="00F853FA"/>
    <w:rsid w:val="00F8564C"/>
    <w:rsid w:val="00F857C6"/>
    <w:rsid w:val="00F85AC9"/>
    <w:rsid w:val="00F85C6A"/>
    <w:rsid w:val="00F8702E"/>
    <w:rsid w:val="00F875FA"/>
    <w:rsid w:val="00F8768F"/>
    <w:rsid w:val="00F87D44"/>
    <w:rsid w:val="00F921DE"/>
    <w:rsid w:val="00F928F1"/>
    <w:rsid w:val="00F930AA"/>
    <w:rsid w:val="00F93BC7"/>
    <w:rsid w:val="00F979A9"/>
    <w:rsid w:val="00F97C26"/>
    <w:rsid w:val="00FA0FC3"/>
    <w:rsid w:val="00FA2CAD"/>
    <w:rsid w:val="00FA2D09"/>
    <w:rsid w:val="00FA4267"/>
    <w:rsid w:val="00FA47DE"/>
    <w:rsid w:val="00FA56D9"/>
    <w:rsid w:val="00FA66DC"/>
    <w:rsid w:val="00FA7769"/>
    <w:rsid w:val="00FB05C5"/>
    <w:rsid w:val="00FB08F4"/>
    <w:rsid w:val="00FB2F82"/>
    <w:rsid w:val="00FB56F4"/>
    <w:rsid w:val="00FB5975"/>
    <w:rsid w:val="00FB69C7"/>
    <w:rsid w:val="00FB6DB4"/>
    <w:rsid w:val="00FB6E94"/>
    <w:rsid w:val="00FB7A4C"/>
    <w:rsid w:val="00FC1F5A"/>
    <w:rsid w:val="00FC29B2"/>
    <w:rsid w:val="00FC322A"/>
    <w:rsid w:val="00FC40AB"/>
    <w:rsid w:val="00FC5962"/>
    <w:rsid w:val="00FC63A8"/>
    <w:rsid w:val="00FC6B55"/>
    <w:rsid w:val="00FC7A4C"/>
    <w:rsid w:val="00FD0BA5"/>
    <w:rsid w:val="00FD1B3B"/>
    <w:rsid w:val="00FD5CE2"/>
    <w:rsid w:val="00FD6EA2"/>
    <w:rsid w:val="00FD799D"/>
    <w:rsid w:val="00FE05E0"/>
    <w:rsid w:val="00FE2457"/>
    <w:rsid w:val="00FE33B3"/>
    <w:rsid w:val="00FE5178"/>
    <w:rsid w:val="00FE53F6"/>
    <w:rsid w:val="00FE59E2"/>
    <w:rsid w:val="00FE6B66"/>
    <w:rsid w:val="00FF0EC8"/>
    <w:rsid w:val="00FF34E3"/>
    <w:rsid w:val="00FF3550"/>
    <w:rsid w:val="00FF3EC0"/>
    <w:rsid w:val="00FF4227"/>
    <w:rsid w:val="00FF4927"/>
    <w:rsid w:val="00FF5423"/>
    <w:rsid w:val="00FF6CCA"/>
    <w:rsid w:val="00FF6E01"/>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uiPriority="99" w:qFormat="1"/>
    <w:lsdException w:name="table of figures"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Table" w:semiHidden="0" w:unhideWhenUsed="0"/>
    <w:lsdException w:name="No List" w:uiPriority="99"/>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CT"/>
    <w:basedOn w:val="Normale"/>
    <w:next w:val="Normale"/>
    <w:qFormat/>
    <w:rsid w:val="00086E0B"/>
    <w:pPr>
      <w:keepNext/>
      <w:keepLines/>
      <w:spacing w:before="240" w:after="240"/>
      <w:outlineLvl w:val="2"/>
    </w:pPr>
    <w:rPr>
      <w:b/>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autoRedefine/>
    <w:qFormat/>
    <w:rsid w:val="00BA79D9"/>
    <w:pPr>
      <w:keepNext/>
      <w:keepLines/>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B26E26"/>
    <w:pPr>
      <w:numPr>
        <w:numId w:val="27"/>
      </w:numPr>
      <w:spacing w:after="160" w:line="276" w:lineRule="auto"/>
      <w:contextualSpacing/>
      <w:jc w:val="left"/>
    </w:pPr>
    <w:rPr>
      <w:rFonts w:cstheme="minorHAnsi"/>
      <w:sz w:val="22"/>
      <w:szCs w:val="22"/>
      <w:lang w:eastAsia="en-US"/>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03326D"/>
    <w:rPr>
      <w:rFonts w:eastAsiaTheme="minorEastAsia" w:cstheme="minorHAnsi"/>
      <w:sz w:val="22"/>
      <w:szCs w:val="22"/>
    </w:rPr>
  </w:style>
  <w:style w:type="character" w:customStyle="1" w:styleId="SIUT-CorpodeltestoCarattere">
    <w:name w:val="SIUT - Corpo del testo Carattere"/>
    <w:basedOn w:val="Carpredefinitoparagrafo"/>
    <w:link w:val="SIUT-Corpodeltesto"/>
    <w:rsid w:val="0003326D"/>
    <w:rPr>
      <w:rFonts w:asciiTheme="minorHAnsi" w:eastAsiaTheme="minorEastAsia" w:hAnsiTheme="minorHAnsi" w:cstheme="minorHAnsi"/>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A51369"/>
    <w:pPr>
      <w:spacing w:line="252" w:lineRule="auto"/>
    </w:pPr>
    <w:rPr>
      <w:rFonts w:eastAsiaTheme="minorEastAsia" w:cstheme="minorBidi"/>
      <w:sz w:val="20"/>
      <w:lang w:val="en-US"/>
    </w:rPr>
  </w:style>
  <w:style w:type="character" w:customStyle="1" w:styleId="SIUT-TabellacorpoCarattere">
    <w:name w:val="SIUT - Tabella corpo Carattere"/>
    <w:basedOn w:val="Carpredefinitoparagrafo"/>
    <w:link w:val="SIUT-Tabellacorpo"/>
    <w:rsid w:val="00A51369"/>
    <w:rPr>
      <w:rFonts w:asciiTheme="minorHAnsi" w:eastAsiaTheme="minorEastAsia" w:hAnsiTheme="minorHAnsi" w:cstheme="minorBidi"/>
      <w:lang w:val="en-US"/>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FA4267"/>
    <w:pPr>
      <w:keepLines w:val="0"/>
      <w:pageBreakBefore w:val="0"/>
      <w:tabs>
        <w:tab w:val="left" w:pos="567"/>
      </w:tabs>
      <w:spacing w:before="320" w:after="12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FA4267"/>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C36C65"/>
    <w:pPr>
      <w:keepLines w:val="0"/>
      <w:tabs>
        <w:tab w:val="left" w:pos="567"/>
      </w:tabs>
      <w:spacing w:before="300" w:after="24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C36C65"/>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D4470B"/>
    <w:pPr>
      <w:spacing w:before="120" w:after="120" w:line="252" w:lineRule="auto"/>
    </w:pPr>
    <w:rPr>
      <w:rFonts w:ascii="Calibri" w:eastAsiaTheme="majorEastAsia" w:hAnsi="Calibri" w:cstheme="majorBidi"/>
      <w:bCs/>
      <w:spacing w:val="4"/>
      <w:szCs w:val="24"/>
    </w:rPr>
  </w:style>
  <w:style w:type="character" w:customStyle="1" w:styleId="SIUT-Titolo3Carattere">
    <w:name w:val="SIUT - Titolo 3 Carattere"/>
    <w:basedOn w:val="Carpredefinitoparagrafo"/>
    <w:link w:val="SIUT-Titolo3"/>
    <w:rsid w:val="00D4470B"/>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8270C1"/>
    <w:pPr>
      <w:numPr>
        <w:numId w:val="12"/>
      </w:numPr>
      <w:spacing w:line="252" w:lineRule="auto"/>
      <w:ind w:left="480" w:hanging="283"/>
    </w:pPr>
    <w:rPr>
      <w:rFonts w:ascii="Calibri" w:eastAsiaTheme="minorEastAsia" w:hAnsi="Calibri" w:cstheme="minorBidi"/>
      <w:sz w:val="20"/>
    </w:rPr>
  </w:style>
  <w:style w:type="character" w:customStyle="1" w:styleId="SIUTpuntoelencoCarattere">
    <w:name w:val="SIUT: punto elenco Carattere"/>
    <w:basedOn w:val="Carpredefinitoparagrafo"/>
    <w:link w:val="SIUTpuntoelenco"/>
    <w:rsid w:val="008270C1"/>
    <w:rPr>
      <w:rFonts w:ascii="Calibri" w:eastAsiaTheme="minorEastAsia" w:hAnsi="Calibri" w:cstheme="minorBidi"/>
      <w:szCs w:val="22"/>
      <w:lang w:eastAsia="en-US"/>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Pr>
      <w:ind w:left="2232" w:hanging="792"/>
    </w:pPr>
    <w:rPr>
      <w:i/>
      <w:color w:val="4F81BD" w:themeColor="accent1"/>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13"/>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7F5A56"/>
    <w:rPr>
      <w:rFonts w:asciiTheme="minorHAnsi" w:hAnsiTheme="minorHAnsi"/>
      <w:sz w:val="16"/>
    </w:rPr>
  </w:style>
  <w:style w:type="paragraph" w:styleId="Revisione">
    <w:name w:val="Revision"/>
    <w:hidden/>
    <w:uiPriority w:val="99"/>
    <w:semiHidden/>
    <w:rsid w:val="00493E32"/>
    <w:rPr>
      <w:rFonts w:asciiTheme="minorHAnsi" w:hAnsiTheme="minorHAnsi"/>
      <w:sz w:val="24"/>
    </w:rPr>
  </w:style>
  <w:style w:type="character" w:customStyle="1" w:styleId="ParagrafoelencoCarattere">
    <w:name w:val="Paragrafo elenco Carattere"/>
    <w:aliases w:val="Punti elenco Carattere,Elenco Bullet point Carattere"/>
    <w:basedOn w:val="Carpredefinitoparagrafo"/>
    <w:link w:val="Paragrafoelenco"/>
    <w:uiPriority w:val="34"/>
    <w:rsid w:val="00B26E26"/>
    <w:rPr>
      <w:rFonts w:asciiTheme="minorHAnsi" w:hAnsiTheme="minorHAnsi" w:cstheme="minorHAnsi"/>
      <w:sz w:val="22"/>
      <w:szCs w:val="22"/>
      <w:lang w:eastAsia="en-US"/>
    </w:rPr>
  </w:style>
  <w:style w:type="paragraph" w:styleId="Indicedellefigure">
    <w:name w:val="table of figures"/>
    <w:basedOn w:val="Normale"/>
    <w:next w:val="Normale"/>
    <w:uiPriority w:val="99"/>
    <w:unhideWhenUsed/>
    <w:rsid w:val="00590B0A"/>
  </w:style>
  <w:style w:type="character" w:customStyle="1" w:styleId="grame">
    <w:name w:val="grame"/>
    <w:basedOn w:val="Carpredefinitoparagrafo"/>
    <w:rsid w:val="00BA7DDC"/>
  </w:style>
  <w:style w:type="character" w:customStyle="1" w:styleId="itwtqi23ioopmk3o6ert1">
    <w:name w:val="itwtqi_23ioopmk3o6ert1"/>
    <w:basedOn w:val="Carpredefinitoparagrafo"/>
    <w:rsid w:val="00A64502"/>
  </w:style>
  <w:style w:type="paragraph" w:customStyle="1" w:styleId="xnormaletabellasiut">
    <w:name w:val="x_normaletabellasiut"/>
    <w:basedOn w:val="Normale"/>
    <w:rsid w:val="00C907B4"/>
    <w:pPr>
      <w:jc w:val="left"/>
    </w:pPr>
    <w:rPr>
      <w:rFonts w:ascii="Calibri" w:eastAsiaTheme="minorHAnsi" w:hAnsi="Calibri" w:cs="Calibri"/>
      <w:sz w:val="22"/>
      <w:szCs w:val="22"/>
    </w:rPr>
  </w:style>
  <w:style w:type="character" w:customStyle="1" w:styleId="CorpotestoCarattere">
    <w:name w:val="Corpo testo Carattere"/>
    <w:basedOn w:val="Carpredefinitoparagrafo"/>
    <w:link w:val="Corpotesto"/>
    <w:rsid w:val="00F432D2"/>
    <w:rPr>
      <w:rFonts w:asciiTheme="minorHAnsi" w:hAnsiTheme="minorHAnsi"/>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uiPriority="99" w:qFormat="1"/>
    <w:lsdException w:name="table of figures"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Table" w:semiHidden="0" w:unhideWhenUsed="0"/>
    <w:lsdException w:name="No List" w:uiPriority="99"/>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CT"/>
    <w:basedOn w:val="Normale"/>
    <w:next w:val="Normale"/>
    <w:qFormat/>
    <w:rsid w:val="00086E0B"/>
    <w:pPr>
      <w:keepNext/>
      <w:keepLines/>
      <w:spacing w:before="240" w:after="240"/>
      <w:outlineLvl w:val="2"/>
    </w:pPr>
    <w:rPr>
      <w:b/>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autoRedefine/>
    <w:qFormat/>
    <w:rsid w:val="00BA79D9"/>
    <w:pPr>
      <w:keepNext/>
      <w:keepLines/>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B26E26"/>
    <w:pPr>
      <w:numPr>
        <w:numId w:val="27"/>
      </w:numPr>
      <w:spacing w:after="160" w:line="276" w:lineRule="auto"/>
      <w:contextualSpacing/>
      <w:jc w:val="left"/>
    </w:pPr>
    <w:rPr>
      <w:rFonts w:cstheme="minorHAnsi"/>
      <w:sz w:val="22"/>
      <w:szCs w:val="22"/>
      <w:lang w:eastAsia="en-US"/>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03326D"/>
    <w:rPr>
      <w:rFonts w:eastAsiaTheme="minorEastAsia" w:cstheme="minorHAnsi"/>
      <w:sz w:val="22"/>
      <w:szCs w:val="22"/>
    </w:rPr>
  </w:style>
  <w:style w:type="character" w:customStyle="1" w:styleId="SIUT-CorpodeltestoCarattere">
    <w:name w:val="SIUT - Corpo del testo Carattere"/>
    <w:basedOn w:val="Carpredefinitoparagrafo"/>
    <w:link w:val="SIUT-Corpodeltesto"/>
    <w:rsid w:val="0003326D"/>
    <w:rPr>
      <w:rFonts w:asciiTheme="minorHAnsi" w:eastAsiaTheme="minorEastAsia" w:hAnsiTheme="minorHAnsi" w:cstheme="minorHAnsi"/>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A51369"/>
    <w:pPr>
      <w:spacing w:line="252" w:lineRule="auto"/>
    </w:pPr>
    <w:rPr>
      <w:rFonts w:eastAsiaTheme="minorEastAsia" w:cstheme="minorBidi"/>
      <w:sz w:val="20"/>
      <w:lang w:val="en-US"/>
    </w:rPr>
  </w:style>
  <w:style w:type="character" w:customStyle="1" w:styleId="SIUT-TabellacorpoCarattere">
    <w:name w:val="SIUT - Tabella corpo Carattere"/>
    <w:basedOn w:val="Carpredefinitoparagrafo"/>
    <w:link w:val="SIUT-Tabellacorpo"/>
    <w:rsid w:val="00A51369"/>
    <w:rPr>
      <w:rFonts w:asciiTheme="minorHAnsi" w:eastAsiaTheme="minorEastAsia" w:hAnsiTheme="minorHAnsi" w:cstheme="minorBidi"/>
      <w:lang w:val="en-US"/>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FA4267"/>
    <w:pPr>
      <w:keepLines w:val="0"/>
      <w:pageBreakBefore w:val="0"/>
      <w:tabs>
        <w:tab w:val="left" w:pos="567"/>
      </w:tabs>
      <w:spacing w:before="320" w:after="12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FA4267"/>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C36C65"/>
    <w:pPr>
      <w:keepLines w:val="0"/>
      <w:tabs>
        <w:tab w:val="left" w:pos="567"/>
      </w:tabs>
      <w:spacing w:before="300" w:after="24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C36C65"/>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D4470B"/>
    <w:pPr>
      <w:spacing w:before="120" w:after="120" w:line="252" w:lineRule="auto"/>
    </w:pPr>
    <w:rPr>
      <w:rFonts w:ascii="Calibri" w:eastAsiaTheme="majorEastAsia" w:hAnsi="Calibri" w:cstheme="majorBidi"/>
      <w:bCs/>
      <w:spacing w:val="4"/>
      <w:szCs w:val="24"/>
    </w:rPr>
  </w:style>
  <w:style w:type="character" w:customStyle="1" w:styleId="SIUT-Titolo3Carattere">
    <w:name w:val="SIUT - Titolo 3 Carattere"/>
    <w:basedOn w:val="Carpredefinitoparagrafo"/>
    <w:link w:val="SIUT-Titolo3"/>
    <w:rsid w:val="00D4470B"/>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8270C1"/>
    <w:pPr>
      <w:numPr>
        <w:numId w:val="12"/>
      </w:numPr>
      <w:spacing w:line="252" w:lineRule="auto"/>
      <w:ind w:left="480" w:hanging="283"/>
    </w:pPr>
    <w:rPr>
      <w:rFonts w:ascii="Calibri" w:eastAsiaTheme="minorEastAsia" w:hAnsi="Calibri" w:cstheme="minorBidi"/>
      <w:sz w:val="20"/>
    </w:rPr>
  </w:style>
  <w:style w:type="character" w:customStyle="1" w:styleId="SIUTpuntoelencoCarattere">
    <w:name w:val="SIUT: punto elenco Carattere"/>
    <w:basedOn w:val="Carpredefinitoparagrafo"/>
    <w:link w:val="SIUTpuntoelenco"/>
    <w:rsid w:val="008270C1"/>
    <w:rPr>
      <w:rFonts w:ascii="Calibri" w:eastAsiaTheme="minorEastAsia" w:hAnsi="Calibri" w:cstheme="minorBidi"/>
      <w:szCs w:val="22"/>
      <w:lang w:eastAsia="en-US"/>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Pr>
      <w:ind w:left="2232" w:hanging="792"/>
    </w:pPr>
    <w:rPr>
      <w:i/>
      <w:color w:val="4F81BD" w:themeColor="accent1"/>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13"/>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7F5A56"/>
    <w:rPr>
      <w:rFonts w:asciiTheme="minorHAnsi" w:hAnsiTheme="minorHAnsi"/>
      <w:sz w:val="16"/>
    </w:rPr>
  </w:style>
  <w:style w:type="paragraph" w:styleId="Revisione">
    <w:name w:val="Revision"/>
    <w:hidden/>
    <w:uiPriority w:val="99"/>
    <w:semiHidden/>
    <w:rsid w:val="00493E32"/>
    <w:rPr>
      <w:rFonts w:asciiTheme="minorHAnsi" w:hAnsiTheme="minorHAnsi"/>
      <w:sz w:val="24"/>
    </w:rPr>
  </w:style>
  <w:style w:type="character" w:customStyle="1" w:styleId="ParagrafoelencoCarattere">
    <w:name w:val="Paragrafo elenco Carattere"/>
    <w:aliases w:val="Punti elenco Carattere,Elenco Bullet point Carattere"/>
    <w:basedOn w:val="Carpredefinitoparagrafo"/>
    <w:link w:val="Paragrafoelenco"/>
    <w:uiPriority w:val="34"/>
    <w:rsid w:val="00B26E26"/>
    <w:rPr>
      <w:rFonts w:asciiTheme="minorHAnsi" w:hAnsiTheme="minorHAnsi" w:cstheme="minorHAnsi"/>
      <w:sz w:val="22"/>
      <w:szCs w:val="22"/>
      <w:lang w:eastAsia="en-US"/>
    </w:rPr>
  </w:style>
  <w:style w:type="paragraph" w:styleId="Indicedellefigure">
    <w:name w:val="table of figures"/>
    <w:basedOn w:val="Normale"/>
    <w:next w:val="Normale"/>
    <w:uiPriority w:val="99"/>
    <w:unhideWhenUsed/>
    <w:rsid w:val="00590B0A"/>
  </w:style>
  <w:style w:type="character" w:customStyle="1" w:styleId="grame">
    <w:name w:val="grame"/>
    <w:basedOn w:val="Carpredefinitoparagrafo"/>
    <w:rsid w:val="00BA7DDC"/>
  </w:style>
  <w:style w:type="character" w:customStyle="1" w:styleId="itwtqi23ioopmk3o6ert1">
    <w:name w:val="itwtqi_23ioopmk3o6ert1"/>
    <w:basedOn w:val="Carpredefinitoparagrafo"/>
    <w:rsid w:val="00A64502"/>
  </w:style>
  <w:style w:type="paragraph" w:customStyle="1" w:styleId="xnormaletabellasiut">
    <w:name w:val="x_normaletabellasiut"/>
    <w:basedOn w:val="Normale"/>
    <w:rsid w:val="00C907B4"/>
    <w:pPr>
      <w:jc w:val="left"/>
    </w:pPr>
    <w:rPr>
      <w:rFonts w:ascii="Calibri" w:eastAsiaTheme="minorHAnsi" w:hAnsi="Calibri" w:cs="Calibri"/>
      <w:sz w:val="22"/>
      <w:szCs w:val="22"/>
    </w:rPr>
  </w:style>
  <w:style w:type="character" w:customStyle="1" w:styleId="CorpotestoCarattere">
    <w:name w:val="Corpo testo Carattere"/>
    <w:basedOn w:val="Carpredefinitoparagrafo"/>
    <w:link w:val="Corpotesto"/>
    <w:rsid w:val="00F432D2"/>
    <w:rPr>
      <w:rFonts w:asciiTheme="minorHAnsi" w:hAnsi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762033">
      <w:bodyDiv w:val="1"/>
      <w:marLeft w:val="0"/>
      <w:marRight w:val="0"/>
      <w:marTop w:val="0"/>
      <w:marBottom w:val="0"/>
      <w:divBdr>
        <w:top w:val="none" w:sz="0" w:space="0" w:color="auto"/>
        <w:left w:val="none" w:sz="0" w:space="0" w:color="auto"/>
        <w:bottom w:val="none" w:sz="0" w:space="0" w:color="auto"/>
        <w:right w:val="none" w:sz="0" w:space="0" w:color="auto"/>
      </w:divBdr>
    </w:div>
    <w:div w:id="452333192">
      <w:bodyDiv w:val="1"/>
      <w:marLeft w:val="0"/>
      <w:marRight w:val="0"/>
      <w:marTop w:val="0"/>
      <w:marBottom w:val="0"/>
      <w:divBdr>
        <w:top w:val="none" w:sz="0" w:space="0" w:color="auto"/>
        <w:left w:val="none" w:sz="0" w:space="0" w:color="auto"/>
        <w:bottom w:val="none" w:sz="0" w:space="0" w:color="auto"/>
        <w:right w:val="none" w:sz="0" w:space="0" w:color="auto"/>
      </w:divBdr>
      <w:divsChild>
        <w:div w:id="1082947486">
          <w:marLeft w:val="0"/>
          <w:marRight w:val="0"/>
          <w:marTop w:val="0"/>
          <w:marBottom w:val="0"/>
          <w:divBdr>
            <w:top w:val="none" w:sz="0" w:space="0" w:color="auto"/>
            <w:left w:val="none" w:sz="0" w:space="0" w:color="auto"/>
            <w:bottom w:val="none" w:sz="0" w:space="0" w:color="auto"/>
            <w:right w:val="none" w:sz="0" w:space="0" w:color="auto"/>
          </w:divBdr>
        </w:div>
      </w:divsChild>
    </w:div>
    <w:div w:id="515775383">
      <w:bodyDiv w:val="1"/>
      <w:marLeft w:val="0"/>
      <w:marRight w:val="0"/>
      <w:marTop w:val="0"/>
      <w:marBottom w:val="0"/>
      <w:divBdr>
        <w:top w:val="none" w:sz="0" w:space="0" w:color="auto"/>
        <w:left w:val="none" w:sz="0" w:space="0" w:color="auto"/>
        <w:bottom w:val="none" w:sz="0" w:space="0" w:color="auto"/>
        <w:right w:val="none" w:sz="0" w:space="0" w:color="auto"/>
      </w:divBdr>
    </w:div>
    <w:div w:id="543441999">
      <w:bodyDiv w:val="1"/>
      <w:marLeft w:val="0"/>
      <w:marRight w:val="0"/>
      <w:marTop w:val="0"/>
      <w:marBottom w:val="0"/>
      <w:divBdr>
        <w:top w:val="none" w:sz="0" w:space="0" w:color="auto"/>
        <w:left w:val="none" w:sz="0" w:space="0" w:color="auto"/>
        <w:bottom w:val="none" w:sz="0" w:space="0" w:color="auto"/>
        <w:right w:val="none" w:sz="0" w:space="0" w:color="auto"/>
      </w:divBdr>
    </w:div>
    <w:div w:id="545484885">
      <w:bodyDiv w:val="1"/>
      <w:marLeft w:val="0"/>
      <w:marRight w:val="0"/>
      <w:marTop w:val="0"/>
      <w:marBottom w:val="0"/>
      <w:divBdr>
        <w:top w:val="none" w:sz="0" w:space="0" w:color="auto"/>
        <w:left w:val="none" w:sz="0" w:space="0" w:color="auto"/>
        <w:bottom w:val="none" w:sz="0" w:space="0" w:color="auto"/>
        <w:right w:val="none" w:sz="0" w:space="0" w:color="auto"/>
      </w:divBdr>
    </w:div>
    <w:div w:id="548305718">
      <w:bodyDiv w:val="1"/>
      <w:marLeft w:val="0"/>
      <w:marRight w:val="0"/>
      <w:marTop w:val="0"/>
      <w:marBottom w:val="0"/>
      <w:divBdr>
        <w:top w:val="none" w:sz="0" w:space="0" w:color="auto"/>
        <w:left w:val="none" w:sz="0" w:space="0" w:color="auto"/>
        <w:bottom w:val="none" w:sz="0" w:space="0" w:color="auto"/>
        <w:right w:val="none" w:sz="0" w:space="0" w:color="auto"/>
      </w:divBdr>
    </w:div>
    <w:div w:id="762577364">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61178717">
      <w:bodyDiv w:val="1"/>
      <w:marLeft w:val="0"/>
      <w:marRight w:val="0"/>
      <w:marTop w:val="0"/>
      <w:marBottom w:val="0"/>
      <w:divBdr>
        <w:top w:val="none" w:sz="0" w:space="0" w:color="auto"/>
        <w:left w:val="none" w:sz="0" w:space="0" w:color="auto"/>
        <w:bottom w:val="none" w:sz="0" w:space="0" w:color="auto"/>
        <w:right w:val="none" w:sz="0" w:space="0" w:color="auto"/>
      </w:divBdr>
    </w:div>
    <w:div w:id="1396514031">
      <w:bodyDiv w:val="1"/>
      <w:marLeft w:val="0"/>
      <w:marRight w:val="0"/>
      <w:marTop w:val="0"/>
      <w:marBottom w:val="0"/>
      <w:divBdr>
        <w:top w:val="none" w:sz="0" w:space="0" w:color="auto"/>
        <w:left w:val="none" w:sz="0" w:space="0" w:color="auto"/>
        <w:bottom w:val="none" w:sz="0" w:space="0" w:color="auto"/>
        <w:right w:val="none" w:sz="0" w:space="0" w:color="auto"/>
      </w:divBdr>
    </w:div>
    <w:div w:id="1789934423">
      <w:bodyDiv w:val="1"/>
      <w:marLeft w:val="0"/>
      <w:marRight w:val="0"/>
      <w:marTop w:val="0"/>
      <w:marBottom w:val="0"/>
      <w:divBdr>
        <w:top w:val="none" w:sz="0" w:space="0" w:color="auto"/>
        <w:left w:val="none" w:sz="0" w:space="0" w:color="auto"/>
        <w:bottom w:val="none" w:sz="0" w:space="0" w:color="auto"/>
        <w:right w:val="none" w:sz="0" w:space="0" w:color="auto"/>
      </w:divBdr>
      <w:divsChild>
        <w:div w:id="700471065">
          <w:marLeft w:val="0"/>
          <w:marRight w:val="0"/>
          <w:marTop w:val="0"/>
          <w:marBottom w:val="0"/>
          <w:divBdr>
            <w:top w:val="none" w:sz="0" w:space="0" w:color="auto"/>
            <w:left w:val="none" w:sz="0" w:space="0" w:color="auto"/>
            <w:bottom w:val="none" w:sz="0" w:space="0" w:color="auto"/>
            <w:right w:val="none" w:sz="0" w:space="0" w:color="auto"/>
          </w:divBdr>
        </w:div>
      </w:divsChild>
    </w:div>
    <w:div w:id="2008898452">
      <w:bodyDiv w:val="1"/>
      <w:marLeft w:val="0"/>
      <w:marRight w:val="0"/>
      <w:marTop w:val="0"/>
      <w:marBottom w:val="0"/>
      <w:divBdr>
        <w:top w:val="none" w:sz="0" w:space="0" w:color="auto"/>
        <w:left w:val="none" w:sz="0" w:space="0" w:color="auto"/>
        <w:bottom w:val="none" w:sz="0" w:space="0" w:color="auto"/>
        <w:right w:val="none" w:sz="0" w:space="0" w:color="auto"/>
      </w:divBdr>
    </w:div>
    <w:div w:id="2054382757">
      <w:bodyDiv w:val="1"/>
      <w:marLeft w:val="0"/>
      <w:marRight w:val="0"/>
      <w:marTop w:val="0"/>
      <w:marBottom w:val="0"/>
      <w:divBdr>
        <w:top w:val="none" w:sz="0" w:space="0" w:color="auto"/>
        <w:left w:val="none" w:sz="0" w:space="0" w:color="auto"/>
        <w:bottom w:val="none" w:sz="0" w:space="0" w:color="auto"/>
        <w:right w:val="none" w:sz="0" w:space="0" w:color="auto"/>
      </w:divBdr>
      <w:divsChild>
        <w:div w:id="760756368">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99057125">
      <w:bodyDiv w:val="1"/>
      <w:marLeft w:val="0"/>
      <w:marRight w:val="0"/>
      <w:marTop w:val="0"/>
      <w:marBottom w:val="0"/>
      <w:divBdr>
        <w:top w:val="none" w:sz="0" w:space="0" w:color="auto"/>
        <w:left w:val="none" w:sz="0" w:space="0" w:color="auto"/>
        <w:bottom w:val="none" w:sz="0" w:space="0" w:color="auto"/>
        <w:right w:val="none" w:sz="0" w:space="0" w:color="auto"/>
      </w:divBdr>
      <w:divsChild>
        <w:div w:id="1635601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161.27.213.72:8082/jsp/Main.jsp?Action=siap.sico.security.action.ActLoadOrizontalMenu&amp;IdFunzione=90050000" TargetMode="External"/><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48.png"/><Relationship Id="rId68" Type="http://schemas.openxmlformats.org/officeDocument/2006/relationships/image" Target="media/image51.png"/><Relationship Id="rId76" Type="http://schemas.openxmlformats.org/officeDocument/2006/relationships/image" Target="media/image58.png"/><Relationship Id="rId7" Type="http://schemas.openxmlformats.org/officeDocument/2006/relationships/footnotes" Target="footnotes.xml"/><Relationship Id="rId71"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oleObject" Target="embeddings/oleObject1.bin"/><Relationship Id="rId24" Type="http://schemas.openxmlformats.org/officeDocument/2006/relationships/hyperlink" Target="http://161.27.213.72:8082/jsp/Main.jsp?Action=siap.sico.security.action.ActLoadOrizontalMenu&amp;IdFunzione=90060000"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XX.XXX.XXXX.XXX/ServiziInterrogazioneRegindeExt/ServiziInterrogazioneInterni" TargetMode="External"/><Relationship Id="rId66" Type="http://schemas.openxmlformats.org/officeDocument/2006/relationships/hyperlink" Target="http://161.27.213.72:8082/jsp/Main.jsp?Action=siap.sico.security.action.ActLoadOrizontalMenu&amp;IdFunzione=41" TargetMode="External"/><Relationship Id="rId74" Type="http://schemas.openxmlformats.org/officeDocument/2006/relationships/image" Target="media/image56.png"/><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6.png"/><Relationship Id="rId82" Type="http://schemas.microsoft.com/office/2011/relationships/commentsExtended" Target="commentsExtended.xml"/><Relationship Id="rId10" Type="http://schemas.openxmlformats.org/officeDocument/2006/relationships/image" Target="media/image2.emf"/><Relationship Id="rId19" Type="http://schemas.openxmlformats.org/officeDocument/2006/relationships/image" Target="media/image10.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comments" Target="comments.xml"/><Relationship Id="rId78" Type="http://schemas.openxmlformats.org/officeDocument/2006/relationships/footer" Target="footer1.xml"/><Relationship Id="rId81"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161.27.213.72:8082/jsp/Main.jsp?Action=siap.sico.security.action.ActLoadOrizontalMenu&amp;IdFunzione=90070000"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49.png"/><Relationship Id="rId69" Type="http://schemas.openxmlformats.org/officeDocument/2006/relationships/image" Target="media/image52.png"/><Relationship Id="rId77"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161.27.213.72:8082/jsp/Main.jsp?Action=siap.sico.security.action.ActLoadOrizontalMenu&amp;IdFunzione=90040000"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XX.XXX.XXXX.XXX/ServiziInterrogazioneRegindeExt/ServiziInterrogazioneInterni" TargetMode="External"/><Relationship Id="rId67" Type="http://schemas.openxmlformats.org/officeDocument/2006/relationships/hyperlink" Target="http://161.27.213.72:8082/jsp/Main.jsp?Action=siap.sico.security.action.ActLoadOrizontalMenu&amp;IdFunzione=41" TargetMode="External"/><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7.png"/><Relationship Id="rId70" Type="http://schemas.openxmlformats.org/officeDocument/2006/relationships/image" Target="media/image53.png"/><Relationship Id="rId75" Type="http://schemas.openxmlformats.org/officeDocument/2006/relationships/image" Target="media/image57.png"/><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8927B-CBA9-4008-B13F-5B7610E19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3800</TotalTime>
  <Pages>84</Pages>
  <Words>17331</Words>
  <Characters>98792</Characters>
  <Application>Microsoft Office Word</Application>
  <DocSecurity>0</DocSecurity>
  <Lines>823</Lines>
  <Paragraphs>231</Paragraphs>
  <ScaleCrop>false</ScaleCrop>
  <HeadingPairs>
    <vt:vector size="2" baseType="variant">
      <vt:variant>
        <vt:lpstr>Titolo</vt:lpstr>
      </vt:variant>
      <vt:variant>
        <vt:i4>1</vt:i4>
      </vt:variant>
    </vt:vector>
  </HeadingPairs>
  <TitlesOfParts>
    <vt:vector size="1" baseType="lpstr">
      <vt:lpstr>Specifiche Intervento Scheda n.</vt:lpstr>
    </vt:vector>
  </TitlesOfParts>
  <Company>Engineering</Company>
  <LinksUpToDate>false</LinksUpToDate>
  <CharactersWithSpaces>115892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Scheda n.</dc:title>
  <dc:subject/>
  <dc:creator>Engineering Ingegneria Informatica s.p.a.</dc:creator>
  <cp:keywords/>
  <dc:description/>
  <cp:lastModifiedBy>Simone Gioggi</cp:lastModifiedBy>
  <cp:revision>74</cp:revision>
  <cp:lastPrinted>2021-03-02T11:01:00Z</cp:lastPrinted>
  <dcterms:created xsi:type="dcterms:W3CDTF">2021-03-01T20:19:00Z</dcterms:created>
  <dcterms:modified xsi:type="dcterms:W3CDTF">2021-07-23T13:09:00Z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2.0</vt:lpwstr>
  </property>
  <property fmtid="{D5CDD505-2E9C-101B-9397-08002B2CF9AE}" pid="4" name="Data Versione">
    <vt:lpwstr>18/12/2020</vt:lpwstr>
  </property>
  <property fmtid="{D5CDD505-2E9C-101B-9397-08002B2CF9AE}" pid="5" name="Riferimento">
    <vt:lpwstr>SIUT-SIE-SI-2.0-20201218-Specifiche-intervento-021-SIES - RegInde</vt:lpwstr>
  </property>
  <property fmtid="{D5CDD505-2E9C-101B-9397-08002B2CF9AE}" pid="6" name="Scheda Intervento">
    <vt:lpwstr>SIUT-SIE-SC-1.3-20200616 Scheda intervento Scheda_n.21_SIES_Reginde.pdf</vt:lpwstr>
  </property>
  <property fmtid="{D5CDD505-2E9C-101B-9397-08002B2CF9AE}" pid="7" name="Num.scheda">
    <vt:lpwstr>021</vt:lpwstr>
  </property>
  <property fmtid="{D5CDD505-2E9C-101B-9397-08002B2CF9AE}" pid="8" name="Descr.scheda">
    <vt:lpwstr>Intregazione sies-reginde</vt:lpwstr>
  </property>
</Properties>
</file>